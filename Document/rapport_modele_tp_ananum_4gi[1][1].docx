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33A32C" w14:textId="77777777" w:rsidR="006C7E5B" w:rsidRDefault="00000000">
      <w:pPr>
        <w:pStyle w:val="CommentText"/>
        <w:jc w:val="center"/>
        <w:rPr>
          <w:b/>
          <w:sz w:val="40"/>
          <w:szCs w:val="40"/>
        </w:rPr>
      </w:pPr>
      <w:commentRangeStart w:id="0"/>
      <w:commentRangeEnd w:id="0"/>
      <w:r>
        <w:rPr>
          <w:rStyle w:val="CommentReference"/>
        </w:rPr>
        <w:commentReference w:id="0"/>
      </w:r>
      <w:r>
        <w:rPr>
          <w:b/>
          <w:color w:val="FF0000"/>
          <w:sz w:val="40"/>
          <w:szCs w:val="40"/>
        </w:rPr>
        <w:t>LISEZ-MOI</w:t>
      </w:r>
    </w:p>
    <w:p w14:paraId="56079258" w14:textId="77777777" w:rsidR="006C7E5B" w:rsidRDefault="00000000">
      <w:pPr>
        <w:pStyle w:val="CommentText"/>
        <w:numPr>
          <w:ilvl w:val="0"/>
          <w:numId w:val="3"/>
        </w:numPr>
        <w:rPr>
          <w:b/>
          <w:color w:val="FF0000"/>
          <w:sz w:val="28"/>
          <w:szCs w:val="28"/>
        </w:rPr>
      </w:pPr>
      <w:r>
        <w:rPr>
          <w:b/>
          <w:color w:val="FF0000"/>
          <w:sz w:val="28"/>
          <w:szCs w:val="28"/>
        </w:rPr>
        <w:t xml:space="preserve">Remplacer le titre ci bas par le titre approprié à votre document. </w:t>
      </w:r>
    </w:p>
    <w:p w14:paraId="7B861F1E" w14:textId="77777777" w:rsidR="006C7E5B" w:rsidRDefault="00000000">
      <w:pPr>
        <w:pStyle w:val="CommentText"/>
        <w:numPr>
          <w:ilvl w:val="0"/>
          <w:numId w:val="3"/>
        </w:numPr>
        <w:rPr>
          <w:b/>
          <w:color w:val="FF0000"/>
          <w:sz w:val="28"/>
          <w:szCs w:val="28"/>
        </w:rPr>
      </w:pPr>
      <w:r>
        <w:rPr>
          <w:b/>
          <w:color w:val="FF0000"/>
          <w:sz w:val="28"/>
          <w:szCs w:val="28"/>
        </w:rPr>
        <w:t>Ne supprimer aucun commentaire ni aucun titre dans ce document. Lire les commentaires pour savoir à chaque endroit ce qui est attendu de vous.</w:t>
      </w:r>
    </w:p>
    <w:p w14:paraId="6364CA57" w14:textId="77777777" w:rsidR="006C7E5B" w:rsidRDefault="00000000">
      <w:pPr>
        <w:pStyle w:val="ListParagraph"/>
        <w:numPr>
          <w:ilvl w:val="0"/>
          <w:numId w:val="3"/>
        </w:numPr>
        <w:rPr>
          <w:b/>
          <w:color w:val="FF0000"/>
          <w:sz w:val="28"/>
          <w:szCs w:val="28"/>
        </w:rPr>
      </w:pPr>
      <w:r>
        <w:rPr>
          <w:b/>
          <w:color w:val="FF0000"/>
          <w:sz w:val="28"/>
          <w:szCs w:val="28"/>
        </w:rPr>
        <w:t>Ne modifier aucune mise en forme sans que cela vous soit demandé explicitement</w:t>
      </w:r>
    </w:p>
    <w:p w14:paraId="3A4E6A78" w14:textId="77777777" w:rsidR="006C7E5B" w:rsidRDefault="00000000">
      <w:pPr>
        <w:pStyle w:val="Heading2"/>
        <w:numPr>
          <w:ilvl w:val="0"/>
          <w:numId w:val="3"/>
        </w:numPr>
        <w:rPr>
          <w:rFonts w:asciiTheme="minorHAnsi" w:eastAsiaTheme="minorHAnsi" w:hAnsiTheme="minorHAnsi" w:cstheme="minorBidi"/>
          <w:bCs w:val="0"/>
          <w:color w:val="FF0000"/>
          <w:sz w:val="28"/>
          <w:szCs w:val="28"/>
        </w:rPr>
      </w:pPr>
      <w:bookmarkStart w:id="1" w:name="_Toc3291"/>
      <w:r>
        <w:rPr>
          <w:rFonts w:asciiTheme="minorHAnsi" w:eastAsiaTheme="minorHAnsi" w:hAnsiTheme="minorHAnsi" w:cstheme="minorBidi"/>
          <w:bCs w:val="0"/>
          <w:color w:val="FF0000"/>
          <w:sz w:val="28"/>
          <w:szCs w:val="28"/>
        </w:rPr>
        <w:t xml:space="preserve">Avant de rendre votre travail, assurez-vous d’avoir rempli la checklist de la section « Récapitulatif </w:t>
      </w:r>
      <w:commentRangeStart w:id="2"/>
      <w:r>
        <w:rPr>
          <w:rFonts w:asciiTheme="minorHAnsi" w:eastAsiaTheme="minorHAnsi" w:hAnsiTheme="minorHAnsi" w:cstheme="minorBidi"/>
          <w:bCs w:val="0"/>
          <w:color w:val="FF0000"/>
          <w:sz w:val="28"/>
          <w:szCs w:val="28"/>
        </w:rPr>
        <w:t>numéroté</w:t>
      </w:r>
      <w:commentRangeEnd w:id="2"/>
      <w:r>
        <w:rPr>
          <w:color w:val="FF0000"/>
          <w:sz w:val="28"/>
          <w:szCs w:val="28"/>
        </w:rPr>
        <w:commentReference w:id="2"/>
      </w:r>
      <w:r>
        <w:rPr>
          <w:rFonts w:asciiTheme="minorHAnsi" w:eastAsiaTheme="minorHAnsi" w:hAnsiTheme="minorHAnsi" w:cstheme="minorBidi"/>
          <w:bCs w:val="0"/>
          <w:color w:val="FF0000"/>
          <w:sz w:val="28"/>
          <w:szCs w:val="28"/>
        </w:rPr>
        <w:t xml:space="preserve"> des objectifs à atteindre et check list vérification »</w:t>
      </w:r>
      <w:bookmarkEnd w:id="1"/>
    </w:p>
    <w:p w14:paraId="6D575F5F" w14:textId="77777777" w:rsidR="006C7E5B" w:rsidRDefault="00000000">
      <w:pPr>
        <w:pStyle w:val="ListParagraph"/>
        <w:numPr>
          <w:ilvl w:val="0"/>
          <w:numId w:val="3"/>
        </w:numPr>
        <w:rPr>
          <w:color w:val="FF0000"/>
          <w:sz w:val="28"/>
          <w:szCs w:val="28"/>
        </w:rPr>
      </w:pPr>
      <w:r>
        <w:rPr>
          <w:b/>
          <w:color w:val="FF0000"/>
          <w:sz w:val="28"/>
          <w:szCs w:val="28"/>
        </w:rPr>
        <w:t>Mettre dans le chapitre « liste de courriers et emails échangés » tous les emails qui ont défini ou modifié les termes de ce travail. Il s’agit de copier/coller le contenu de chaque email avec son entête.</w:t>
      </w:r>
    </w:p>
    <w:p w14:paraId="4BF2C14A" w14:textId="77777777" w:rsidR="006C7E5B" w:rsidRDefault="00000000">
      <w:pPr>
        <w:pStyle w:val="ListParagraph"/>
        <w:numPr>
          <w:ilvl w:val="0"/>
          <w:numId w:val="3"/>
        </w:numPr>
        <w:rPr>
          <w:b/>
          <w:color w:val="FF0000"/>
          <w:sz w:val="28"/>
          <w:szCs w:val="28"/>
        </w:rPr>
      </w:pPr>
      <w:r>
        <w:rPr>
          <w:b/>
          <w:color w:val="FF0000"/>
          <w:sz w:val="28"/>
          <w:szCs w:val="28"/>
        </w:rPr>
        <w:t>Si le travail prend plusieurs jours, mettre à jour chaque jour où vous y avez travaillé la checklist de progression qui est dans le résumé. Si c’est un seul jour, ou une durée de moins de 4h, remplir au moins les valeurs des lignes 20 à 25 de la checklist de progression</w:t>
      </w:r>
    </w:p>
    <w:p w14:paraId="3AEDFE70" w14:textId="77777777" w:rsidR="006C7E5B" w:rsidRDefault="00000000">
      <w:pPr>
        <w:pStyle w:val="ListParagraph"/>
        <w:numPr>
          <w:ilvl w:val="0"/>
          <w:numId w:val="3"/>
        </w:numPr>
        <w:rPr>
          <w:b/>
          <w:color w:val="FF0000"/>
          <w:sz w:val="28"/>
          <w:szCs w:val="28"/>
        </w:rPr>
      </w:pPr>
      <w:r>
        <w:rPr>
          <w:b/>
          <w:color w:val="FF0000"/>
          <w:sz w:val="28"/>
          <w:szCs w:val="28"/>
        </w:rPr>
        <w:t>Vous pouvez ajouter des chapitres, mais vous ne devez pas en supprimer</w:t>
      </w:r>
    </w:p>
    <w:p w14:paraId="48CF8CC9" w14:textId="77777777" w:rsidR="006C7E5B" w:rsidRDefault="00000000">
      <w:pPr>
        <w:pStyle w:val="Heading2"/>
        <w:numPr>
          <w:ilvl w:val="0"/>
          <w:numId w:val="3"/>
        </w:numPr>
        <w:rPr>
          <w:rFonts w:asciiTheme="minorHAnsi" w:eastAsiaTheme="minorHAnsi" w:hAnsiTheme="minorHAnsi" w:cstheme="minorBidi"/>
          <w:bCs w:val="0"/>
          <w:color w:val="FF0000"/>
          <w:sz w:val="28"/>
          <w:szCs w:val="28"/>
        </w:rPr>
      </w:pPr>
      <w:r>
        <w:rPr>
          <w:rFonts w:asciiTheme="minorHAnsi" w:eastAsiaTheme="minorEastAsia" w:hAnsiTheme="minorHAnsi" w:cstheme="minorBidi"/>
          <w:bCs w:val="0"/>
          <w:color w:val="FF0000"/>
          <w:sz w:val="28"/>
          <w:szCs w:val="28"/>
          <w:lang w:eastAsia="fr-FR"/>
        </w:rPr>
        <w:t xml:space="preserve">Ne faire aucune recherche Internet sans avoir lu les commentaires de la section « Rapport des recherches sur internet », que vous devrez respecter pour toute </w:t>
      </w:r>
      <w:r>
        <w:rPr>
          <w:rFonts w:asciiTheme="minorHAnsi" w:eastAsiaTheme="minorHAnsi" w:hAnsiTheme="minorHAnsi" w:cstheme="minorBidi"/>
          <w:bCs w:val="0"/>
          <w:color w:val="FF0000"/>
          <w:sz w:val="28"/>
          <w:szCs w:val="28"/>
        </w:rPr>
        <w:t>recherche Internet dans le cadre de ce travail.</w:t>
      </w:r>
    </w:p>
    <w:p w14:paraId="7366AEC3" w14:textId="77777777" w:rsidR="006C7E5B" w:rsidRDefault="00000000">
      <w:pPr>
        <w:pStyle w:val="ListParagraph"/>
        <w:numPr>
          <w:ilvl w:val="0"/>
          <w:numId w:val="3"/>
        </w:numPr>
        <w:rPr>
          <w:b/>
          <w:color w:val="FF0000"/>
          <w:sz w:val="28"/>
          <w:szCs w:val="28"/>
        </w:rPr>
      </w:pPr>
      <w:r>
        <w:rPr>
          <w:b/>
          <w:color w:val="FF0000"/>
          <w:sz w:val="28"/>
          <w:szCs w:val="28"/>
        </w:rPr>
        <w:t>Mettre dans le chapitre « définition du problème », section « expression de besoins » l’énoncé du problème qui vous a été donné à résoudre, tel quel (copier/coller)</w:t>
      </w:r>
    </w:p>
    <w:p w14:paraId="114E6906" w14:textId="77777777" w:rsidR="006C7E5B" w:rsidRDefault="006C7E5B">
      <w:pPr>
        <w:pStyle w:val="ListParagraph"/>
        <w:numPr>
          <w:ilvl w:val="255"/>
          <w:numId w:val="0"/>
        </w:numPr>
        <w:ind w:left="360"/>
        <w:rPr>
          <w:b/>
          <w:color w:val="FF0000"/>
          <w:sz w:val="28"/>
          <w:szCs w:val="28"/>
        </w:rPr>
      </w:pPr>
    </w:p>
    <w:p w14:paraId="5746DE43" w14:textId="77777777" w:rsidR="006C7E5B" w:rsidRDefault="00000000">
      <w:pPr>
        <w:jc w:val="left"/>
        <w:rPr>
          <w:rFonts w:eastAsiaTheme="minorHAnsi"/>
          <w:b/>
          <w:color w:val="FF0000"/>
          <w:sz w:val="28"/>
          <w:szCs w:val="28"/>
          <w:lang w:eastAsia="en-US"/>
        </w:rPr>
      </w:pPr>
      <w:r>
        <w:rPr>
          <w:b/>
          <w:color w:val="FF0000"/>
          <w:sz w:val="28"/>
          <w:szCs w:val="28"/>
        </w:rPr>
        <w:br w:type="page"/>
      </w:r>
    </w:p>
    <w:p w14:paraId="54C9866E" w14:textId="77777777" w:rsidR="006C7E5B" w:rsidDel="00CB1172" w:rsidRDefault="006C7E5B">
      <w:pPr>
        <w:rPr>
          <w:del w:id="3" w:author="Gates TEM" w:date="2025-03-19T12:29:00Z" w16du:dateUtc="2025-03-19T11:29:00Z"/>
          <w:rFonts w:eastAsiaTheme="minorHAnsi"/>
        </w:rPr>
      </w:pPr>
    </w:p>
    <w:p w14:paraId="52371ED9" w14:textId="77777777" w:rsidR="006C7E5B" w:rsidDel="00CB1172" w:rsidRDefault="006C7E5B">
      <w:pPr>
        <w:rPr>
          <w:del w:id="4" w:author="Gates TEM" w:date="2025-03-19T12:29:00Z" w16du:dateUtc="2025-03-19T11:29:00Z"/>
          <w:rFonts w:eastAsiaTheme="minorHAnsi"/>
          <w:color w:val="FF0000"/>
          <w:sz w:val="28"/>
          <w:szCs w:val="28"/>
        </w:rPr>
      </w:pPr>
    </w:p>
    <w:p w14:paraId="27A75276" w14:textId="77777777" w:rsidR="006C7E5B" w:rsidRDefault="006C7E5B">
      <w:pPr>
        <w:rPr>
          <w:rFonts w:ascii="Times New Roman" w:hAnsi="Times New Roman" w:cs="Times New Roman"/>
          <w:b/>
          <w:sz w:val="60"/>
          <w:szCs w:val="60"/>
        </w:rPr>
      </w:pPr>
    </w:p>
    <w:p w14:paraId="6297ADCE" w14:textId="77777777" w:rsidR="00CB1172" w:rsidRPr="00CB1172" w:rsidRDefault="00CB1172">
      <w:pPr>
        <w:jc w:val="center"/>
        <w:rPr>
          <w:ins w:id="5" w:author="Gates TEM" w:date="2025-03-19T12:23:00Z"/>
          <w:rFonts w:ascii="Times New Roman" w:eastAsiaTheme="minorHAnsi" w:hAnsi="Times New Roman" w:cs="Times New Roman"/>
          <w:b/>
          <w:sz w:val="60"/>
          <w:szCs w:val="60"/>
          <w:lang w:eastAsia="en-US"/>
          <w:rPrChange w:id="6" w:author="Gates TEM" w:date="2025-03-19T12:23:00Z" w16du:dateUtc="2025-03-19T11:23:00Z">
            <w:rPr>
              <w:ins w:id="7" w:author="Gates TEM" w:date="2025-03-19T12:23:00Z"/>
              <w:rFonts w:ascii="Times New Roman" w:eastAsiaTheme="minorHAnsi" w:hAnsi="Times New Roman" w:cs="Times New Roman"/>
              <w:b/>
              <w:sz w:val="60"/>
              <w:szCs w:val="60"/>
              <w:lang w:val="en-US" w:eastAsia="en-US"/>
            </w:rPr>
          </w:rPrChange>
        </w:rPr>
        <w:pPrChange w:id="8" w:author="Gates TEM" w:date="2025-03-19T12:24:00Z" w16du:dateUtc="2025-03-19T11:24:00Z">
          <w:pPr/>
        </w:pPrChange>
      </w:pPr>
      <w:ins w:id="9" w:author="Gates TEM" w:date="2025-03-19T12:23:00Z">
        <w:r w:rsidRPr="00CB1172">
          <w:rPr>
            <w:rFonts w:ascii="Times New Roman" w:eastAsiaTheme="minorHAnsi" w:hAnsi="Times New Roman" w:cs="Times New Roman"/>
            <w:b/>
            <w:bCs/>
            <w:sz w:val="60"/>
            <w:szCs w:val="60"/>
            <w:lang w:eastAsia="en-US"/>
            <w:rPrChange w:id="10" w:author="Gates TEM" w:date="2025-03-19T12:23:00Z" w16du:dateUtc="2025-03-19T11:23:00Z">
              <w:rPr>
                <w:rFonts w:ascii="Times New Roman" w:eastAsiaTheme="minorHAnsi" w:hAnsi="Times New Roman" w:cs="Times New Roman"/>
                <w:b/>
                <w:bCs/>
                <w:sz w:val="60"/>
                <w:szCs w:val="60"/>
                <w:lang w:val="en-US" w:eastAsia="en-US"/>
              </w:rPr>
            </w:rPrChange>
          </w:rPr>
          <w:t>Résolution d'équations différentielles par différences finies</w:t>
        </w:r>
      </w:ins>
    </w:p>
    <w:p w14:paraId="5913345C" w14:textId="3F956D87" w:rsidR="006C7E5B" w:rsidDel="00CB1172" w:rsidRDefault="00000000">
      <w:pPr>
        <w:jc w:val="center"/>
        <w:rPr>
          <w:del w:id="11" w:author="Gates TEM" w:date="2025-03-19T12:23:00Z" w16du:dateUtc="2025-03-19T11:23:00Z"/>
          <w:rFonts w:ascii="Times New Roman" w:hAnsi="Times New Roman" w:cs="Times New Roman"/>
          <w:b/>
          <w:sz w:val="60"/>
          <w:szCs w:val="60"/>
        </w:rPr>
      </w:pPr>
      <w:del w:id="12" w:author="Gates TEM" w:date="2025-03-19T12:23:00Z" w16du:dateUtc="2025-03-19T11:23:00Z">
        <w:r w:rsidDel="00CB1172">
          <w:rPr>
            <w:rFonts w:ascii="Times New Roman" w:hAnsi="Times New Roman" w:cs="Times New Roman"/>
            <w:b/>
            <w:sz w:val="60"/>
            <w:szCs w:val="60"/>
          </w:rPr>
          <w:delText xml:space="preserve">TITRE DU </w:delText>
        </w:r>
        <w:commentRangeStart w:id="13"/>
        <w:r w:rsidDel="00CB1172">
          <w:rPr>
            <w:rFonts w:ascii="Times New Roman" w:hAnsi="Times New Roman" w:cs="Times New Roman"/>
            <w:b/>
            <w:sz w:val="60"/>
            <w:szCs w:val="60"/>
          </w:rPr>
          <w:delText>DOCUMENT</w:delText>
        </w:r>
        <w:commentRangeEnd w:id="13"/>
        <w:r w:rsidDel="00CB1172">
          <w:rPr>
            <w:rStyle w:val="CommentReference"/>
            <w:rFonts w:eastAsiaTheme="minorHAnsi"/>
            <w:lang w:eastAsia="en-US"/>
          </w:rPr>
          <w:commentReference w:id="13"/>
        </w:r>
      </w:del>
    </w:p>
    <w:p w14:paraId="52B59845" w14:textId="77777777" w:rsidR="006C7E5B" w:rsidRDefault="00000000">
      <w:pPr>
        <w:pStyle w:val="ListParagraph"/>
        <w:ind w:left="1080"/>
        <w:rPr>
          <w:b/>
        </w:rPr>
      </w:pPr>
      <w:r>
        <w:rPr>
          <w:b/>
        </w:rPr>
        <w:t xml:space="preserve">                             </w:t>
      </w:r>
    </w:p>
    <w:tbl>
      <w:tblPr>
        <w:tblStyle w:val="TableGrid"/>
        <w:tblW w:w="0" w:type="auto"/>
        <w:tblLook w:val="04A0" w:firstRow="1" w:lastRow="0" w:firstColumn="1" w:lastColumn="0" w:noHBand="0" w:noVBand="1"/>
      </w:tblPr>
      <w:tblGrid>
        <w:gridCol w:w="3773"/>
        <w:gridCol w:w="5515"/>
      </w:tblGrid>
      <w:tr w:rsidR="006C7E5B" w14:paraId="273A9977" w14:textId="77777777">
        <w:tc>
          <w:tcPr>
            <w:tcW w:w="3773" w:type="dxa"/>
          </w:tcPr>
          <w:p w14:paraId="1B9F5F04" w14:textId="77777777" w:rsidR="006C7E5B" w:rsidRDefault="00000000">
            <w:pPr>
              <w:spacing w:after="0" w:line="240" w:lineRule="auto"/>
              <w:rPr>
                <w:b/>
                <w:lang w:eastAsia="en-US"/>
              </w:rPr>
            </w:pPr>
            <w:commentRangeStart w:id="14"/>
            <w:r>
              <w:rPr>
                <w:b/>
                <w:lang w:eastAsia="en-US"/>
              </w:rPr>
              <w:t>Projet</w:t>
            </w:r>
            <w:commentRangeEnd w:id="14"/>
            <w:r>
              <w:rPr>
                <w:rStyle w:val="CommentReference"/>
                <w:lang w:eastAsia="en-US"/>
              </w:rPr>
              <w:commentReference w:id="14"/>
            </w:r>
            <w:r>
              <w:rPr>
                <w:b/>
                <w:lang w:eastAsia="en-US"/>
              </w:rPr>
              <w:t>*</w:t>
            </w:r>
          </w:p>
        </w:tc>
        <w:tc>
          <w:tcPr>
            <w:tcW w:w="5515" w:type="dxa"/>
          </w:tcPr>
          <w:p w14:paraId="21A7592A" w14:textId="77777777" w:rsidR="00CB1172" w:rsidRPr="00CB1172" w:rsidRDefault="00CB1172" w:rsidP="00CB1172">
            <w:pPr>
              <w:spacing w:after="0" w:line="240" w:lineRule="auto"/>
              <w:rPr>
                <w:ins w:id="15" w:author="Gates TEM" w:date="2025-03-19T12:24:00Z"/>
                <w:b/>
                <w:lang w:eastAsia="en-US"/>
                <w:rPrChange w:id="16" w:author="Gates TEM" w:date="2025-03-19T12:24:00Z" w16du:dateUtc="2025-03-19T11:24:00Z">
                  <w:rPr>
                    <w:ins w:id="17" w:author="Gates TEM" w:date="2025-03-19T12:24:00Z"/>
                    <w:b/>
                    <w:lang w:val="en-US" w:eastAsia="en-US"/>
                  </w:rPr>
                </w:rPrChange>
              </w:rPr>
            </w:pPr>
            <w:ins w:id="18" w:author="Gates TEM" w:date="2025-03-19T12:24:00Z">
              <w:r w:rsidRPr="00CB1172">
                <w:rPr>
                  <w:b/>
                  <w:bCs/>
                  <w:lang w:eastAsia="en-US"/>
                  <w:rPrChange w:id="19" w:author="Gates TEM" w:date="2025-03-19T12:24:00Z" w16du:dateUtc="2025-03-19T11:24:00Z">
                    <w:rPr>
                      <w:b/>
                      <w:bCs/>
                      <w:lang w:val="en-US" w:eastAsia="en-US"/>
                    </w:rPr>
                  </w:rPrChange>
                </w:rPr>
                <w:t>Résolution d'équations différentielles par différences finies</w:t>
              </w:r>
            </w:ins>
          </w:p>
          <w:p w14:paraId="4C0CEF06" w14:textId="77777777" w:rsidR="006C7E5B" w:rsidRDefault="006C7E5B">
            <w:pPr>
              <w:spacing w:after="0" w:line="240" w:lineRule="auto"/>
              <w:rPr>
                <w:b/>
                <w:lang w:eastAsia="en-US"/>
              </w:rPr>
            </w:pPr>
          </w:p>
        </w:tc>
      </w:tr>
      <w:tr w:rsidR="006C7E5B" w14:paraId="61EFF422" w14:textId="77777777">
        <w:trPr>
          <w:trHeight w:val="225"/>
        </w:trPr>
        <w:tc>
          <w:tcPr>
            <w:tcW w:w="3773" w:type="dxa"/>
          </w:tcPr>
          <w:p w14:paraId="0E1E2D5F" w14:textId="77777777" w:rsidR="006C7E5B" w:rsidRDefault="00000000">
            <w:pPr>
              <w:spacing w:after="0" w:line="240" w:lineRule="auto"/>
              <w:rPr>
                <w:b/>
                <w:lang w:eastAsia="en-US"/>
              </w:rPr>
            </w:pPr>
            <w:r>
              <w:rPr>
                <w:b/>
                <w:lang w:eastAsia="en-US"/>
              </w:rPr>
              <w:t>Objet</w:t>
            </w:r>
          </w:p>
        </w:tc>
        <w:tc>
          <w:tcPr>
            <w:tcW w:w="5515" w:type="dxa"/>
          </w:tcPr>
          <w:p w14:paraId="36BF3F66" w14:textId="262196F8" w:rsidR="006C7E5B" w:rsidRDefault="00CB1172">
            <w:pPr>
              <w:spacing w:after="0" w:line="240" w:lineRule="auto"/>
              <w:jc w:val="center"/>
              <w:rPr>
                <w:b/>
                <w:lang w:eastAsia="en-US"/>
              </w:rPr>
            </w:pPr>
            <w:ins w:id="20" w:author="Gates TEM" w:date="2025-03-19T12:26:00Z" w16du:dateUtc="2025-03-19T11:26:00Z">
              <w:r>
                <w:rPr>
                  <w:b/>
                  <w:lang w:eastAsia="en-US"/>
                </w:rPr>
                <w:t>Application de la discre</w:t>
              </w:r>
            </w:ins>
            <w:ins w:id="21" w:author="Gates TEM" w:date="2025-03-19T12:27:00Z" w16du:dateUtc="2025-03-19T11:27:00Z">
              <w:r>
                <w:rPr>
                  <w:b/>
                  <w:lang w:eastAsia="en-US"/>
                </w:rPr>
                <w:t>tisation des differences finies par l’approximation des valeurs</w:t>
              </w:r>
            </w:ins>
          </w:p>
        </w:tc>
      </w:tr>
      <w:tr w:rsidR="006C7E5B" w14:paraId="4E910104" w14:textId="77777777">
        <w:trPr>
          <w:trHeight w:val="315"/>
        </w:trPr>
        <w:tc>
          <w:tcPr>
            <w:tcW w:w="3773" w:type="dxa"/>
          </w:tcPr>
          <w:p w14:paraId="4D75B283" w14:textId="77777777" w:rsidR="006C7E5B" w:rsidRDefault="00000000">
            <w:pPr>
              <w:spacing w:after="0" w:line="240" w:lineRule="auto"/>
              <w:rPr>
                <w:b/>
                <w:lang w:eastAsia="en-US"/>
              </w:rPr>
            </w:pPr>
            <w:r>
              <w:rPr>
                <w:b/>
                <w:lang w:eastAsia="en-US"/>
              </w:rPr>
              <w:t>Date*</w:t>
            </w:r>
          </w:p>
        </w:tc>
        <w:tc>
          <w:tcPr>
            <w:tcW w:w="5515" w:type="dxa"/>
          </w:tcPr>
          <w:p w14:paraId="374E3697" w14:textId="72827ABF" w:rsidR="006C7E5B" w:rsidRDefault="00256590">
            <w:pPr>
              <w:spacing w:after="0" w:line="240" w:lineRule="auto"/>
              <w:jc w:val="center"/>
              <w:rPr>
                <w:b/>
                <w:lang w:eastAsia="en-US"/>
              </w:rPr>
            </w:pPr>
            <w:ins w:id="22" w:author="Gates TEM" w:date="2025-03-26T10:19:00Z" w16du:dateUtc="2025-03-26T09:19:00Z">
              <w:r>
                <w:rPr>
                  <w:b/>
                  <w:lang w:eastAsia="en-US"/>
                </w:rPr>
                <w:t>26</w:t>
              </w:r>
            </w:ins>
            <w:ins w:id="23" w:author="Gates TEM" w:date="2025-03-19T12:27:00Z" w16du:dateUtc="2025-03-19T11:27:00Z">
              <w:r w:rsidR="00CB1172">
                <w:rPr>
                  <w:b/>
                  <w:lang w:eastAsia="en-US"/>
                </w:rPr>
                <w:t>/03/2025</w:t>
              </w:r>
            </w:ins>
          </w:p>
        </w:tc>
      </w:tr>
      <w:tr w:rsidR="006C7E5B" w14:paraId="5AD0C700" w14:textId="77777777">
        <w:tc>
          <w:tcPr>
            <w:tcW w:w="3773" w:type="dxa"/>
          </w:tcPr>
          <w:p w14:paraId="2BE0DF34" w14:textId="77777777" w:rsidR="006C7E5B" w:rsidRDefault="00000000">
            <w:pPr>
              <w:spacing w:after="0" w:line="240" w:lineRule="auto"/>
              <w:rPr>
                <w:b/>
                <w:lang w:eastAsia="en-US"/>
              </w:rPr>
            </w:pPr>
            <w:r>
              <w:rPr>
                <w:b/>
                <w:lang w:eastAsia="en-US"/>
              </w:rPr>
              <w:t>Auteur* (numero groupe et nom chef)</w:t>
            </w:r>
          </w:p>
        </w:tc>
        <w:tc>
          <w:tcPr>
            <w:tcW w:w="5515" w:type="dxa"/>
          </w:tcPr>
          <w:p w14:paraId="6CDFA52E" w14:textId="34A37E80" w:rsidR="006C7E5B" w:rsidRDefault="00CB1172">
            <w:pPr>
              <w:spacing w:after="0" w:line="240" w:lineRule="auto"/>
              <w:jc w:val="center"/>
              <w:rPr>
                <w:b/>
                <w:lang w:eastAsia="en-US"/>
              </w:rPr>
            </w:pPr>
            <w:ins w:id="24" w:author="Gates TEM" w:date="2025-03-19T12:27:00Z" w16du:dateUtc="2025-03-19T11:27:00Z">
              <w:r>
                <w:rPr>
                  <w:b/>
                  <w:lang w:eastAsia="en-US"/>
                </w:rPr>
                <w:t>Groupe 12 :</w:t>
              </w:r>
            </w:ins>
            <w:ins w:id="25" w:author="Gates TEM" w:date="2025-03-19T12:28:00Z" w16du:dateUtc="2025-03-19T11:28:00Z">
              <w:r>
                <w:rPr>
                  <w:b/>
                  <w:lang w:eastAsia="en-US"/>
                </w:rPr>
                <w:t xml:space="preserve"> </w:t>
              </w:r>
            </w:ins>
            <w:ins w:id="26" w:author="Gates TEM" w:date="2025-03-19T12:27:00Z" w16du:dateUtc="2025-03-19T11:27:00Z">
              <w:r>
                <w:rPr>
                  <w:b/>
                  <w:lang w:eastAsia="en-US"/>
                </w:rPr>
                <w:t xml:space="preserve">DONFACK </w:t>
              </w:r>
            </w:ins>
            <w:ins w:id="27" w:author="Gates TEM" w:date="2025-03-19T12:28:00Z" w16du:dateUtc="2025-03-19T11:28:00Z">
              <w:r>
                <w:rPr>
                  <w:b/>
                  <w:lang w:eastAsia="en-US"/>
                </w:rPr>
                <w:t>PASCAL</w:t>
              </w:r>
            </w:ins>
          </w:p>
        </w:tc>
      </w:tr>
      <w:tr w:rsidR="006C7E5B" w14:paraId="4E59DB7D" w14:textId="77777777">
        <w:tc>
          <w:tcPr>
            <w:tcW w:w="3773" w:type="dxa"/>
          </w:tcPr>
          <w:p w14:paraId="275DF598" w14:textId="77777777" w:rsidR="006C7E5B" w:rsidRDefault="00000000">
            <w:pPr>
              <w:spacing w:after="0" w:line="240" w:lineRule="auto"/>
              <w:rPr>
                <w:b/>
                <w:lang w:eastAsia="en-US"/>
              </w:rPr>
            </w:pPr>
            <w:r>
              <w:rPr>
                <w:b/>
                <w:lang w:eastAsia="en-US"/>
              </w:rPr>
              <w:t>N° de version</w:t>
            </w:r>
          </w:p>
        </w:tc>
        <w:tc>
          <w:tcPr>
            <w:tcW w:w="5515" w:type="dxa"/>
          </w:tcPr>
          <w:p w14:paraId="5AA38609" w14:textId="77777777" w:rsidR="006C7E5B" w:rsidRDefault="00000000">
            <w:pPr>
              <w:spacing w:after="0" w:line="240" w:lineRule="auto"/>
              <w:jc w:val="center"/>
              <w:rPr>
                <w:b/>
                <w:lang w:eastAsia="en-US"/>
              </w:rPr>
            </w:pPr>
            <w:r>
              <w:rPr>
                <w:b/>
                <w:lang w:eastAsia="en-US"/>
              </w:rPr>
              <w:t>1.0</w:t>
            </w:r>
          </w:p>
        </w:tc>
      </w:tr>
      <w:tr w:rsidR="006C7E5B" w14:paraId="788501F0" w14:textId="77777777">
        <w:tc>
          <w:tcPr>
            <w:tcW w:w="3773" w:type="dxa"/>
          </w:tcPr>
          <w:p w14:paraId="68462A8B" w14:textId="77777777" w:rsidR="006C7E5B" w:rsidRDefault="00000000">
            <w:pPr>
              <w:spacing w:after="0" w:line="240" w:lineRule="auto"/>
              <w:rPr>
                <w:b/>
                <w:lang w:eastAsia="en-US"/>
              </w:rPr>
            </w:pPr>
            <w:r>
              <w:rPr>
                <w:b/>
                <w:lang w:eastAsia="en-US"/>
              </w:rPr>
              <w:t>Procédure(s)  et norme (s) utilisée(s)</w:t>
            </w:r>
          </w:p>
        </w:tc>
        <w:tc>
          <w:tcPr>
            <w:tcW w:w="5515" w:type="dxa"/>
          </w:tcPr>
          <w:p w14:paraId="66DAF20E" w14:textId="0F2AF153" w:rsidR="006C7E5B" w:rsidRDefault="00CB1172">
            <w:pPr>
              <w:spacing w:after="0" w:line="240" w:lineRule="auto"/>
              <w:jc w:val="center"/>
              <w:rPr>
                <w:b/>
                <w:lang w:eastAsia="en-US"/>
              </w:rPr>
            </w:pPr>
            <w:ins w:id="28" w:author="Gates TEM" w:date="2025-03-19T12:28:00Z" w16du:dateUtc="2025-03-19T11:28:00Z">
              <w:r>
                <w:rPr>
                  <w:b/>
                  <w:lang w:eastAsia="en-US"/>
                </w:rPr>
                <w:t>Application de la methode scrum argile dans l</w:t>
              </w:r>
            </w:ins>
            <w:ins w:id="29" w:author="Gates TEM" w:date="2025-03-19T12:29:00Z" w16du:dateUtc="2025-03-19T11:29:00Z">
              <w:r>
                <w:rPr>
                  <w:b/>
                  <w:lang w:eastAsia="en-US"/>
                </w:rPr>
                <w:t>a reaction de notre solution a l’aide du langage de programmation Python</w:t>
              </w:r>
            </w:ins>
          </w:p>
        </w:tc>
      </w:tr>
    </w:tbl>
    <w:p w14:paraId="21A841E2" w14:textId="77777777" w:rsidR="006C7E5B" w:rsidRDefault="006C7E5B">
      <w:pPr>
        <w:pStyle w:val="ListParagraph"/>
        <w:ind w:left="1080"/>
        <w:rPr>
          <w:b/>
        </w:rPr>
      </w:pPr>
    </w:p>
    <w:p w14:paraId="2209B5D3" w14:textId="77777777" w:rsidR="006C7E5B" w:rsidRDefault="006C7E5B">
      <w:pPr>
        <w:pStyle w:val="ListParagraph"/>
        <w:ind w:left="1080"/>
        <w:rPr>
          <w:b/>
        </w:rPr>
      </w:pPr>
    </w:p>
    <w:p w14:paraId="60DBA821" w14:textId="77777777" w:rsidR="006C7E5B" w:rsidRDefault="00000000">
      <w:pPr>
        <w:pStyle w:val="ListParagraph"/>
        <w:ind w:left="1080"/>
        <w:rPr>
          <w:ins w:id="30" w:author="Gates TEM" w:date="2025-03-19T12:26:00Z" w16du:dateUtc="2025-03-19T11:26:00Z"/>
          <w:b/>
        </w:rPr>
      </w:pPr>
      <w:r>
        <w:rPr>
          <w:b/>
        </w:rPr>
        <w:t>Membres du groupe</w:t>
      </w:r>
    </w:p>
    <w:p w14:paraId="221339CC" w14:textId="77777777" w:rsidR="00CB1172" w:rsidRDefault="00CB1172">
      <w:pPr>
        <w:pStyle w:val="ListParagraph"/>
        <w:ind w:left="1080"/>
        <w:rPr>
          <w:ins w:id="31" w:author="Gates TEM" w:date="2025-03-19T12:26:00Z" w16du:dateUtc="2025-03-19T11:26:00Z"/>
          <w:b/>
        </w:rPr>
      </w:pPr>
    </w:p>
    <w:p w14:paraId="3EAA2536" w14:textId="77777777" w:rsidR="00CB1172" w:rsidRDefault="00CB1172" w:rsidP="00CB1172">
      <w:pPr>
        <w:pStyle w:val="ListParagraph"/>
        <w:ind w:left="1080"/>
        <w:rPr>
          <w:ins w:id="32" w:author="Gates TEM" w:date="2025-03-19T12:26:00Z" w16du:dateUtc="2025-03-19T11:26:00Z"/>
          <w:b/>
          <w:lang w:val="en-US"/>
        </w:rPr>
      </w:pPr>
      <w:ins w:id="33" w:author="Gates TEM" w:date="2025-03-19T12:26:00Z">
        <w:r w:rsidRPr="00CB1172">
          <w:rPr>
            <w:b/>
            <w:lang w:val="en-US"/>
          </w:rPr>
          <w:t xml:space="preserve">DONFACK PASCAL ARTHUR MONGOMERY  </w:t>
        </w:r>
        <w:r w:rsidRPr="00CB1172">
          <w:rPr>
            <w:b/>
            <w:lang w:val="en-US"/>
          </w:rPr>
          <w:tab/>
          <w:t xml:space="preserve"> </w:t>
        </w:r>
        <w:r w:rsidRPr="00CB1172">
          <w:rPr>
            <w:b/>
            <w:lang w:val="en-US"/>
          </w:rPr>
          <w:tab/>
          <w:t xml:space="preserve"> </w:t>
        </w:r>
        <w:r w:rsidRPr="00CB1172">
          <w:rPr>
            <w:b/>
            <w:lang w:val="en-US"/>
          </w:rPr>
          <w:tab/>
          <w:t xml:space="preserve">21P457 </w:t>
        </w:r>
      </w:ins>
    </w:p>
    <w:p w14:paraId="76E897E9" w14:textId="4D43D75F" w:rsidR="00CB1172" w:rsidRPr="00CB1172" w:rsidRDefault="00CB1172" w:rsidP="00CB1172">
      <w:pPr>
        <w:pStyle w:val="ListParagraph"/>
        <w:ind w:left="1080"/>
        <w:rPr>
          <w:ins w:id="34" w:author="Gates TEM" w:date="2025-03-19T12:26:00Z"/>
          <w:b/>
          <w:lang w:val="en-US"/>
        </w:rPr>
      </w:pPr>
      <w:ins w:id="35" w:author="Gates TEM" w:date="2025-03-19T12:26:00Z">
        <w:r w:rsidRPr="00CB1172">
          <w:rPr>
            <w:b/>
            <w:lang w:val="en-US"/>
          </w:rPr>
          <w:t xml:space="preserve">DJOUKOUO KALLA VANESSA  </w:t>
        </w:r>
        <w:r w:rsidRPr="00CB1172">
          <w:rPr>
            <w:b/>
            <w:lang w:val="en-US"/>
          </w:rPr>
          <w:tab/>
          <w:t xml:space="preserve"> </w:t>
        </w:r>
        <w:r w:rsidRPr="00CB1172">
          <w:rPr>
            <w:b/>
            <w:lang w:val="en-US"/>
          </w:rPr>
          <w:tab/>
          <w:t xml:space="preserve"> </w:t>
        </w:r>
        <w:r w:rsidRPr="00CB1172">
          <w:rPr>
            <w:b/>
            <w:lang w:val="en-US"/>
          </w:rPr>
          <w:tab/>
          <w:t xml:space="preserve"> </w:t>
        </w:r>
        <w:r w:rsidRPr="00CB1172">
          <w:rPr>
            <w:b/>
            <w:lang w:val="en-US"/>
          </w:rPr>
          <w:tab/>
          <w:t xml:space="preserve"> </w:t>
        </w:r>
        <w:r w:rsidRPr="00CB1172">
          <w:rPr>
            <w:b/>
            <w:lang w:val="en-US"/>
          </w:rPr>
          <w:tab/>
          <w:t xml:space="preserve">21p475 </w:t>
        </w:r>
      </w:ins>
    </w:p>
    <w:p w14:paraId="5418AC25" w14:textId="1BF1EB61" w:rsidR="00CB1172" w:rsidRPr="00CB1172" w:rsidRDefault="00CB1172" w:rsidP="00CB1172">
      <w:pPr>
        <w:pStyle w:val="ListParagraph"/>
        <w:ind w:left="1080"/>
        <w:rPr>
          <w:ins w:id="36" w:author="Gates TEM" w:date="2025-03-19T12:26:00Z"/>
          <w:b/>
          <w:lang w:val="en-US"/>
        </w:rPr>
      </w:pPr>
      <w:ins w:id="37" w:author="Gates TEM" w:date="2025-03-19T12:26:00Z">
        <w:r w:rsidRPr="00CB1172">
          <w:rPr>
            <w:b/>
            <w:lang w:val="en-US"/>
          </w:rPr>
          <w:t xml:space="preserve">FEKE JIMMY WILSON </w:t>
        </w:r>
        <w:r w:rsidRPr="00CB1172">
          <w:rPr>
            <w:b/>
            <w:lang w:val="en-US"/>
          </w:rPr>
          <w:tab/>
          <w:t xml:space="preserve"> </w:t>
        </w:r>
        <w:r w:rsidRPr="00CB1172">
          <w:rPr>
            <w:b/>
            <w:lang w:val="en-US"/>
          </w:rPr>
          <w:tab/>
          <w:t xml:space="preserve"> </w:t>
        </w:r>
        <w:r w:rsidRPr="00CB1172">
          <w:rPr>
            <w:b/>
            <w:lang w:val="en-US"/>
          </w:rPr>
          <w:tab/>
          <w:t xml:space="preserve"> </w:t>
        </w:r>
        <w:r w:rsidRPr="00CB1172">
          <w:rPr>
            <w:b/>
            <w:lang w:val="en-US"/>
          </w:rPr>
          <w:tab/>
          <w:t xml:space="preserve"> </w:t>
        </w:r>
        <w:r w:rsidRPr="00CB1172">
          <w:rPr>
            <w:b/>
            <w:lang w:val="en-US"/>
          </w:rPr>
          <w:tab/>
          <w:t xml:space="preserve"> </w:t>
        </w:r>
        <w:r w:rsidRPr="00CB1172">
          <w:rPr>
            <w:b/>
            <w:lang w:val="en-US"/>
          </w:rPr>
          <w:tab/>
          <w:t xml:space="preserve">21P474 </w:t>
        </w:r>
      </w:ins>
    </w:p>
    <w:p w14:paraId="5190F3DD" w14:textId="77777777" w:rsidR="00CB1172" w:rsidRPr="00CB1172" w:rsidRDefault="00CB1172" w:rsidP="00CB1172">
      <w:pPr>
        <w:pStyle w:val="ListParagraph"/>
        <w:ind w:left="1080"/>
        <w:rPr>
          <w:ins w:id="38" w:author="Gates TEM" w:date="2025-03-19T12:26:00Z"/>
          <w:b/>
          <w:lang w:val="en-US"/>
        </w:rPr>
      </w:pPr>
      <w:ins w:id="39" w:author="Gates TEM" w:date="2025-03-19T12:26:00Z">
        <w:r w:rsidRPr="00CB1172">
          <w:rPr>
            <w:b/>
            <w:lang w:val="en-US"/>
          </w:rPr>
          <w:t xml:space="preserve">MBOLANG TIDANG HENRI JUVENAL  </w:t>
        </w:r>
        <w:r w:rsidRPr="00CB1172">
          <w:rPr>
            <w:b/>
            <w:lang w:val="en-US"/>
          </w:rPr>
          <w:tab/>
          <w:t xml:space="preserve"> </w:t>
        </w:r>
        <w:r w:rsidRPr="00CB1172">
          <w:rPr>
            <w:b/>
            <w:lang w:val="en-US"/>
          </w:rPr>
          <w:tab/>
          <w:t xml:space="preserve"> </w:t>
        </w:r>
        <w:r w:rsidRPr="00CB1172">
          <w:rPr>
            <w:b/>
            <w:lang w:val="en-US"/>
          </w:rPr>
          <w:tab/>
          <w:t xml:space="preserve"> </w:t>
        </w:r>
        <w:r w:rsidRPr="00CB1172">
          <w:rPr>
            <w:b/>
            <w:lang w:val="en-US"/>
          </w:rPr>
          <w:tab/>
          <w:t xml:space="preserve">21P471 </w:t>
        </w:r>
      </w:ins>
    </w:p>
    <w:p w14:paraId="40E838C1" w14:textId="0F5E05ED" w:rsidR="00CB1172" w:rsidRPr="00CB1172" w:rsidRDefault="005B1F66" w:rsidP="00CB1172">
      <w:pPr>
        <w:pStyle w:val="ListParagraph"/>
        <w:ind w:left="1080"/>
        <w:rPr>
          <w:ins w:id="40" w:author="Gates TEM" w:date="2025-03-19T12:26:00Z"/>
          <w:b/>
          <w:lang w:val="en-US"/>
        </w:rPr>
      </w:pPr>
      <w:ins w:id="41" w:author="Gates TEM" w:date="2025-03-26T10:24:00Z" w16du:dateUtc="2025-03-26T09:24:00Z">
        <w:r w:rsidRPr="00CB1172">
          <w:rPr>
            <w:b/>
            <w:lang w:val="en-US"/>
          </w:rPr>
          <w:t xml:space="preserve">TEMGOUA FOBANKE </w:t>
        </w:r>
      </w:ins>
      <w:ins w:id="42" w:author="Gates TEM" w:date="2025-03-19T12:26:00Z">
        <w:r w:rsidR="00CB1172" w:rsidRPr="00CB1172">
          <w:rPr>
            <w:b/>
            <w:lang w:val="en-US"/>
          </w:rPr>
          <w:t xml:space="preserve">EMMANUELLE GUETHE </w:t>
        </w:r>
        <w:r w:rsidR="00CB1172" w:rsidRPr="00CB1172">
          <w:rPr>
            <w:b/>
            <w:lang w:val="en-US"/>
          </w:rPr>
          <w:tab/>
          <w:t xml:space="preserve"> </w:t>
        </w:r>
        <w:r w:rsidR="00CB1172" w:rsidRPr="00CB1172">
          <w:rPr>
            <w:b/>
            <w:lang w:val="en-US"/>
          </w:rPr>
          <w:tab/>
          <w:t xml:space="preserve"> </w:t>
        </w:r>
        <w:r w:rsidR="00CB1172" w:rsidRPr="00CB1172">
          <w:rPr>
            <w:b/>
            <w:lang w:val="en-US"/>
          </w:rPr>
          <w:tab/>
          <w:t xml:space="preserve">21P436 </w:t>
        </w:r>
      </w:ins>
    </w:p>
    <w:p w14:paraId="27D62B4B" w14:textId="77777777" w:rsidR="00CB1172" w:rsidRPr="00CB1172" w:rsidRDefault="00CB1172" w:rsidP="00CB1172">
      <w:pPr>
        <w:pStyle w:val="ListParagraph"/>
        <w:ind w:left="1080"/>
        <w:rPr>
          <w:ins w:id="43" w:author="Gates TEM" w:date="2025-03-19T12:26:00Z"/>
          <w:b/>
          <w:lang w:val="en-US"/>
        </w:rPr>
      </w:pPr>
      <w:ins w:id="44" w:author="Gates TEM" w:date="2025-03-19T12:26:00Z">
        <w:r w:rsidRPr="00CB1172">
          <w:rPr>
            <w:b/>
            <w:lang w:val="en-US"/>
          </w:rPr>
          <w:t xml:space="preserve">TIWA TIOTSAP AYMAR  </w:t>
        </w:r>
        <w:r w:rsidRPr="00CB1172">
          <w:rPr>
            <w:b/>
            <w:lang w:val="en-US"/>
          </w:rPr>
          <w:tab/>
          <w:t xml:space="preserve"> </w:t>
        </w:r>
        <w:r w:rsidRPr="00CB1172">
          <w:rPr>
            <w:b/>
            <w:lang w:val="en-US"/>
          </w:rPr>
          <w:tab/>
          <w:t xml:space="preserve"> </w:t>
        </w:r>
        <w:r w:rsidRPr="00CB1172">
          <w:rPr>
            <w:b/>
            <w:lang w:val="en-US"/>
          </w:rPr>
          <w:tab/>
          <w:t xml:space="preserve"> </w:t>
        </w:r>
        <w:r w:rsidRPr="00CB1172">
          <w:rPr>
            <w:b/>
            <w:lang w:val="en-US"/>
          </w:rPr>
          <w:tab/>
          <w:t xml:space="preserve"> </w:t>
        </w:r>
        <w:r w:rsidRPr="00CB1172">
          <w:rPr>
            <w:b/>
            <w:lang w:val="en-US"/>
          </w:rPr>
          <w:tab/>
          <w:t xml:space="preserve"> </w:t>
        </w:r>
        <w:r w:rsidRPr="00CB1172">
          <w:rPr>
            <w:b/>
            <w:lang w:val="en-US"/>
          </w:rPr>
          <w:tab/>
          <w:t xml:space="preserve">21P450 </w:t>
        </w:r>
      </w:ins>
    </w:p>
    <w:p w14:paraId="60313340" w14:textId="556A8173" w:rsidR="00CB1172" w:rsidRDefault="00CB1172" w:rsidP="0026119B">
      <w:pPr>
        <w:pStyle w:val="ListParagraph"/>
        <w:ind w:left="1080"/>
        <w:rPr>
          <w:ins w:id="45" w:author="Gates TEM" w:date="2025-03-26T10:19:00Z" w16du:dateUtc="2025-03-26T09:19:00Z"/>
          <w:b/>
          <w:lang w:val="en-US"/>
        </w:rPr>
      </w:pPr>
      <w:ins w:id="46" w:author="Gates TEM" w:date="2025-03-19T12:26:00Z">
        <w:r w:rsidRPr="00CB1172">
          <w:rPr>
            <w:b/>
            <w:lang w:val="en-US"/>
          </w:rPr>
          <w:t xml:space="preserve">WESSIBASSIEBAH II MIKE GEORGIA  </w:t>
        </w:r>
        <w:r w:rsidRPr="00CB1172">
          <w:rPr>
            <w:b/>
            <w:lang w:val="en-US"/>
          </w:rPr>
          <w:tab/>
          <w:t xml:space="preserve"> </w:t>
        </w:r>
        <w:r w:rsidRPr="00CB1172">
          <w:rPr>
            <w:b/>
            <w:lang w:val="en-US"/>
          </w:rPr>
          <w:tab/>
          <w:t xml:space="preserve"> </w:t>
        </w:r>
        <w:r w:rsidRPr="00CB1172">
          <w:rPr>
            <w:b/>
            <w:lang w:val="en-US"/>
          </w:rPr>
          <w:tab/>
          <w:t xml:space="preserve"> </w:t>
        </w:r>
        <w:r w:rsidRPr="00CB1172">
          <w:rPr>
            <w:b/>
            <w:lang w:val="en-US"/>
          </w:rPr>
          <w:tab/>
          <w:t xml:space="preserve">21P459 </w:t>
        </w:r>
      </w:ins>
    </w:p>
    <w:p w14:paraId="72A3327F" w14:textId="2E6BF3EE" w:rsidR="00256590" w:rsidRPr="00256590" w:rsidRDefault="00256590" w:rsidP="0026119B">
      <w:pPr>
        <w:pStyle w:val="ListParagraph"/>
        <w:ind w:left="1080"/>
        <w:rPr>
          <w:b/>
        </w:rPr>
      </w:pPr>
      <w:ins w:id="47" w:author="Gates TEM" w:date="2025-03-26T10:19:00Z" w16du:dateUtc="2025-03-26T09:19:00Z">
        <w:r w:rsidRPr="00256590">
          <w:rPr>
            <w:b/>
            <w:rPrChange w:id="48" w:author="Gates TEM" w:date="2025-03-26T10:21:00Z" w16du:dateUtc="2025-03-26T09:21:00Z">
              <w:rPr>
                <w:b/>
                <w:lang w:val="en-US"/>
              </w:rPr>
            </w:rPrChange>
          </w:rPr>
          <w:t>N</w:t>
        </w:r>
        <w:r w:rsidRPr="00256590">
          <w:rPr>
            <w:b/>
            <w:rPrChange w:id="49" w:author="Gates TEM" w:date="2025-03-26T10:21:00Z" w16du:dateUtc="2025-03-26T09:21:00Z">
              <w:rPr>
                <w:b/>
                <w:lang w:val="en-US"/>
              </w:rPr>
            </w:rPrChange>
          </w:rPr>
          <w:t>OUTCHAT</w:t>
        </w:r>
        <w:r w:rsidRPr="00256590">
          <w:rPr>
            <w:b/>
            <w:rPrChange w:id="50" w:author="Gates TEM" w:date="2025-03-26T10:21:00Z" w16du:dateUtc="2025-03-26T09:21:00Z">
              <w:rPr>
                <w:b/>
                <w:lang w:val="en-US"/>
              </w:rPr>
            </w:rPrChange>
          </w:rPr>
          <w:t xml:space="preserve"> N</w:t>
        </w:r>
      </w:ins>
      <w:ins w:id="51" w:author="Gates TEM" w:date="2025-03-26T10:20:00Z" w16du:dateUtc="2025-03-26T09:20:00Z">
        <w:r w:rsidRPr="00256590">
          <w:rPr>
            <w:b/>
            <w:rPrChange w:id="52" w:author="Gates TEM" w:date="2025-03-26T10:21:00Z" w16du:dateUtc="2025-03-26T09:21:00Z">
              <w:rPr>
                <w:b/>
                <w:lang w:val="en-US"/>
              </w:rPr>
            </w:rPrChange>
          </w:rPr>
          <w:t>JOUONANG AUDREY KARREL</w:t>
        </w:r>
      </w:ins>
      <w:ins w:id="53" w:author="Gates TEM" w:date="2025-03-26T10:19:00Z" w16du:dateUtc="2025-03-26T09:19:00Z">
        <w:r w:rsidRPr="00256590">
          <w:rPr>
            <w:b/>
            <w:rPrChange w:id="54" w:author="Gates TEM" w:date="2025-03-26T10:21:00Z" w16du:dateUtc="2025-03-26T09:21:00Z">
              <w:rPr>
                <w:b/>
                <w:lang w:val="en-US"/>
              </w:rPr>
            </w:rPrChange>
          </w:rPr>
          <w:t xml:space="preserve"> </w:t>
        </w:r>
      </w:ins>
      <w:ins w:id="55" w:author="Gates TEM" w:date="2025-03-26T10:20:00Z" w16du:dateUtc="2025-03-26T09:20:00Z">
        <w:r w:rsidRPr="00256590">
          <w:rPr>
            <w:b/>
            <w:rPrChange w:id="56" w:author="Gates TEM" w:date="2025-03-26T10:21:00Z" w16du:dateUtc="2025-03-26T09:21:00Z">
              <w:rPr>
                <w:b/>
                <w:lang w:val="en-US"/>
              </w:rPr>
            </w:rPrChange>
          </w:rPr>
          <w:tab/>
        </w:r>
        <w:r w:rsidRPr="00256590">
          <w:rPr>
            <w:b/>
            <w:rPrChange w:id="57" w:author="Gates TEM" w:date="2025-03-26T10:21:00Z" w16du:dateUtc="2025-03-26T09:21:00Z">
              <w:rPr>
                <w:b/>
                <w:lang w:val="en-US"/>
              </w:rPr>
            </w:rPrChange>
          </w:rPr>
          <w:tab/>
        </w:r>
        <w:r w:rsidRPr="00256590">
          <w:rPr>
            <w:b/>
            <w:rPrChange w:id="58" w:author="Gates TEM" w:date="2025-03-26T10:21:00Z" w16du:dateUtc="2025-03-26T09:21:00Z">
              <w:rPr>
                <w:b/>
                <w:lang w:val="en-US"/>
              </w:rPr>
            </w:rPrChange>
          </w:rPr>
          <w:tab/>
        </w:r>
        <w:r w:rsidRPr="00256590">
          <w:rPr>
            <w:b/>
            <w:rPrChange w:id="59" w:author="Gates TEM" w:date="2025-03-26T10:21:00Z" w16du:dateUtc="2025-03-26T09:21:00Z">
              <w:rPr>
                <w:b/>
                <w:lang w:val="en-US"/>
              </w:rPr>
            </w:rPrChange>
          </w:rPr>
          <w:t>21P451</w:t>
        </w:r>
      </w:ins>
    </w:p>
    <w:p w14:paraId="715EC90E" w14:textId="77777777" w:rsidR="006C7E5B" w:rsidRPr="00256590" w:rsidRDefault="006C7E5B">
      <w:pPr>
        <w:pStyle w:val="ListParagraph"/>
        <w:ind w:left="1080"/>
        <w:rPr>
          <w:b/>
        </w:rPr>
      </w:pPr>
    </w:p>
    <w:p w14:paraId="7AE189A7" w14:textId="77777777" w:rsidR="006C7E5B" w:rsidRPr="00256590" w:rsidRDefault="006C7E5B">
      <w:pPr>
        <w:pStyle w:val="ListParagraph"/>
        <w:ind w:left="1080"/>
        <w:rPr>
          <w:b/>
        </w:rPr>
      </w:pPr>
    </w:p>
    <w:p w14:paraId="34298ACB" w14:textId="77777777" w:rsidR="006C7E5B" w:rsidRPr="00256590" w:rsidRDefault="006C7E5B">
      <w:pPr>
        <w:pStyle w:val="ListParagraph"/>
        <w:ind w:left="1080"/>
        <w:rPr>
          <w:b/>
        </w:rPr>
      </w:pPr>
    </w:p>
    <w:p w14:paraId="5E36264E" w14:textId="77777777" w:rsidR="006C7E5B" w:rsidRPr="00256590" w:rsidRDefault="006C7E5B">
      <w:pPr>
        <w:pStyle w:val="ListParagraph"/>
        <w:ind w:left="1080"/>
        <w:rPr>
          <w:b/>
        </w:rPr>
      </w:pPr>
    </w:p>
    <w:p w14:paraId="0C8374D5" w14:textId="77777777" w:rsidR="006C7E5B" w:rsidRPr="00256590" w:rsidRDefault="006C7E5B">
      <w:pPr>
        <w:pStyle w:val="ListParagraph"/>
        <w:ind w:left="1080"/>
        <w:rPr>
          <w:b/>
        </w:rPr>
      </w:pPr>
    </w:p>
    <w:p w14:paraId="7064B7CB" w14:textId="77777777" w:rsidR="006C7E5B" w:rsidRPr="00256590" w:rsidRDefault="006C7E5B">
      <w:pPr>
        <w:pStyle w:val="ListParagraph"/>
        <w:ind w:left="1080"/>
        <w:rPr>
          <w:b/>
        </w:rPr>
      </w:pPr>
    </w:p>
    <w:p w14:paraId="4EF451F1" w14:textId="52A66FA1" w:rsidR="006C7E5B" w:rsidRDefault="00000000">
      <w:pPr>
        <w:pStyle w:val="ListParagraph"/>
        <w:ind w:left="1080"/>
        <w:rPr>
          <w:b/>
        </w:rPr>
      </w:pPr>
      <w:r>
        <w:rPr>
          <w:b/>
        </w:rPr>
        <w:t xml:space="preserve">Dernière mise à </w:t>
      </w:r>
      <w:commentRangeStart w:id="60"/>
      <w:r>
        <w:rPr>
          <w:b/>
        </w:rPr>
        <w:t>jour</w:t>
      </w:r>
      <w:commentRangeEnd w:id="60"/>
      <w:r>
        <w:rPr>
          <w:rStyle w:val="CommentReference"/>
        </w:rPr>
        <w:commentReference w:id="60"/>
      </w:r>
      <w:r>
        <w:rPr>
          <w:b/>
        </w:rPr>
        <w:t xml:space="preserve"> : </w:t>
      </w:r>
      <w:ins w:id="61" w:author="Gates TEM" w:date="2025-03-26T10:21:00Z" w16du:dateUtc="2025-03-26T09:21:00Z">
        <w:r w:rsidR="00256590">
          <w:rPr>
            <w:b/>
          </w:rPr>
          <w:t>26/03/2025</w:t>
        </w:r>
      </w:ins>
    </w:p>
    <w:p w14:paraId="0DF87866" w14:textId="77777777" w:rsidR="006C7E5B" w:rsidDel="0026119B" w:rsidRDefault="00000000">
      <w:pPr>
        <w:jc w:val="center"/>
        <w:rPr>
          <w:del w:id="62" w:author="Gates TEM" w:date="2025-03-19T12:30:00Z" w16du:dateUtc="2025-03-19T11:30:00Z"/>
          <w:rFonts w:ascii="Times New Roman" w:hAnsi="Times New Roman" w:cs="Times New Roman"/>
          <w:b/>
          <w:sz w:val="60"/>
          <w:szCs w:val="60"/>
        </w:rPr>
      </w:pPr>
      <w:del w:id="63" w:author="Gates TEM" w:date="2025-03-19T12:30:00Z" w16du:dateUtc="2025-03-19T11:30:00Z">
        <w:r w:rsidDel="00CB1172">
          <w:rPr>
            <w:rFonts w:ascii="Times New Roman" w:hAnsi="Times New Roman" w:cs="Times New Roman"/>
            <w:b/>
            <w:sz w:val="60"/>
            <w:szCs w:val="60"/>
          </w:rPr>
          <w:br w:type="page"/>
        </w:r>
      </w:del>
    </w:p>
    <w:p w14:paraId="102F9F79" w14:textId="77777777" w:rsidR="006C7E5B" w:rsidDel="00256590" w:rsidRDefault="006C7E5B" w:rsidP="00256590">
      <w:pPr>
        <w:rPr>
          <w:del w:id="64" w:author="Gates TEM" w:date="2025-03-19T12:30:00Z" w16du:dateUtc="2025-03-19T11:30:00Z"/>
          <w:rFonts w:ascii="Times New Roman" w:hAnsi="Times New Roman" w:cs="Times New Roman"/>
          <w:b/>
          <w:sz w:val="60"/>
          <w:szCs w:val="60"/>
        </w:rPr>
      </w:pPr>
    </w:p>
    <w:p w14:paraId="26BE4ED8" w14:textId="77777777" w:rsidR="00256590" w:rsidRDefault="00256590" w:rsidP="00256590">
      <w:pPr>
        <w:rPr>
          <w:ins w:id="65" w:author="Gates TEM" w:date="2025-03-26T10:21:00Z" w16du:dateUtc="2025-03-26T09:21:00Z"/>
          <w:rFonts w:ascii="Times New Roman" w:hAnsi="Times New Roman" w:cs="Times New Roman"/>
          <w:b/>
          <w:sz w:val="60"/>
          <w:szCs w:val="60"/>
        </w:rPr>
      </w:pPr>
    </w:p>
    <w:p w14:paraId="564C3517" w14:textId="77777777" w:rsidR="00CB1172" w:rsidRDefault="00CB1172" w:rsidP="00256590">
      <w:pPr>
        <w:rPr>
          <w:ins w:id="66" w:author="Gates TEM" w:date="2025-03-19T12:32:00Z" w16du:dateUtc="2025-03-19T11:32:00Z"/>
          <w:rFonts w:ascii="Times New Roman" w:hAnsi="Times New Roman" w:cs="Times New Roman"/>
          <w:b/>
          <w:sz w:val="60"/>
          <w:szCs w:val="60"/>
        </w:rPr>
        <w:pPrChange w:id="67" w:author="Gates TEM" w:date="2025-03-26T10:21:00Z" w16du:dateUtc="2025-03-26T09:21:00Z">
          <w:pPr>
            <w:jc w:val="center"/>
          </w:pPr>
        </w:pPrChange>
      </w:pPr>
    </w:p>
    <w:p w14:paraId="0E05A433" w14:textId="77777777" w:rsidR="006C7E5B" w:rsidRDefault="00000000">
      <w:r>
        <w:t>Historique du document</w:t>
      </w:r>
    </w:p>
    <w:p w14:paraId="0978F7B2" w14:textId="77777777" w:rsidR="006C7E5B" w:rsidRDefault="006C7E5B"/>
    <w:p w14:paraId="00C31FDD" w14:textId="77777777" w:rsidR="006C7E5B" w:rsidRDefault="00000000">
      <w:r>
        <w:t>Validité du document</w:t>
      </w:r>
    </w:p>
    <w:p w14:paraId="58AA1D9A" w14:textId="77777777" w:rsidR="006C7E5B" w:rsidRDefault="00000000">
      <w:r>
        <w:t>Le document est valide à sa date de publication pour la version électronique et d’impression pour la version papier.</w:t>
      </w:r>
    </w:p>
    <w:p w14:paraId="113E7F41" w14:textId="77777777" w:rsidR="006C7E5B" w:rsidRDefault="006C7E5B"/>
    <w:p w14:paraId="25A4AB8B" w14:textId="77777777" w:rsidR="006C7E5B" w:rsidRDefault="00000000">
      <w:r>
        <w:t>Historique des révisions</w:t>
      </w:r>
    </w:p>
    <w:p w14:paraId="3955BF8D" w14:textId="77777777" w:rsidR="006C7E5B" w:rsidRDefault="00000000">
      <w:pPr>
        <w:rPr>
          <w:b/>
        </w:rPr>
      </w:pPr>
      <w:r>
        <w:rPr>
          <w:b/>
        </w:rPr>
        <w:t>Date de cette révision:</w:t>
      </w:r>
      <w:r>
        <w:rPr>
          <w:b/>
        </w:rPr>
        <w:tab/>
        <w:t xml:space="preserve">                                 Date de la prochaine révision:</w:t>
      </w:r>
      <w:r>
        <w:rPr>
          <w:b/>
        </w:rPr>
        <w:tab/>
      </w:r>
    </w:p>
    <w:tbl>
      <w:tblPr>
        <w:tblW w:w="9540" w:type="dxa"/>
        <w:tblInd w:w="4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3" w:type="dxa"/>
          <w:right w:w="43" w:type="dxa"/>
        </w:tblCellMar>
        <w:tblLook w:val="04A0" w:firstRow="1" w:lastRow="0" w:firstColumn="1" w:lastColumn="0" w:noHBand="0" w:noVBand="1"/>
      </w:tblPr>
      <w:tblGrid>
        <w:gridCol w:w="1276"/>
        <w:gridCol w:w="1276"/>
        <w:gridCol w:w="4678"/>
        <w:gridCol w:w="2310"/>
      </w:tblGrid>
      <w:tr w:rsidR="006C7E5B" w14:paraId="518A1ED6" w14:textId="77777777">
        <w:tc>
          <w:tcPr>
            <w:tcW w:w="1276" w:type="dxa"/>
          </w:tcPr>
          <w:p w14:paraId="29A245B6" w14:textId="77777777" w:rsidR="006C7E5B" w:rsidRDefault="00000000">
            <w:pPr>
              <w:rPr>
                <w:b/>
              </w:rPr>
            </w:pPr>
            <w:r>
              <w:rPr>
                <w:b/>
              </w:rPr>
              <w:t>date de révision</w:t>
            </w:r>
          </w:p>
        </w:tc>
        <w:tc>
          <w:tcPr>
            <w:tcW w:w="1276" w:type="dxa"/>
          </w:tcPr>
          <w:p w14:paraId="51592784" w14:textId="77777777" w:rsidR="006C7E5B" w:rsidRDefault="00000000">
            <w:pPr>
              <w:rPr>
                <w:b/>
              </w:rPr>
            </w:pPr>
            <w:r>
              <w:rPr>
                <w:b/>
              </w:rPr>
              <w:t>Date de dernière révision</w:t>
            </w:r>
          </w:p>
        </w:tc>
        <w:tc>
          <w:tcPr>
            <w:tcW w:w="4678" w:type="dxa"/>
          </w:tcPr>
          <w:p w14:paraId="644DC8F8" w14:textId="77777777" w:rsidR="006C7E5B" w:rsidRDefault="00000000">
            <w:pPr>
              <w:rPr>
                <w:b/>
              </w:rPr>
            </w:pPr>
            <w:r>
              <w:rPr>
                <w:b/>
              </w:rPr>
              <w:t>Résumé des modifications</w:t>
            </w:r>
          </w:p>
        </w:tc>
        <w:tc>
          <w:tcPr>
            <w:tcW w:w="2310" w:type="dxa"/>
          </w:tcPr>
          <w:p w14:paraId="1723C004" w14:textId="77777777" w:rsidR="006C7E5B" w:rsidRDefault="00000000">
            <w:pPr>
              <w:rPr>
                <w:b/>
              </w:rPr>
            </w:pPr>
            <w:r>
              <w:rPr>
                <w:b/>
              </w:rPr>
              <w:t>Changements apportés</w:t>
            </w:r>
          </w:p>
        </w:tc>
      </w:tr>
      <w:tr w:rsidR="006C7E5B" w14:paraId="0AE52BFC" w14:textId="77777777">
        <w:tc>
          <w:tcPr>
            <w:tcW w:w="1276" w:type="dxa"/>
          </w:tcPr>
          <w:p w14:paraId="3ACDD939" w14:textId="77777777" w:rsidR="006C7E5B" w:rsidRDefault="00000000">
            <w:r>
              <w:t>V1.0</w:t>
            </w:r>
          </w:p>
        </w:tc>
        <w:tc>
          <w:tcPr>
            <w:tcW w:w="1276" w:type="dxa"/>
          </w:tcPr>
          <w:p w14:paraId="0613459D" w14:textId="77777777" w:rsidR="006C7E5B" w:rsidRDefault="006C7E5B"/>
        </w:tc>
        <w:tc>
          <w:tcPr>
            <w:tcW w:w="4678" w:type="dxa"/>
          </w:tcPr>
          <w:p w14:paraId="2C624CB6" w14:textId="77777777" w:rsidR="006C7E5B" w:rsidRDefault="00000000">
            <w:r>
              <w:t xml:space="preserve">Date création du document </w:t>
            </w:r>
          </w:p>
        </w:tc>
        <w:tc>
          <w:tcPr>
            <w:tcW w:w="2310" w:type="dxa"/>
          </w:tcPr>
          <w:p w14:paraId="5225B031" w14:textId="77777777" w:rsidR="006C7E5B" w:rsidRDefault="006C7E5B"/>
        </w:tc>
      </w:tr>
      <w:tr w:rsidR="006C7E5B" w14:paraId="40C89AEC" w14:textId="77777777">
        <w:tc>
          <w:tcPr>
            <w:tcW w:w="1276" w:type="dxa"/>
          </w:tcPr>
          <w:p w14:paraId="14D51068" w14:textId="77777777" w:rsidR="006C7E5B" w:rsidRDefault="00000000">
            <w:r>
              <w:t>V5</w:t>
            </w:r>
          </w:p>
        </w:tc>
        <w:tc>
          <w:tcPr>
            <w:tcW w:w="1276" w:type="dxa"/>
          </w:tcPr>
          <w:p w14:paraId="4CE31F8D" w14:textId="77777777" w:rsidR="006C7E5B" w:rsidRDefault="00000000">
            <w:r>
              <w:t>18/11/2017</w:t>
            </w:r>
          </w:p>
        </w:tc>
        <w:tc>
          <w:tcPr>
            <w:tcW w:w="4678" w:type="dxa"/>
          </w:tcPr>
          <w:p w14:paraId="403E3FC9" w14:textId="77777777" w:rsidR="006C7E5B" w:rsidRDefault="00000000">
            <w:r>
              <w:t>Date dernière revision</w:t>
            </w:r>
          </w:p>
        </w:tc>
        <w:tc>
          <w:tcPr>
            <w:tcW w:w="2310" w:type="dxa"/>
          </w:tcPr>
          <w:p w14:paraId="2F21DA83" w14:textId="77777777" w:rsidR="006C7E5B" w:rsidRDefault="00000000">
            <w:r>
              <w:t>Commentaires dans introduction et resumé</w:t>
            </w:r>
          </w:p>
        </w:tc>
      </w:tr>
    </w:tbl>
    <w:p w14:paraId="6AEC2693" w14:textId="77777777" w:rsidR="006C7E5B" w:rsidRDefault="006C7E5B"/>
    <w:p w14:paraId="0090C340" w14:textId="77777777" w:rsidR="006C7E5B" w:rsidRDefault="00000000">
      <w:r>
        <w:t xml:space="preserve">Avis </w:t>
      </w:r>
    </w:p>
    <w:p w14:paraId="4C9F2CD1" w14:textId="77777777" w:rsidR="006C7E5B" w:rsidRDefault="00000000">
      <w:r>
        <w:t xml:space="preserve">Le document requiert les avis suivants: </w:t>
      </w:r>
    </w:p>
    <w:tbl>
      <w:tblPr>
        <w:tblW w:w="9539" w:type="dxa"/>
        <w:tblInd w:w="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42" w:type="dxa"/>
          <w:right w:w="42" w:type="dxa"/>
        </w:tblCellMar>
        <w:tblLook w:val="04A0" w:firstRow="1" w:lastRow="0" w:firstColumn="1" w:lastColumn="0" w:noHBand="0" w:noVBand="1"/>
      </w:tblPr>
      <w:tblGrid>
        <w:gridCol w:w="1889"/>
        <w:gridCol w:w="1710"/>
        <w:gridCol w:w="2250"/>
        <w:gridCol w:w="2656"/>
        <w:gridCol w:w="1034"/>
      </w:tblGrid>
      <w:tr w:rsidR="006C7E5B" w14:paraId="4E8641CD" w14:textId="77777777">
        <w:tc>
          <w:tcPr>
            <w:tcW w:w="1889" w:type="dxa"/>
          </w:tcPr>
          <w:p w14:paraId="11871B1B" w14:textId="77777777" w:rsidR="006C7E5B" w:rsidRDefault="00000000">
            <w:pPr>
              <w:rPr>
                <w:b/>
              </w:rPr>
            </w:pPr>
            <w:r>
              <w:rPr>
                <w:b/>
              </w:rPr>
              <w:t>Nom</w:t>
            </w:r>
          </w:p>
        </w:tc>
        <w:tc>
          <w:tcPr>
            <w:tcW w:w="1710" w:type="dxa"/>
          </w:tcPr>
          <w:p w14:paraId="07279D33" w14:textId="77777777" w:rsidR="006C7E5B" w:rsidRDefault="00000000">
            <w:pPr>
              <w:rPr>
                <w:b/>
              </w:rPr>
            </w:pPr>
            <w:r>
              <w:rPr>
                <w:b/>
              </w:rPr>
              <w:t>Signature</w:t>
            </w:r>
          </w:p>
        </w:tc>
        <w:tc>
          <w:tcPr>
            <w:tcW w:w="2250" w:type="dxa"/>
          </w:tcPr>
          <w:p w14:paraId="15C65E75" w14:textId="77777777" w:rsidR="006C7E5B" w:rsidRDefault="00000000">
            <w:pPr>
              <w:rPr>
                <w:b/>
              </w:rPr>
            </w:pPr>
            <w:r>
              <w:rPr>
                <w:b/>
              </w:rPr>
              <w:t>Fonction</w:t>
            </w:r>
          </w:p>
        </w:tc>
        <w:tc>
          <w:tcPr>
            <w:tcW w:w="2656" w:type="dxa"/>
          </w:tcPr>
          <w:p w14:paraId="7622796E" w14:textId="77777777" w:rsidR="006C7E5B" w:rsidRDefault="00000000">
            <w:pPr>
              <w:rPr>
                <w:b/>
              </w:rPr>
            </w:pPr>
            <w:r>
              <w:rPr>
                <w:b/>
              </w:rPr>
              <w:t>Avis et Date d’avis</w:t>
            </w:r>
          </w:p>
        </w:tc>
        <w:tc>
          <w:tcPr>
            <w:tcW w:w="1034" w:type="dxa"/>
          </w:tcPr>
          <w:p w14:paraId="23996361" w14:textId="77777777" w:rsidR="006C7E5B" w:rsidRDefault="00000000">
            <w:pPr>
              <w:rPr>
                <w:b/>
              </w:rPr>
            </w:pPr>
            <w:r>
              <w:rPr>
                <w:b/>
              </w:rPr>
              <w:t>Version</w:t>
            </w:r>
          </w:p>
        </w:tc>
      </w:tr>
      <w:tr w:rsidR="006C7E5B" w14:paraId="7642E227" w14:textId="77777777">
        <w:trPr>
          <w:trHeight w:val="360"/>
        </w:trPr>
        <w:tc>
          <w:tcPr>
            <w:tcW w:w="1889" w:type="dxa"/>
          </w:tcPr>
          <w:p w14:paraId="0F972CD8" w14:textId="77777777" w:rsidR="006C7E5B" w:rsidRDefault="006C7E5B"/>
        </w:tc>
        <w:tc>
          <w:tcPr>
            <w:tcW w:w="1710" w:type="dxa"/>
          </w:tcPr>
          <w:p w14:paraId="35A00601" w14:textId="77777777" w:rsidR="006C7E5B" w:rsidRDefault="006C7E5B"/>
        </w:tc>
        <w:tc>
          <w:tcPr>
            <w:tcW w:w="2250" w:type="dxa"/>
          </w:tcPr>
          <w:p w14:paraId="57131C4B" w14:textId="77777777" w:rsidR="006C7E5B" w:rsidRDefault="006C7E5B"/>
        </w:tc>
        <w:tc>
          <w:tcPr>
            <w:tcW w:w="2656" w:type="dxa"/>
          </w:tcPr>
          <w:p w14:paraId="13315179" w14:textId="77777777" w:rsidR="006C7E5B" w:rsidRDefault="00000000">
            <w:r>
              <w:t>A</w:t>
            </w:r>
          </w:p>
        </w:tc>
        <w:tc>
          <w:tcPr>
            <w:tcW w:w="1034" w:type="dxa"/>
          </w:tcPr>
          <w:p w14:paraId="660F5BD5" w14:textId="77777777" w:rsidR="006C7E5B" w:rsidRDefault="006C7E5B"/>
        </w:tc>
      </w:tr>
    </w:tbl>
    <w:p w14:paraId="7EEAE1F5" w14:textId="77777777" w:rsidR="006C7E5B" w:rsidRDefault="00000000">
      <w:r>
        <w:t>Pour les avis : Approuvé (A), Vu (V), Réserves (R)</w:t>
      </w:r>
    </w:p>
    <w:p w14:paraId="13EB7482" w14:textId="77777777" w:rsidR="006C7E5B" w:rsidRDefault="006C7E5B"/>
    <w:p w14:paraId="4AE1667C" w14:textId="77777777" w:rsidR="006C7E5B" w:rsidRDefault="00000000">
      <w:r>
        <w:t>Distribution</w:t>
      </w:r>
    </w:p>
    <w:p w14:paraId="442572EC" w14:textId="77777777" w:rsidR="006C7E5B" w:rsidRDefault="00000000">
      <w:r>
        <w:t>Ce document a été distribué à :</w:t>
      </w:r>
    </w:p>
    <w:tbl>
      <w:tblPr>
        <w:tblW w:w="9540" w:type="dxa"/>
        <w:tblInd w:w="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43" w:type="dxa"/>
          <w:right w:w="43" w:type="dxa"/>
        </w:tblCellMar>
        <w:tblLook w:val="04A0" w:firstRow="1" w:lastRow="0" w:firstColumn="1" w:lastColumn="0" w:noHBand="0" w:noVBand="1"/>
      </w:tblPr>
      <w:tblGrid>
        <w:gridCol w:w="2127"/>
        <w:gridCol w:w="5073"/>
        <w:gridCol w:w="1260"/>
        <w:gridCol w:w="1080"/>
      </w:tblGrid>
      <w:tr w:rsidR="006C7E5B" w14:paraId="63F08499" w14:textId="77777777">
        <w:tc>
          <w:tcPr>
            <w:tcW w:w="2127" w:type="dxa"/>
          </w:tcPr>
          <w:p w14:paraId="6BB69356" w14:textId="77777777" w:rsidR="006C7E5B" w:rsidRDefault="00000000">
            <w:pPr>
              <w:rPr>
                <w:b/>
              </w:rPr>
            </w:pPr>
            <w:r>
              <w:rPr>
                <w:b/>
              </w:rPr>
              <w:t>Nom et prénom</w:t>
            </w:r>
          </w:p>
        </w:tc>
        <w:tc>
          <w:tcPr>
            <w:tcW w:w="5073" w:type="dxa"/>
          </w:tcPr>
          <w:p w14:paraId="563F2EA5" w14:textId="77777777" w:rsidR="006C7E5B" w:rsidRDefault="00000000">
            <w:pPr>
              <w:rPr>
                <w:b/>
              </w:rPr>
            </w:pPr>
            <w:r>
              <w:rPr>
                <w:b/>
              </w:rPr>
              <w:t>Organisation et titre</w:t>
            </w:r>
          </w:p>
        </w:tc>
        <w:tc>
          <w:tcPr>
            <w:tcW w:w="1260" w:type="dxa"/>
          </w:tcPr>
          <w:p w14:paraId="50ED5911" w14:textId="77777777" w:rsidR="006C7E5B" w:rsidRDefault="00000000">
            <w:pPr>
              <w:rPr>
                <w:b/>
              </w:rPr>
            </w:pPr>
            <w:r>
              <w:rPr>
                <w:b/>
              </w:rPr>
              <w:t>Reçu le</w:t>
            </w:r>
          </w:p>
        </w:tc>
        <w:tc>
          <w:tcPr>
            <w:tcW w:w="1080" w:type="dxa"/>
          </w:tcPr>
          <w:p w14:paraId="3C7EB4F2" w14:textId="77777777" w:rsidR="006C7E5B" w:rsidRDefault="00000000">
            <w:pPr>
              <w:rPr>
                <w:b/>
              </w:rPr>
            </w:pPr>
            <w:r>
              <w:rPr>
                <w:b/>
              </w:rPr>
              <w:t>Version</w:t>
            </w:r>
          </w:p>
        </w:tc>
      </w:tr>
      <w:tr w:rsidR="006C7E5B" w14:paraId="73A9BF1F" w14:textId="77777777">
        <w:tc>
          <w:tcPr>
            <w:tcW w:w="2127" w:type="dxa"/>
          </w:tcPr>
          <w:p w14:paraId="1D1BD5E0" w14:textId="77777777" w:rsidR="006C7E5B" w:rsidRDefault="006C7E5B"/>
        </w:tc>
        <w:tc>
          <w:tcPr>
            <w:tcW w:w="5073" w:type="dxa"/>
          </w:tcPr>
          <w:p w14:paraId="4FE8A241" w14:textId="77777777" w:rsidR="006C7E5B" w:rsidRDefault="006C7E5B"/>
        </w:tc>
        <w:tc>
          <w:tcPr>
            <w:tcW w:w="1260" w:type="dxa"/>
          </w:tcPr>
          <w:p w14:paraId="2AA57414" w14:textId="77777777" w:rsidR="006C7E5B" w:rsidRDefault="006C7E5B"/>
        </w:tc>
        <w:tc>
          <w:tcPr>
            <w:tcW w:w="1080" w:type="dxa"/>
          </w:tcPr>
          <w:p w14:paraId="2862DC4A" w14:textId="77777777" w:rsidR="006C7E5B" w:rsidRDefault="006C7E5B"/>
        </w:tc>
      </w:tr>
    </w:tbl>
    <w:p w14:paraId="521609F6" w14:textId="77777777" w:rsidR="006C7E5B" w:rsidRDefault="006C7E5B">
      <w:pPr>
        <w:ind w:left="360"/>
      </w:pPr>
    </w:p>
    <w:p w14:paraId="32890C64" w14:textId="77777777" w:rsidR="006C7E5B" w:rsidRDefault="00000000">
      <w:pPr>
        <w:rPr>
          <w:rFonts w:asciiTheme="majorHAnsi" w:eastAsiaTheme="majorEastAsia" w:hAnsiTheme="majorHAnsi" w:cstheme="majorBidi"/>
          <w:color w:val="365F91" w:themeColor="accent1" w:themeShade="BF"/>
          <w:sz w:val="28"/>
          <w:szCs w:val="28"/>
        </w:rPr>
      </w:pPr>
      <w:r>
        <w:br w:type="page"/>
      </w:r>
    </w:p>
    <w:p w14:paraId="43D624DD" w14:textId="77777777" w:rsidR="006C7E5B" w:rsidRDefault="00000000">
      <w:pPr>
        <w:pStyle w:val="Heading1"/>
      </w:pPr>
      <w:bookmarkStart w:id="68" w:name="_Toc61600864"/>
      <w:bookmarkStart w:id="69" w:name="_Toc27979"/>
      <w:commentRangeStart w:id="70"/>
      <w:r>
        <w:lastRenderedPageBreak/>
        <w:t>Sommaire</w:t>
      </w:r>
      <w:commentRangeEnd w:id="70"/>
      <w:r>
        <w:rPr>
          <w:rStyle w:val="CommentReference"/>
          <w:rFonts w:asciiTheme="minorHAnsi" w:eastAsiaTheme="minorHAnsi" w:hAnsiTheme="minorHAnsi" w:cstheme="minorBidi"/>
          <w:b w:val="0"/>
          <w:bCs w:val="0"/>
        </w:rPr>
        <w:commentReference w:id="70"/>
      </w:r>
      <w:bookmarkEnd w:id="68"/>
      <w:bookmarkEnd w:id="69"/>
      <w:r>
        <w:t xml:space="preserve"> </w:t>
      </w:r>
    </w:p>
    <w:commentRangeStart w:id="71"/>
    <w:p w14:paraId="3927BD65" w14:textId="2ABE6C7B" w:rsidR="006C7E5B" w:rsidRDefault="00000000">
      <w:pPr>
        <w:pStyle w:val="TOC2"/>
        <w:tabs>
          <w:tab w:val="right" w:leader="dot" w:pos="9360"/>
        </w:tabs>
      </w:pPr>
      <w:r>
        <w:fldChar w:fldCharType="begin"/>
      </w:r>
      <w:r>
        <w:instrText xml:space="preserve"> TOC \o "1-3" \h \z \u </w:instrText>
      </w:r>
      <w:r>
        <w:fldChar w:fldCharType="separate"/>
      </w:r>
      <w:hyperlink w:anchor="_Toc3291" w:history="1">
        <w:r w:rsidR="006C7E5B">
          <w:rPr>
            <w:szCs w:val="28"/>
          </w:rPr>
          <w:t>4. Avant de rendre votre travail, assurez-vous d’avoir rempli la checklist de la section « Récapitulatif numéroté des objectifs à atteindre et check list vérification »</w:t>
        </w:r>
        <w:r w:rsidR="006C7E5B">
          <w:tab/>
        </w:r>
        <w:r w:rsidR="006C7E5B">
          <w:fldChar w:fldCharType="begin"/>
        </w:r>
        <w:r w:rsidR="006C7E5B">
          <w:instrText xml:space="preserve"> PAGEREF _Toc3291 \h </w:instrText>
        </w:r>
        <w:r w:rsidR="006C7E5B">
          <w:fldChar w:fldCharType="separate"/>
        </w:r>
        <w:r w:rsidR="00B55532">
          <w:rPr>
            <w:noProof/>
          </w:rPr>
          <w:t>1</w:t>
        </w:r>
        <w:r w:rsidR="006C7E5B">
          <w:fldChar w:fldCharType="end"/>
        </w:r>
      </w:hyperlink>
    </w:p>
    <w:p w14:paraId="2078B25E" w14:textId="5D8F7466" w:rsidR="006C7E5B" w:rsidRDefault="006C7E5B">
      <w:pPr>
        <w:pStyle w:val="TOC2"/>
        <w:tabs>
          <w:tab w:val="right" w:leader="dot" w:pos="9360"/>
        </w:tabs>
      </w:pPr>
      <w:r>
        <w:fldChar w:fldCharType="begin"/>
      </w:r>
      <w:r>
        <w:instrText>HYPERLINK \l "_Toc20102"</w:instrText>
      </w:r>
      <w:r>
        <w:fldChar w:fldCharType="separate"/>
      </w:r>
      <w:r>
        <w:rPr>
          <w:szCs w:val="28"/>
        </w:rPr>
        <w:t xml:space="preserve">8. </w:t>
      </w:r>
      <w:r>
        <w:rPr>
          <w:rFonts w:eastAsiaTheme="minorEastAsia"/>
          <w:szCs w:val="28"/>
          <w:lang w:eastAsia="fr-FR"/>
        </w:rPr>
        <w:t xml:space="preserve">Ne faire aucune recherche Internet sans avoir lu les commentaires de la section « Rapport des recherches sur internet », que vous devrez respecter pour toute </w:t>
      </w:r>
      <w:r>
        <w:rPr>
          <w:szCs w:val="28"/>
        </w:rPr>
        <w:t>recherche Internet dans le cadre de ce travail.</w:t>
      </w:r>
      <w:r>
        <w:tab/>
      </w:r>
      <w:r>
        <w:fldChar w:fldCharType="begin"/>
      </w:r>
      <w:r>
        <w:instrText xml:space="preserve"> PAGEREF _Toc20102 \h </w:instrText>
      </w:r>
      <w:r>
        <w:fldChar w:fldCharType="separate"/>
      </w:r>
      <w:ins w:id="72" w:author="Gates TEM" w:date="2025-03-25T09:53:00Z" w16du:dateUtc="2025-03-25T08:53:00Z">
        <w:r w:rsidR="00B55532">
          <w:rPr>
            <w:b/>
            <w:bCs/>
            <w:noProof/>
            <w:lang w:val="en-US"/>
          </w:rPr>
          <w:t>Error! Bookmark not defined.</w:t>
        </w:r>
      </w:ins>
      <w:del w:id="73" w:author="Gates TEM" w:date="2025-03-25T09:53:00Z" w16du:dateUtc="2025-03-25T08:53:00Z">
        <w:r w:rsidDel="00B55532">
          <w:rPr>
            <w:noProof/>
          </w:rPr>
          <w:delText>5</w:delText>
        </w:r>
      </w:del>
      <w:r>
        <w:fldChar w:fldCharType="end"/>
      </w:r>
      <w:r>
        <w:fldChar w:fldCharType="end"/>
      </w:r>
    </w:p>
    <w:p w14:paraId="05AA0094" w14:textId="0B40D64C" w:rsidR="006C7E5B" w:rsidRDefault="006C7E5B">
      <w:pPr>
        <w:pStyle w:val="TOC1"/>
        <w:tabs>
          <w:tab w:val="right" w:leader="dot" w:pos="9360"/>
        </w:tabs>
      </w:pPr>
      <w:hyperlink w:anchor="_Toc27979" w:history="1">
        <w:r>
          <w:t>1 Sommaire</w:t>
        </w:r>
        <w:r>
          <w:tab/>
        </w:r>
        <w:r>
          <w:fldChar w:fldCharType="begin"/>
        </w:r>
        <w:r>
          <w:instrText xml:space="preserve"> PAGEREF _Toc27979 \h </w:instrText>
        </w:r>
        <w:r>
          <w:fldChar w:fldCharType="separate"/>
        </w:r>
        <w:r w:rsidR="00B55532">
          <w:rPr>
            <w:noProof/>
          </w:rPr>
          <w:t>6</w:t>
        </w:r>
        <w:r>
          <w:fldChar w:fldCharType="end"/>
        </w:r>
      </w:hyperlink>
    </w:p>
    <w:p w14:paraId="516A1AC1" w14:textId="67005D8E" w:rsidR="006C7E5B" w:rsidRDefault="006C7E5B">
      <w:pPr>
        <w:pStyle w:val="TOC1"/>
        <w:tabs>
          <w:tab w:val="right" w:leader="dot" w:pos="9360"/>
        </w:tabs>
      </w:pPr>
      <w:hyperlink w:anchor="_Toc27484" w:history="1">
        <w:r>
          <w:t>2 Liste des figures et liste des tableaux</w:t>
        </w:r>
        <w:r>
          <w:tab/>
        </w:r>
        <w:r>
          <w:fldChar w:fldCharType="begin"/>
        </w:r>
        <w:r>
          <w:instrText xml:space="preserve"> PAGEREF _Toc27484 \h </w:instrText>
        </w:r>
        <w:r>
          <w:fldChar w:fldCharType="separate"/>
        </w:r>
        <w:r w:rsidR="00B55532">
          <w:rPr>
            <w:noProof/>
          </w:rPr>
          <w:t>7</w:t>
        </w:r>
        <w:r>
          <w:fldChar w:fldCharType="end"/>
        </w:r>
      </w:hyperlink>
    </w:p>
    <w:p w14:paraId="0DBDF2E4" w14:textId="1129C8F1" w:rsidR="006C7E5B" w:rsidRDefault="006C7E5B">
      <w:pPr>
        <w:pStyle w:val="TOC1"/>
        <w:tabs>
          <w:tab w:val="right" w:leader="dot" w:pos="9360"/>
        </w:tabs>
      </w:pPr>
      <w:hyperlink w:anchor="_Toc4348" w:history="1">
        <w:r>
          <w:t>1 Résumé exécutif</w:t>
        </w:r>
        <w:r>
          <w:tab/>
        </w:r>
        <w:r>
          <w:fldChar w:fldCharType="begin"/>
        </w:r>
        <w:r>
          <w:instrText xml:space="preserve"> PAGEREF _Toc4348 \h </w:instrText>
        </w:r>
        <w:r>
          <w:fldChar w:fldCharType="separate"/>
        </w:r>
        <w:r w:rsidR="00B55532">
          <w:rPr>
            <w:noProof/>
          </w:rPr>
          <w:t>8</w:t>
        </w:r>
        <w:r>
          <w:fldChar w:fldCharType="end"/>
        </w:r>
      </w:hyperlink>
    </w:p>
    <w:p w14:paraId="3CA5A9AD" w14:textId="46094A6C" w:rsidR="006C7E5B" w:rsidRDefault="006C7E5B">
      <w:pPr>
        <w:pStyle w:val="TOC2"/>
        <w:tabs>
          <w:tab w:val="right" w:leader="dot" w:pos="9360"/>
        </w:tabs>
      </w:pPr>
      <w:hyperlink w:anchor="_Toc29650" w:history="1">
        <w:r>
          <w:t>1.1 Tableau des activités</w:t>
        </w:r>
        <w:r>
          <w:tab/>
        </w:r>
        <w:r>
          <w:fldChar w:fldCharType="begin"/>
        </w:r>
        <w:r>
          <w:instrText xml:space="preserve"> PAGEREF _Toc29650 \h </w:instrText>
        </w:r>
        <w:r>
          <w:fldChar w:fldCharType="separate"/>
        </w:r>
        <w:r w:rsidR="00B55532">
          <w:rPr>
            <w:noProof/>
          </w:rPr>
          <w:t>8</w:t>
        </w:r>
        <w:r>
          <w:fldChar w:fldCharType="end"/>
        </w:r>
      </w:hyperlink>
    </w:p>
    <w:p w14:paraId="0B262021" w14:textId="510D5E86" w:rsidR="006C7E5B" w:rsidRDefault="006C7E5B">
      <w:pPr>
        <w:pStyle w:val="TOC2"/>
        <w:tabs>
          <w:tab w:val="right" w:leader="dot" w:pos="9360"/>
        </w:tabs>
      </w:pPr>
      <w:hyperlink w:anchor="_Toc30364" w:history="1">
        <w:r>
          <w:t>1.2 Déclaration des objectifs et énoncé succinct du problème</w:t>
        </w:r>
        <w:r>
          <w:tab/>
        </w:r>
        <w:r>
          <w:fldChar w:fldCharType="begin"/>
        </w:r>
        <w:r>
          <w:instrText xml:space="preserve"> PAGEREF _Toc30364 \h </w:instrText>
        </w:r>
        <w:r>
          <w:fldChar w:fldCharType="separate"/>
        </w:r>
        <w:r w:rsidR="00B55532">
          <w:rPr>
            <w:noProof/>
          </w:rPr>
          <w:t>8</w:t>
        </w:r>
        <w:r>
          <w:fldChar w:fldCharType="end"/>
        </w:r>
      </w:hyperlink>
    </w:p>
    <w:p w14:paraId="556DE8E4" w14:textId="7F8EEA1F" w:rsidR="006C7E5B" w:rsidRDefault="006C7E5B">
      <w:pPr>
        <w:pStyle w:val="TOC2"/>
        <w:tabs>
          <w:tab w:val="right" w:leader="dot" w:pos="9360"/>
        </w:tabs>
      </w:pPr>
      <w:hyperlink w:anchor="_Toc14603" w:history="1">
        <w:r>
          <w:t>1.3 Méthodes utilisées et répartition initiale du travail</w:t>
        </w:r>
        <w:r>
          <w:tab/>
        </w:r>
        <w:r>
          <w:fldChar w:fldCharType="begin"/>
        </w:r>
        <w:r>
          <w:instrText xml:space="preserve"> PAGEREF _Toc14603 \h </w:instrText>
        </w:r>
        <w:r>
          <w:fldChar w:fldCharType="separate"/>
        </w:r>
        <w:r w:rsidR="00B55532">
          <w:rPr>
            <w:noProof/>
          </w:rPr>
          <w:t>8</w:t>
        </w:r>
        <w:r>
          <w:fldChar w:fldCharType="end"/>
        </w:r>
      </w:hyperlink>
    </w:p>
    <w:p w14:paraId="7D65385D" w14:textId="4C2332D3" w:rsidR="006C7E5B" w:rsidRDefault="006C7E5B">
      <w:pPr>
        <w:pStyle w:val="TOC2"/>
        <w:tabs>
          <w:tab w:val="right" w:leader="dot" w:pos="9360"/>
        </w:tabs>
      </w:pPr>
      <w:hyperlink w:anchor="_Toc27463" w:history="1">
        <w:r>
          <w:t>1.4 Résultats atteints et principales connaissances acquises</w:t>
        </w:r>
        <w:r>
          <w:tab/>
        </w:r>
        <w:r>
          <w:fldChar w:fldCharType="begin"/>
        </w:r>
        <w:r>
          <w:instrText xml:space="preserve"> PAGEREF _Toc27463 \h </w:instrText>
        </w:r>
        <w:r>
          <w:fldChar w:fldCharType="separate"/>
        </w:r>
        <w:r w:rsidR="00B55532">
          <w:rPr>
            <w:noProof/>
          </w:rPr>
          <w:t>8</w:t>
        </w:r>
        <w:r>
          <w:fldChar w:fldCharType="end"/>
        </w:r>
      </w:hyperlink>
    </w:p>
    <w:p w14:paraId="42D5D661" w14:textId="28414F50" w:rsidR="006C7E5B" w:rsidRDefault="006C7E5B">
      <w:pPr>
        <w:pStyle w:val="TOC2"/>
        <w:tabs>
          <w:tab w:val="right" w:leader="dot" w:pos="9360"/>
        </w:tabs>
      </w:pPr>
      <w:hyperlink w:anchor="_Toc6702" w:history="1">
        <w:r>
          <w:t>1.5 liens jugés utiles vers sites, documents et pages</w:t>
        </w:r>
        <w:r>
          <w:tab/>
        </w:r>
        <w:r>
          <w:fldChar w:fldCharType="begin"/>
        </w:r>
        <w:r>
          <w:instrText xml:space="preserve"> PAGEREF _Toc6702 \h </w:instrText>
        </w:r>
        <w:r>
          <w:fldChar w:fldCharType="separate"/>
        </w:r>
        <w:r w:rsidR="00B55532">
          <w:rPr>
            <w:noProof/>
          </w:rPr>
          <w:t>8</w:t>
        </w:r>
        <w:r>
          <w:fldChar w:fldCharType="end"/>
        </w:r>
      </w:hyperlink>
    </w:p>
    <w:p w14:paraId="2D9F9900" w14:textId="6659B72D" w:rsidR="006C7E5B" w:rsidRDefault="006C7E5B">
      <w:pPr>
        <w:pStyle w:val="TOC1"/>
        <w:tabs>
          <w:tab w:val="right" w:leader="dot" w:pos="9360"/>
        </w:tabs>
      </w:pPr>
      <w:hyperlink w:anchor="_Toc26133" w:history="1">
        <w:r>
          <w:t>2 Introduction</w:t>
        </w:r>
        <w:r>
          <w:tab/>
        </w:r>
        <w:r>
          <w:fldChar w:fldCharType="begin"/>
        </w:r>
        <w:r>
          <w:instrText xml:space="preserve"> PAGEREF _Toc26133 \h </w:instrText>
        </w:r>
        <w:r>
          <w:fldChar w:fldCharType="separate"/>
        </w:r>
        <w:r w:rsidR="00B55532">
          <w:rPr>
            <w:noProof/>
          </w:rPr>
          <w:t>12</w:t>
        </w:r>
        <w:r>
          <w:fldChar w:fldCharType="end"/>
        </w:r>
      </w:hyperlink>
    </w:p>
    <w:p w14:paraId="19C53711" w14:textId="7C1CE0CB" w:rsidR="006C7E5B" w:rsidRDefault="006C7E5B">
      <w:pPr>
        <w:pStyle w:val="TOC1"/>
        <w:tabs>
          <w:tab w:val="right" w:leader="dot" w:pos="9360"/>
        </w:tabs>
      </w:pPr>
      <w:hyperlink w:anchor="_Toc15416" w:history="1">
        <w:r>
          <w:t>3 Chapitre 1 : Définition du problème</w:t>
        </w:r>
        <w:r>
          <w:tab/>
        </w:r>
        <w:r>
          <w:fldChar w:fldCharType="begin"/>
        </w:r>
        <w:r>
          <w:instrText xml:space="preserve"> PAGEREF _Toc15416 \h </w:instrText>
        </w:r>
        <w:r>
          <w:fldChar w:fldCharType="separate"/>
        </w:r>
        <w:r w:rsidR="00B55532">
          <w:rPr>
            <w:noProof/>
          </w:rPr>
          <w:t>14</w:t>
        </w:r>
        <w:r>
          <w:fldChar w:fldCharType="end"/>
        </w:r>
      </w:hyperlink>
    </w:p>
    <w:p w14:paraId="0F045E36" w14:textId="515AAA36" w:rsidR="006C7E5B" w:rsidRDefault="006C7E5B">
      <w:pPr>
        <w:pStyle w:val="TOC2"/>
        <w:tabs>
          <w:tab w:val="right" w:leader="dot" w:pos="9360"/>
        </w:tabs>
      </w:pPr>
      <w:hyperlink w:anchor="_Toc311" w:history="1">
        <w:r>
          <w:t>3.1 Expression des besoins</w:t>
        </w:r>
        <w:r>
          <w:tab/>
        </w:r>
        <w:r>
          <w:fldChar w:fldCharType="begin"/>
        </w:r>
        <w:r>
          <w:instrText xml:space="preserve"> PAGEREF _Toc311 \h </w:instrText>
        </w:r>
        <w:r>
          <w:fldChar w:fldCharType="separate"/>
        </w:r>
        <w:r w:rsidR="00B55532">
          <w:rPr>
            <w:noProof/>
          </w:rPr>
          <w:t>14</w:t>
        </w:r>
        <w:r>
          <w:fldChar w:fldCharType="end"/>
        </w:r>
      </w:hyperlink>
    </w:p>
    <w:p w14:paraId="06D26B0E" w14:textId="34621378" w:rsidR="006C7E5B" w:rsidRDefault="006C7E5B">
      <w:pPr>
        <w:pStyle w:val="TOC1"/>
        <w:tabs>
          <w:tab w:val="right" w:leader="dot" w:pos="9360"/>
        </w:tabs>
      </w:pPr>
      <w:hyperlink w:anchor="_Toc15671" w:history="1">
        <w:r>
          <w:t>4 Rapport sur le travail effectué</w:t>
        </w:r>
        <w:r>
          <w:tab/>
        </w:r>
        <w:r>
          <w:fldChar w:fldCharType="begin"/>
        </w:r>
        <w:r>
          <w:instrText xml:space="preserve"> PAGEREF _Toc15671 \h </w:instrText>
        </w:r>
        <w:r>
          <w:fldChar w:fldCharType="separate"/>
        </w:r>
        <w:r w:rsidR="00B55532">
          <w:rPr>
            <w:noProof/>
          </w:rPr>
          <w:t>15</w:t>
        </w:r>
        <w:r>
          <w:fldChar w:fldCharType="end"/>
        </w:r>
      </w:hyperlink>
    </w:p>
    <w:p w14:paraId="25382E63" w14:textId="3191AD26" w:rsidR="006C7E5B" w:rsidRDefault="006C7E5B">
      <w:pPr>
        <w:pStyle w:val="TOC1"/>
        <w:tabs>
          <w:tab w:val="right" w:leader="dot" w:pos="9360"/>
        </w:tabs>
      </w:pPr>
      <w:r>
        <w:fldChar w:fldCharType="begin"/>
      </w:r>
      <w:r>
        <w:instrText>HYPERLINK \l "_Toc1200"</w:instrText>
      </w:r>
      <w:r>
        <w:fldChar w:fldCharType="separate"/>
      </w:r>
      <w:r>
        <w:t>5 Rapport de sources documentaires</w:t>
      </w:r>
      <w:r>
        <w:tab/>
      </w:r>
      <w:r>
        <w:fldChar w:fldCharType="begin"/>
      </w:r>
      <w:r>
        <w:instrText xml:space="preserve"> PAGEREF _Toc1200 \h </w:instrText>
      </w:r>
      <w:r>
        <w:fldChar w:fldCharType="separate"/>
      </w:r>
      <w:ins w:id="74" w:author="Gates TEM" w:date="2025-03-25T09:53:00Z" w16du:dateUtc="2025-03-25T08:53:00Z">
        <w:r w:rsidR="00B55532">
          <w:rPr>
            <w:noProof/>
          </w:rPr>
          <w:t>24</w:t>
        </w:r>
      </w:ins>
      <w:del w:id="75" w:author="Gates TEM" w:date="2025-03-25T09:53:00Z" w16du:dateUtc="2025-03-25T08:53:00Z">
        <w:r w:rsidDel="00B55532">
          <w:rPr>
            <w:noProof/>
          </w:rPr>
          <w:delText>16</w:delText>
        </w:r>
      </w:del>
      <w:r>
        <w:fldChar w:fldCharType="end"/>
      </w:r>
      <w:r>
        <w:fldChar w:fldCharType="end"/>
      </w:r>
    </w:p>
    <w:p w14:paraId="13A777FF" w14:textId="3CAC5A61" w:rsidR="006C7E5B" w:rsidRDefault="006C7E5B">
      <w:pPr>
        <w:pStyle w:val="TOC2"/>
        <w:tabs>
          <w:tab w:val="right" w:leader="dot" w:pos="9360"/>
        </w:tabs>
      </w:pPr>
      <w:r>
        <w:fldChar w:fldCharType="begin"/>
      </w:r>
      <w:r>
        <w:instrText>HYPERLINK \l "_Toc9862"</w:instrText>
      </w:r>
      <w:r>
        <w:fldChar w:fldCharType="separate"/>
      </w:r>
      <w:r>
        <w:t>5.1 Rapport des  recherches sur internet </w:t>
      </w:r>
      <w:r>
        <w:tab/>
      </w:r>
      <w:r>
        <w:fldChar w:fldCharType="begin"/>
      </w:r>
      <w:r>
        <w:instrText xml:space="preserve"> PAGEREF _Toc9862 \h </w:instrText>
      </w:r>
      <w:r>
        <w:fldChar w:fldCharType="separate"/>
      </w:r>
      <w:ins w:id="76" w:author="Gates TEM" w:date="2025-03-25T09:53:00Z" w16du:dateUtc="2025-03-25T08:53:00Z">
        <w:r w:rsidR="00B55532">
          <w:rPr>
            <w:noProof/>
          </w:rPr>
          <w:t>24</w:t>
        </w:r>
      </w:ins>
      <w:del w:id="77" w:author="Gates TEM" w:date="2025-03-25T09:53:00Z" w16du:dateUtc="2025-03-25T08:53:00Z">
        <w:r w:rsidDel="00B55532">
          <w:rPr>
            <w:noProof/>
          </w:rPr>
          <w:delText>16</w:delText>
        </w:r>
      </w:del>
      <w:r>
        <w:fldChar w:fldCharType="end"/>
      </w:r>
      <w:r>
        <w:fldChar w:fldCharType="end"/>
      </w:r>
    </w:p>
    <w:p w14:paraId="5E2B608F" w14:textId="3B141155" w:rsidR="006C7E5B" w:rsidRDefault="006C7E5B">
      <w:pPr>
        <w:pStyle w:val="TOC1"/>
        <w:tabs>
          <w:tab w:val="right" w:leader="dot" w:pos="9360"/>
        </w:tabs>
      </w:pPr>
      <w:r>
        <w:fldChar w:fldCharType="begin"/>
      </w:r>
      <w:r>
        <w:instrText>HYPERLINK \l "_Toc22581"</w:instrText>
      </w:r>
      <w:r>
        <w:fldChar w:fldCharType="separate"/>
      </w:r>
      <w:r>
        <w:t>6 Liste de courriers et emails échangés</w:t>
      </w:r>
      <w:r>
        <w:tab/>
      </w:r>
      <w:r>
        <w:fldChar w:fldCharType="begin"/>
      </w:r>
      <w:r>
        <w:instrText xml:space="preserve"> PAGEREF _Toc22581 \h </w:instrText>
      </w:r>
      <w:r>
        <w:fldChar w:fldCharType="separate"/>
      </w:r>
      <w:ins w:id="78" w:author="Gates TEM" w:date="2025-03-25T09:53:00Z" w16du:dateUtc="2025-03-25T08:53:00Z">
        <w:r w:rsidR="00B55532">
          <w:rPr>
            <w:noProof/>
          </w:rPr>
          <w:t>25</w:t>
        </w:r>
      </w:ins>
      <w:del w:id="79" w:author="Gates TEM" w:date="2025-03-25T09:53:00Z" w16du:dateUtc="2025-03-25T08:53:00Z">
        <w:r w:rsidDel="00B55532">
          <w:rPr>
            <w:noProof/>
          </w:rPr>
          <w:delText>18</w:delText>
        </w:r>
      </w:del>
      <w:r>
        <w:fldChar w:fldCharType="end"/>
      </w:r>
      <w:r>
        <w:fldChar w:fldCharType="end"/>
      </w:r>
    </w:p>
    <w:p w14:paraId="2C083C35" w14:textId="0BE9B868" w:rsidR="006C7E5B" w:rsidRDefault="006C7E5B">
      <w:pPr>
        <w:pStyle w:val="TOC1"/>
        <w:tabs>
          <w:tab w:val="right" w:leader="dot" w:pos="9360"/>
        </w:tabs>
      </w:pPr>
      <w:r>
        <w:fldChar w:fldCharType="begin"/>
      </w:r>
      <w:r>
        <w:instrText>HYPERLINK \l "_Toc15811"</w:instrText>
      </w:r>
      <w:r>
        <w:fldChar w:fldCharType="separate"/>
      </w:r>
      <w:r>
        <w:t>7 Conclusion</w:t>
      </w:r>
      <w:r>
        <w:tab/>
      </w:r>
      <w:r>
        <w:fldChar w:fldCharType="begin"/>
      </w:r>
      <w:r>
        <w:instrText xml:space="preserve"> PAGEREF _Toc15811 \h </w:instrText>
      </w:r>
      <w:r>
        <w:fldChar w:fldCharType="separate"/>
      </w:r>
      <w:ins w:id="80" w:author="Gates TEM" w:date="2025-03-25T09:53:00Z" w16du:dateUtc="2025-03-25T08:53:00Z">
        <w:r w:rsidR="00B55532">
          <w:rPr>
            <w:noProof/>
          </w:rPr>
          <w:t>26</w:t>
        </w:r>
      </w:ins>
      <w:del w:id="81" w:author="Gates TEM" w:date="2025-03-25T09:53:00Z" w16du:dateUtc="2025-03-25T08:53:00Z">
        <w:r w:rsidDel="00B55532">
          <w:rPr>
            <w:noProof/>
          </w:rPr>
          <w:delText>19</w:delText>
        </w:r>
      </w:del>
      <w:r>
        <w:fldChar w:fldCharType="end"/>
      </w:r>
      <w:r>
        <w:fldChar w:fldCharType="end"/>
      </w:r>
    </w:p>
    <w:p w14:paraId="229958BE" w14:textId="20542F0C" w:rsidR="006C7E5B" w:rsidRDefault="006C7E5B">
      <w:pPr>
        <w:pStyle w:val="TOC1"/>
        <w:tabs>
          <w:tab w:val="right" w:leader="dot" w:pos="9360"/>
        </w:tabs>
      </w:pPr>
      <w:r>
        <w:fldChar w:fldCharType="begin"/>
      </w:r>
      <w:r>
        <w:instrText>HYPERLINK \l "_Toc7356"</w:instrText>
      </w:r>
      <w:r>
        <w:fldChar w:fldCharType="separate"/>
      </w:r>
      <w:r>
        <w:t>8 [Un commentaire sur les auteurs]</w:t>
      </w:r>
      <w:r>
        <w:tab/>
      </w:r>
      <w:r>
        <w:fldChar w:fldCharType="begin"/>
      </w:r>
      <w:r>
        <w:instrText xml:space="preserve"> PAGEREF _Toc7356 \h </w:instrText>
      </w:r>
      <w:r>
        <w:fldChar w:fldCharType="separate"/>
      </w:r>
      <w:ins w:id="82" w:author="Gates TEM" w:date="2025-03-25T09:53:00Z" w16du:dateUtc="2025-03-25T08:53:00Z">
        <w:r w:rsidR="00B55532">
          <w:rPr>
            <w:noProof/>
          </w:rPr>
          <w:t>27</w:t>
        </w:r>
      </w:ins>
      <w:del w:id="83" w:author="Gates TEM" w:date="2025-03-25T09:53:00Z" w16du:dateUtc="2025-03-25T08:53:00Z">
        <w:r w:rsidDel="00B55532">
          <w:rPr>
            <w:noProof/>
          </w:rPr>
          <w:delText>20</w:delText>
        </w:r>
      </w:del>
      <w:r>
        <w:fldChar w:fldCharType="end"/>
      </w:r>
      <w:r>
        <w:fldChar w:fldCharType="end"/>
      </w:r>
    </w:p>
    <w:p w14:paraId="6C753E6D" w14:textId="589D9ADA" w:rsidR="006C7E5B" w:rsidRDefault="006C7E5B">
      <w:pPr>
        <w:pStyle w:val="TOC1"/>
        <w:tabs>
          <w:tab w:val="right" w:leader="dot" w:pos="9360"/>
        </w:tabs>
      </w:pPr>
      <w:r>
        <w:fldChar w:fldCharType="begin"/>
      </w:r>
      <w:r>
        <w:instrText>HYPERLINK \l "_Toc4754"</w:instrText>
      </w:r>
      <w:r>
        <w:fldChar w:fldCharType="separate"/>
      </w:r>
      <w:r>
        <w:t>9 [Appendice]</w:t>
      </w:r>
      <w:r>
        <w:tab/>
      </w:r>
      <w:r>
        <w:fldChar w:fldCharType="begin"/>
      </w:r>
      <w:r>
        <w:instrText xml:space="preserve"> PAGEREF _Toc4754 \h </w:instrText>
      </w:r>
      <w:r>
        <w:fldChar w:fldCharType="separate"/>
      </w:r>
      <w:ins w:id="84" w:author="Gates TEM" w:date="2025-03-25T09:53:00Z" w16du:dateUtc="2025-03-25T08:53:00Z">
        <w:r w:rsidR="00B55532">
          <w:rPr>
            <w:noProof/>
          </w:rPr>
          <w:t>28</w:t>
        </w:r>
      </w:ins>
      <w:del w:id="85" w:author="Gates TEM" w:date="2025-03-25T09:53:00Z" w16du:dateUtc="2025-03-25T08:53:00Z">
        <w:r w:rsidDel="00B55532">
          <w:rPr>
            <w:noProof/>
          </w:rPr>
          <w:delText>21</w:delText>
        </w:r>
      </w:del>
      <w:r>
        <w:fldChar w:fldCharType="end"/>
      </w:r>
      <w:r>
        <w:fldChar w:fldCharType="end"/>
      </w:r>
    </w:p>
    <w:p w14:paraId="4F989F42" w14:textId="314A7F94" w:rsidR="006C7E5B" w:rsidRDefault="006C7E5B">
      <w:pPr>
        <w:pStyle w:val="TOC1"/>
        <w:tabs>
          <w:tab w:val="right" w:leader="dot" w:pos="9360"/>
        </w:tabs>
      </w:pPr>
      <w:r>
        <w:fldChar w:fldCharType="begin"/>
      </w:r>
      <w:r>
        <w:instrText>HYPERLINK \l "_Toc29627"</w:instrText>
      </w:r>
      <w:r>
        <w:fldChar w:fldCharType="separate"/>
      </w:r>
      <w:r>
        <w:t>10 Bibliographie</w:t>
      </w:r>
      <w:r>
        <w:tab/>
      </w:r>
      <w:r>
        <w:fldChar w:fldCharType="begin"/>
      </w:r>
      <w:r>
        <w:instrText xml:space="preserve"> PAGEREF _Toc29627 \h </w:instrText>
      </w:r>
      <w:r>
        <w:fldChar w:fldCharType="separate"/>
      </w:r>
      <w:ins w:id="86" w:author="Gates TEM" w:date="2025-03-25T09:53:00Z" w16du:dateUtc="2025-03-25T08:53:00Z">
        <w:r w:rsidR="00B55532">
          <w:rPr>
            <w:noProof/>
          </w:rPr>
          <w:t>29</w:t>
        </w:r>
      </w:ins>
      <w:del w:id="87" w:author="Gates TEM" w:date="2025-03-25T09:53:00Z" w16du:dateUtc="2025-03-25T08:53:00Z">
        <w:r w:rsidDel="00B55532">
          <w:rPr>
            <w:noProof/>
          </w:rPr>
          <w:delText>22</w:delText>
        </w:r>
      </w:del>
      <w:r>
        <w:fldChar w:fldCharType="end"/>
      </w:r>
      <w:r>
        <w:fldChar w:fldCharType="end"/>
      </w:r>
    </w:p>
    <w:p w14:paraId="3E1FDAAC" w14:textId="120D1734" w:rsidR="006C7E5B" w:rsidRDefault="006C7E5B">
      <w:pPr>
        <w:pStyle w:val="TOC1"/>
        <w:tabs>
          <w:tab w:val="right" w:leader="dot" w:pos="9360"/>
        </w:tabs>
      </w:pPr>
      <w:r>
        <w:fldChar w:fldCharType="begin"/>
      </w:r>
      <w:r>
        <w:instrText>HYPERLINK \l "_Toc22386"</w:instrText>
      </w:r>
      <w:r>
        <w:fldChar w:fldCharType="separate"/>
      </w:r>
      <w:r>
        <w:t>11 Glossaire</w:t>
      </w:r>
      <w:r>
        <w:tab/>
      </w:r>
      <w:r>
        <w:fldChar w:fldCharType="begin"/>
      </w:r>
      <w:r>
        <w:instrText xml:space="preserve"> PAGEREF _Toc22386 \h </w:instrText>
      </w:r>
      <w:r>
        <w:fldChar w:fldCharType="separate"/>
      </w:r>
      <w:ins w:id="88" w:author="Gates TEM" w:date="2025-03-25T09:53:00Z" w16du:dateUtc="2025-03-25T08:53:00Z">
        <w:r w:rsidR="00B55532">
          <w:rPr>
            <w:noProof/>
          </w:rPr>
          <w:t>30</w:t>
        </w:r>
      </w:ins>
      <w:del w:id="89" w:author="Gates TEM" w:date="2025-03-25T09:53:00Z" w16du:dateUtc="2025-03-25T08:53:00Z">
        <w:r w:rsidDel="00B55532">
          <w:rPr>
            <w:noProof/>
          </w:rPr>
          <w:delText>23</w:delText>
        </w:r>
      </w:del>
      <w:r>
        <w:fldChar w:fldCharType="end"/>
      </w:r>
      <w:r>
        <w:fldChar w:fldCharType="end"/>
      </w:r>
    </w:p>
    <w:p w14:paraId="1C81EEC3" w14:textId="1B3FCF7A" w:rsidR="006C7E5B" w:rsidRDefault="006C7E5B">
      <w:pPr>
        <w:pStyle w:val="TOC1"/>
        <w:tabs>
          <w:tab w:val="right" w:leader="dot" w:pos="9360"/>
        </w:tabs>
      </w:pPr>
      <w:r>
        <w:fldChar w:fldCharType="begin"/>
      </w:r>
      <w:r>
        <w:instrText>HYPERLINK \l "_Toc26920"</w:instrText>
      </w:r>
      <w:r>
        <w:fldChar w:fldCharType="separate"/>
      </w:r>
      <w:r>
        <w:t>12 Index</w:t>
      </w:r>
      <w:r>
        <w:tab/>
      </w:r>
      <w:r>
        <w:fldChar w:fldCharType="begin"/>
      </w:r>
      <w:r>
        <w:instrText xml:space="preserve"> PAGEREF _Toc26920 \h </w:instrText>
      </w:r>
      <w:r>
        <w:fldChar w:fldCharType="separate"/>
      </w:r>
      <w:ins w:id="90" w:author="Gates TEM" w:date="2025-03-25T09:53:00Z" w16du:dateUtc="2025-03-25T08:53:00Z">
        <w:r w:rsidR="00B55532">
          <w:rPr>
            <w:noProof/>
          </w:rPr>
          <w:t>31</w:t>
        </w:r>
      </w:ins>
      <w:del w:id="91" w:author="Gates TEM" w:date="2025-03-25T09:53:00Z" w16du:dateUtc="2025-03-25T08:53:00Z">
        <w:r w:rsidDel="00B55532">
          <w:rPr>
            <w:noProof/>
          </w:rPr>
          <w:delText>24</w:delText>
        </w:r>
      </w:del>
      <w:r>
        <w:fldChar w:fldCharType="end"/>
      </w:r>
      <w:r>
        <w:fldChar w:fldCharType="end"/>
      </w:r>
    </w:p>
    <w:p w14:paraId="384087CF" w14:textId="7A074DE3" w:rsidR="006C7E5B" w:rsidRDefault="006C7E5B">
      <w:pPr>
        <w:pStyle w:val="TOC1"/>
        <w:tabs>
          <w:tab w:val="right" w:leader="dot" w:pos="9360"/>
        </w:tabs>
      </w:pPr>
      <w:r>
        <w:fldChar w:fldCharType="begin"/>
      </w:r>
      <w:r>
        <w:instrText>HYPERLINK \l "_Toc17958"</w:instrText>
      </w:r>
      <w:r>
        <w:fldChar w:fldCharType="separate"/>
      </w:r>
      <w:r>
        <w:t>13 [Résumé et mots clés]</w:t>
      </w:r>
      <w:r>
        <w:tab/>
      </w:r>
      <w:r>
        <w:fldChar w:fldCharType="begin"/>
      </w:r>
      <w:r>
        <w:instrText xml:space="preserve"> PAGEREF _Toc17958 \h </w:instrText>
      </w:r>
      <w:r>
        <w:fldChar w:fldCharType="separate"/>
      </w:r>
      <w:ins w:id="92" w:author="Gates TEM" w:date="2025-03-25T09:53:00Z" w16du:dateUtc="2025-03-25T08:53:00Z">
        <w:r w:rsidR="00B55532">
          <w:rPr>
            <w:noProof/>
          </w:rPr>
          <w:t>32</w:t>
        </w:r>
      </w:ins>
      <w:del w:id="93" w:author="Gates TEM" w:date="2025-03-25T09:53:00Z" w16du:dateUtc="2025-03-25T08:53:00Z">
        <w:r w:rsidDel="00B55532">
          <w:rPr>
            <w:noProof/>
          </w:rPr>
          <w:delText>25</w:delText>
        </w:r>
      </w:del>
      <w:r>
        <w:fldChar w:fldCharType="end"/>
      </w:r>
      <w:r>
        <w:fldChar w:fldCharType="end"/>
      </w:r>
    </w:p>
    <w:p w14:paraId="3C827BF9" w14:textId="0544041D" w:rsidR="006C7E5B" w:rsidRDefault="006C7E5B">
      <w:pPr>
        <w:pStyle w:val="TOC1"/>
        <w:tabs>
          <w:tab w:val="right" w:leader="dot" w:pos="9360"/>
        </w:tabs>
      </w:pPr>
      <w:r>
        <w:fldChar w:fldCharType="begin"/>
      </w:r>
      <w:r>
        <w:instrText>HYPERLINK \l "_Toc24250"</w:instrText>
      </w:r>
      <w:r>
        <w:fldChar w:fldCharType="separate"/>
      </w:r>
      <w:r>
        <w:t>14 [Enfin une 4ème de couverture]</w:t>
      </w:r>
      <w:r>
        <w:tab/>
      </w:r>
      <w:r>
        <w:fldChar w:fldCharType="begin"/>
      </w:r>
      <w:r>
        <w:instrText xml:space="preserve"> PAGEREF _Toc24250 \h </w:instrText>
      </w:r>
      <w:r>
        <w:fldChar w:fldCharType="separate"/>
      </w:r>
      <w:ins w:id="94" w:author="Gates TEM" w:date="2025-03-25T09:53:00Z" w16du:dateUtc="2025-03-25T08:53:00Z">
        <w:r w:rsidR="00B55532">
          <w:rPr>
            <w:noProof/>
          </w:rPr>
          <w:t>33</w:t>
        </w:r>
      </w:ins>
      <w:del w:id="95" w:author="Gates TEM" w:date="2025-03-25T09:53:00Z" w16du:dateUtc="2025-03-25T08:53:00Z">
        <w:r w:rsidDel="00B55532">
          <w:rPr>
            <w:noProof/>
          </w:rPr>
          <w:delText>26</w:delText>
        </w:r>
      </w:del>
      <w:r>
        <w:fldChar w:fldCharType="end"/>
      </w:r>
      <w:r>
        <w:fldChar w:fldCharType="end"/>
      </w:r>
    </w:p>
    <w:p w14:paraId="34C7771E" w14:textId="77777777" w:rsidR="006C7E5B" w:rsidRDefault="00000000">
      <w:pPr>
        <w:pStyle w:val="Heading1"/>
        <w:rPr>
          <w:ins w:id="96" w:author="Gates TEM" w:date="2025-03-25T09:43:00Z" w16du:dateUtc="2025-03-25T08:43:00Z"/>
        </w:rPr>
      </w:pPr>
      <w:r>
        <w:lastRenderedPageBreak/>
        <w:fldChar w:fldCharType="end"/>
      </w:r>
      <w:bookmarkStart w:id="97" w:name="_Toc61600865"/>
      <w:bookmarkStart w:id="98" w:name="_Toc27484"/>
      <w:commentRangeEnd w:id="71"/>
      <w:r>
        <w:rPr>
          <w:rStyle w:val="CommentReference"/>
          <w:rFonts w:asciiTheme="minorHAnsi" w:eastAsiaTheme="minorHAnsi" w:hAnsiTheme="minorHAnsi" w:cstheme="minorBidi"/>
          <w:b w:val="0"/>
          <w:bCs w:val="0"/>
        </w:rPr>
        <w:commentReference w:id="71"/>
      </w:r>
      <w:r>
        <w:t>Liste des figures et liste des tableaux</w:t>
      </w:r>
      <w:bookmarkEnd w:id="97"/>
      <w:bookmarkEnd w:id="98"/>
    </w:p>
    <w:p w14:paraId="7CE7F497" w14:textId="77777777" w:rsidR="0026119B" w:rsidRDefault="0026119B" w:rsidP="0026119B">
      <w:pPr>
        <w:rPr>
          <w:ins w:id="99" w:author="Gates TEM" w:date="2025-03-25T09:43:00Z" w16du:dateUtc="2025-03-25T08:43:00Z"/>
          <w:lang w:eastAsia="en-US"/>
        </w:rPr>
      </w:pPr>
    </w:p>
    <w:p w14:paraId="5AB25824" w14:textId="1CC78E23" w:rsidR="0026119B" w:rsidRDefault="0026119B">
      <w:pPr>
        <w:pStyle w:val="TableofFigures"/>
        <w:tabs>
          <w:tab w:val="right" w:leader="dot" w:pos="9062"/>
        </w:tabs>
        <w:rPr>
          <w:ins w:id="100" w:author="Gates TEM" w:date="2025-03-25T09:43:00Z" w16du:dateUtc="2025-03-25T08:43:00Z"/>
          <w:rFonts w:eastAsiaTheme="minorEastAsia"/>
          <w:noProof/>
          <w:kern w:val="2"/>
          <w:sz w:val="24"/>
          <w:szCs w:val="24"/>
          <w:lang w:val="en-US"/>
          <w14:ligatures w14:val="standardContextual"/>
        </w:rPr>
      </w:pPr>
      <w:ins w:id="101" w:author="Gates TEM" w:date="2025-03-25T09:43:00Z" w16du:dateUtc="2025-03-25T08:43:00Z">
        <w:r>
          <w:fldChar w:fldCharType="begin"/>
        </w:r>
        <w:r>
          <w:instrText xml:space="preserve"> TOC \h \z \c "Figure" </w:instrText>
        </w:r>
        <w:r>
          <w:fldChar w:fldCharType="separate"/>
        </w:r>
        <w:r w:rsidRPr="006E5D55">
          <w:rPr>
            <w:rStyle w:val="Hyperlink"/>
            <w:noProof/>
          </w:rPr>
          <w:fldChar w:fldCharType="begin"/>
        </w:r>
        <w:r w:rsidRPr="006E5D55">
          <w:rPr>
            <w:rStyle w:val="Hyperlink"/>
            <w:noProof/>
          </w:rPr>
          <w:instrText xml:space="preserve"> </w:instrText>
        </w:r>
        <w:r>
          <w:rPr>
            <w:noProof/>
          </w:rPr>
          <w:instrText>HYPERLINK \l "_Toc193788236"</w:instrText>
        </w:r>
        <w:r w:rsidRPr="006E5D55">
          <w:rPr>
            <w:rStyle w:val="Hyperlink"/>
            <w:noProof/>
          </w:rPr>
          <w:instrText xml:space="preserve"> </w:instrText>
        </w:r>
        <w:r w:rsidRPr="006E5D55">
          <w:rPr>
            <w:rStyle w:val="Hyperlink"/>
            <w:noProof/>
          </w:rPr>
        </w:r>
        <w:r w:rsidRPr="006E5D55">
          <w:rPr>
            <w:rStyle w:val="Hyperlink"/>
            <w:noProof/>
          </w:rPr>
          <w:fldChar w:fldCharType="separate"/>
        </w:r>
        <w:r w:rsidRPr="006E5D55">
          <w:rPr>
            <w:rStyle w:val="Hyperlink"/>
            <w:noProof/>
          </w:rPr>
          <w:t>Figure 1:Comparaison des solutions pour u(x)=x</w:t>
        </w:r>
        <w:r w:rsidRPr="006E5D55">
          <w:rPr>
            <w:rStyle w:val="Hyperlink"/>
            <w:noProof/>
            <w:vertAlign w:val="superscript"/>
          </w:rPr>
          <w:t>3</w:t>
        </w:r>
        <w:r>
          <w:rPr>
            <w:noProof/>
            <w:webHidden/>
          </w:rPr>
          <w:tab/>
        </w:r>
        <w:r>
          <w:rPr>
            <w:noProof/>
            <w:webHidden/>
          </w:rPr>
          <w:fldChar w:fldCharType="begin"/>
        </w:r>
        <w:r>
          <w:rPr>
            <w:noProof/>
            <w:webHidden/>
          </w:rPr>
          <w:instrText xml:space="preserve"> PAGEREF _Toc193788236 \h </w:instrText>
        </w:r>
      </w:ins>
      <w:r>
        <w:rPr>
          <w:noProof/>
          <w:webHidden/>
        </w:rPr>
      </w:r>
      <w:r>
        <w:rPr>
          <w:noProof/>
          <w:webHidden/>
        </w:rPr>
        <w:fldChar w:fldCharType="separate"/>
      </w:r>
      <w:ins w:id="102" w:author="Gates TEM" w:date="2025-03-25T09:53:00Z" w16du:dateUtc="2025-03-25T08:53:00Z">
        <w:r w:rsidR="00B55532">
          <w:rPr>
            <w:noProof/>
            <w:webHidden/>
          </w:rPr>
          <w:t>19</w:t>
        </w:r>
      </w:ins>
      <w:ins w:id="103" w:author="Gates TEM" w:date="2025-03-25T09:43:00Z" w16du:dateUtc="2025-03-25T08:43:00Z">
        <w:r>
          <w:rPr>
            <w:noProof/>
            <w:webHidden/>
          </w:rPr>
          <w:fldChar w:fldCharType="end"/>
        </w:r>
        <w:r w:rsidRPr="006E5D55">
          <w:rPr>
            <w:rStyle w:val="Hyperlink"/>
            <w:noProof/>
          </w:rPr>
          <w:fldChar w:fldCharType="end"/>
        </w:r>
      </w:ins>
    </w:p>
    <w:p w14:paraId="06EC49F4" w14:textId="7B8D7480" w:rsidR="0026119B" w:rsidRDefault="0026119B">
      <w:pPr>
        <w:pStyle w:val="TableofFigures"/>
        <w:tabs>
          <w:tab w:val="right" w:leader="dot" w:pos="9062"/>
        </w:tabs>
        <w:rPr>
          <w:ins w:id="104" w:author="Gates TEM" w:date="2025-03-25T09:43:00Z" w16du:dateUtc="2025-03-25T08:43:00Z"/>
          <w:rFonts w:eastAsiaTheme="minorEastAsia"/>
          <w:noProof/>
          <w:kern w:val="2"/>
          <w:sz w:val="24"/>
          <w:szCs w:val="24"/>
          <w:lang w:val="en-US"/>
          <w14:ligatures w14:val="standardContextual"/>
        </w:rPr>
      </w:pPr>
      <w:ins w:id="105" w:author="Gates TEM" w:date="2025-03-25T09:43:00Z" w16du:dateUtc="2025-03-25T08:43:00Z">
        <w:r w:rsidRPr="006E5D55">
          <w:rPr>
            <w:rStyle w:val="Hyperlink"/>
            <w:noProof/>
          </w:rPr>
          <w:fldChar w:fldCharType="begin"/>
        </w:r>
        <w:r w:rsidRPr="006E5D55">
          <w:rPr>
            <w:rStyle w:val="Hyperlink"/>
            <w:noProof/>
          </w:rPr>
          <w:instrText xml:space="preserve"> </w:instrText>
        </w:r>
        <w:r>
          <w:rPr>
            <w:noProof/>
          </w:rPr>
          <w:instrText>HYPERLINK \l "_Toc193788237"</w:instrText>
        </w:r>
        <w:r w:rsidRPr="006E5D55">
          <w:rPr>
            <w:rStyle w:val="Hyperlink"/>
            <w:noProof/>
          </w:rPr>
          <w:instrText xml:space="preserve"> </w:instrText>
        </w:r>
        <w:r w:rsidRPr="006E5D55">
          <w:rPr>
            <w:rStyle w:val="Hyperlink"/>
            <w:noProof/>
          </w:rPr>
        </w:r>
        <w:r w:rsidRPr="006E5D55">
          <w:rPr>
            <w:rStyle w:val="Hyperlink"/>
            <w:noProof/>
          </w:rPr>
          <w:fldChar w:fldCharType="separate"/>
        </w:r>
        <w:r w:rsidRPr="006E5D55">
          <w:rPr>
            <w:rStyle w:val="Hyperlink"/>
            <w:noProof/>
          </w:rPr>
          <w:t>Figure 2:Convergence pour u(x)=x3</w:t>
        </w:r>
        <w:r>
          <w:rPr>
            <w:noProof/>
            <w:webHidden/>
          </w:rPr>
          <w:tab/>
        </w:r>
        <w:r>
          <w:rPr>
            <w:noProof/>
            <w:webHidden/>
          </w:rPr>
          <w:fldChar w:fldCharType="begin"/>
        </w:r>
        <w:r>
          <w:rPr>
            <w:noProof/>
            <w:webHidden/>
          </w:rPr>
          <w:instrText xml:space="preserve"> PAGEREF _Toc193788237 \h </w:instrText>
        </w:r>
      </w:ins>
      <w:r>
        <w:rPr>
          <w:noProof/>
          <w:webHidden/>
        </w:rPr>
      </w:r>
      <w:r>
        <w:rPr>
          <w:noProof/>
          <w:webHidden/>
        </w:rPr>
        <w:fldChar w:fldCharType="separate"/>
      </w:r>
      <w:ins w:id="106" w:author="Gates TEM" w:date="2025-03-25T09:53:00Z" w16du:dateUtc="2025-03-25T08:53:00Z">
        <w:r w:rsidR="00B55532">
          <w:rPr>
            <w:noProof/>
            <w:webHidden/>
          </w:rPr>
          <w:t>20</w:t>
        </w:r>
      </w:ins>
      <w:ins w:id="107" w:author="Gates TEM" w:date="2025-03-25T09:43:00Z" w16du:dateUtc="2025-03-25T08:43:00Z">
        <w:r>
          <w:rPr>
            <w:noProof/>
            <w:webHidden/>
          </w:rPr>
          <w:fldChar w:fldCharType="end"/>
        </w:r>
        <w:r w:rsidRPr="006E5D55">
          <w:rPr>
            <w:rStyle w:val="Hyperlink"/>
            <w:noProof/>
          </w:rPr>
          <w:fldChar w:fldCharType="end"/>
        </w:r>
      </w:ins>
    </w:p>
    <w:p w14:paraId="31DDC632" w14:textId="38F35A0D" w:rsidR="0026119B" w:rsidRDefault="0026119B">
      <w:pPr>
        <w:pStyle w:val="TableofFigures"/>
        <w:tabs>
          <w:tab w:val="right" w:leader="dot" w:pos="9062"/>
        </w:tabs>
        <w:rPr>
          <w:ins w:id="108" w:author="Gates TEM" w:date="2025-03-25T09:43:00Z" w16du:dateUtc="2025-03-25T08:43:00Z"/>
          <w:rFonts w:eastAsiaTheme="minorEastAsia"/>
          <w:noProof/>
          <w:kern w:val="2"/>
          <w:sz w:val="24"/>
          <w:szCs w:val="24"/>
          <w:lang w:val="en-US"/>
          <w14:ligatures w14:val="standardContextual"/>
        </w:rPr>
      </w:pPr>
      <w:ins w:id="109" w:author="Gates TEM" w:date="2025-03-25T09:43:00Z" w16du:dateUtc="2025-03-25T08:43:00Z">
        <w:r w:rsidRPr="006E5D55">
          <w:rPr>
            <w:rStyle w:val="Hyperlink"/>
            <w:noProof/>
          </w:rPr>
          <w:fldChar w:fldCharType="begin"/>
        </w:r>
        <w:r w:rsidRPr="006E5D55">
          <w:rPr>
            <w:rStyle w:val="Hyperlink"/>
            <w:noProof/>
          </w:rPr>
          <w:instrText xml:space="preserve"> </w:instrText>
        </w:r>
        <w:r>
          <w:rPr>
            <w:noProof/>
          </w:rPr>
          <w:instrText>HYPERLINK \l "_Toc193788238"</w:instrText>
        </w:r>
        <w:r w:rsidRPr="006E5D55">
          <w:rPr>
            <w:rStyle w:val="Hyperlink"/>
            <w:noProof/>
          </w:rPr>
          <w:instrText xml:space="preserve"> </w:instrText>
        </w:r>
        <w:r w:rsidRPr="006E5D55">
          <w:rPr>
            <w:rStyle w:val="Hyperlink"/>
            <w:noProof/>
          </w:rPr>
        </w:r>
        <w:r w:rsidRPr="006E5D55">
          <w:rPr>
            <w:rStyle w:val="Hyperlink"/>
            <w:noProof/>
          </w:rPr>
          <w:fldChar w:fldCharType="separate"/>
        </w:r>
        <w:r w:rsidRPr="006E5D55">
          <w:rPr>
            <w:rStyle w:val="Hyperlink"/>
            <w:noProof/>
          </w:rPr>
          <w:t>Figure 3:Comparaison des solution pour u(x)=sin(pi*x)</w:t>
        </w:r>
        <w:r>
          <w:rPr>
            <w:noProof/>
            <w:webHidden/>
          </w:rPr>
          <w:tab/>
        </w:r>
        <w:r>
          <w:rPr>
            <w:noProof/>
            <w:webHidden/>
          </w:rPr>
          <w:fldChar w:fldCharType="begin"/>
        </w:r>
        <w:r>
          <w:rPr>
            <w:noProof/>
            <w:webHidden/>
          </w:rPr>
          <w:instrText xml:space="preserve"> PAGEREF _Toc193788238 \h </w:instrText>
        </w:r>
      </w:ins>
      <w:r>
        <w:rPr>
          <w:noProof/>
          <w:webHidden/>
        </w:rPr>
      </w:r>
      <w:r>
        <w:rPr>
          <w:noProof/>
          <w:webHidden/>
        </w:rPr>
        <w:fldChar w:fldCharType="separate"/>
      </w:r>
      <w:ins w:id="110" w:author="Gates TEM" w:date="2025-03-25T09:53:00Z" w16du:dateUtc="2025-03-25T08:53:00Z">
        <w:r w:rsidR="00B55532">
          <w:rPr>
            <w:noProof/>
            <w:webHidden/>
          </w:rPr>
          <w:t>20</w:t>
        </w:r>
      </w:ins>
      <w:ins w:id="111" w:author="Gates TEM" w:date="2025-03-25T09:43:00Z" w16du:dateUtc="2025-03-25T08:43:00Z">
        <w:r>
          <w:rPr>
            <w:noProof/>
            <w:webHidden/>
          </w:rPr>
          <w:fldChar w:fldCharType="end"/>
        </w:r>
        <w:r w:rsidRPr="006E5D55">
          <w:rPr>
            <w:rStyle w:val="Hyperlink"/>
            <w:noProof/>
          </w:rPr>
          <w:fldChar w:fldCharType="end"/>
        </w:r>
      </w:ins>
    </w:p>
    <w:p w14:paraId="24093A9E" w14:textId="29C3DB2C" w:rsidR="0026119B" w:rsidRDefault="0026119B">
      <w:pPr>
        <w:pStyle w:val="TableofFigures"/>
        <w:tabs>
          <w:tab w:val="right" w:leader="dot" w:pos="9062"/>
        </w:tabs>
        <w:rPr>
          <w:ins w:id="112" w:author="Gates TEM" w:date="2025-03-25T09:43:00Z" w16du:dateUtc="2025-03-25T08:43:00Z"/>
          <w:rFonts w:eastAsiaTheme="minorEastAsia"/>
          <w:noProof/>
          <w:kern w:val="2"/>
          <w:sz w:val="24"/>
          <w:szCs w:val="24"/>
          <w:lang w:val="en-US"/>
          <w14:ligatures w14:val="standardContextual"/>
        </w:rPr>
      </w:pPr>
      <w:ins w:id="113" w:author="Gates TEM" w:date="2025-03-25T09:43:00Z" w16du:dateUtc="2025-03-25T08:43:00Z">
        <w:r w:rsidRPr="006E5D55">
          <w:rPr>
            <w:rStyle w:val="Hyperlink"/>
            <w:noProof/>
          </w:rPr>
          <w:fldChar w:fldCharType="begin"/>
        </w:r>
        <w:r w:rsidRPr="006E5D55">
          <w:rPr>
            <w:rStyle w:val="Hyperlink"/>
            <w:noProof/>
          </w:rPr>
          <w:instrText xml:space="preserve"> </w:instrText>
        </w:r>
        <w:r>
          <w:rPr>
            <w:noProof/>
          </w:rPr>
          <w:instrText>HYPERLINK \l "_Toc193788239"</w:instrText>
        </w:r>
        <w:r w:rsidRPr="006E5D55">
          <w:rPr>
            <w:rStyle w:val="Hyperlink"/>
            <w:noProof/>
          </w:rPr>
          <w:instrText xml:space="preserve"> </w:instrText>
        </w:r>
        <w:r w:rsidRPr="006E5D55">
          <w:rPr>
            <w:rStyle w:val="Hyperlink"/>
            <w:noProof/>
          </w:rPr>
        </w:r>
        <w:r w:rsidRPr="006E5D55">
          <w:rPr>
            <w:rStyle w:val="Hyperlink"/>
            <w:noProof/>
          </w:rPr>
          <w:fldChar w:fldCharType="separate"/>
        </w:r>
        <w:r w:rsidRPr="006E5D55">
          <w:rPr>
            <w:rStyle w:val="Hyperlink"/>
            <w:noProof/>
          </w:rPr>
          <w:t>Figure 4: Convergence pour u(x)=sin(pi*x)</w:t>
        </w:r>
        <w:r>
          <w:rPr>
            <w:noProof/>
            <w:webHidden/>
          </w:rPr>
          <w:tab/>
        </w:r>
        <w:r>
          <w:rPr>
            <w:noProof/>
            <w:webHidden/>
          </w:rPr>
          <w:fldChar w:fldCharType="begin"/>
        </w:r>
        <w:r>
          <w:rPr>
            <w:noProof/>
            <w:webHidden/>
          </w:rPr>
          <w:instrText xml:space="preserve"> PAGEREF _Toc193788239 \h </w:instrText>
        </w:r>
      </w:ins>
      <w:r>
        <w:rPr>
          <w:noProof/>
          <w:webHidden/>
        </w:rPr>
      </w:r>
      <w:r>
        <w:rPr>
          <w:noProof/>
          <w:webHidden/>
        </w:rPr>
        <w:fldChar w:fldCharType="separate"/>
      </w:r>
      <w:ins w:id="114" w:author="Gates TEM" w:date="2025-03-25T09:53:00Z" w16du:dateUtc="2025-03-25T08:53:00Z">
        <w:r w:rsidR="00B55532">
          <w:rPr>
            <w:noProof/>
            <w:webHidden/>
          </w:rPr>
          <w:t>21</w:t>
        </w:r>
      </w:ins>
      <w:ins w:id="115" w:author="Gates TEM" w:date="2025-03-25T09:43:00Z" w16du:dateUtc="2025-03-25T08:43:00Z">
        <w:r>
          <w:rPr>
            <w:noProof/>
            <w:webHidden/>
          </w:rPr>
          <w:fldChar w:fldCharType="end"/>
        </w:r>
        <w:r w:rsidRPr="006E5D55">
          <w:rPr>
            <w:rStyle w:val="Hyperlink"/>
            <w:noProof/>
          </w:rPr>
          <w:fldChar w:fldCharType="end"/>
        </w:r>
      </w:ins>
    </w:p>
    <w:p w14:paraId="111A79B2" w14:textId="1C9AEEC6" w:rsidR="0026119B" w:rsidRDefault="0026119B">
      <w:pPr>
        <w:pStyle w:val="TableofFigures"/>
        <w:tabs>
          <w:tab w:val="right" w:leader="dot" w:pos="9062"/>
        </w:tabs>
        <w:rPr>
          <w:ins w:id="116" w:author="Gates TEM" w:date="2025-03-25T09:43:00Z" w16du:dateUtc="2025-03-25T08:43:00Z"/>
          <w:rFonts w:eastAsiaTheme="minorEastAsia"/>
          <w:noProof/>
          <w:kern w:val="2"/>
          <w:sz w:val="24"/>
          <w:szCs w:val="24"/>
          <w:lang w:val="en-US"/>
          <w14:ligatures w14:val="standardContextual"/>
        </w:rPr>
      </w:pPr>
      <w:ins w:id="117" w:author="Gates TEM" w:date="2025-03-25T09:43:00Z" w16du:dateUtc="2025-03-25T08:43:00Z">
        <w:r w:rsidRPr="006E5D55">
          <w:rPr>
            <w:rStyle w:val="Hyperlink"/>
            <w:noProof/>
          </w:rPr>
          <w:fldChar w:fldCharType="begin"/>
        </w:r>
        <w:r w:rsidRPr="006E5D55">
          <w:rPr>
            <w:rStyle w:val="Hyperlink"/>
            <w:noProof/>
          </w:rPr>
          <w:instrText xml:space="preserve"> </w:instrText>
        </w:r>
        <w:r>
          <w:rPr>
            <w:noProof/>
          </w:rPr>
          <w:instrText>HYPERLINK \l "_Toc193788240"</w:instrText>
        </w:r>
        <w:r w:rsidRPr="006E5D55">
          <w:rPr>
            <w:rStyle w:val="Hyperlink"/>
            <w:noProof/>
          </w:rPr>
          <w:instrText xml:space="preserve"> </w:instrText>
        </w:r>
        <w:r w:rsidRPr="006E5D55">
          <w:rPr>
            <w:rStyle w:val="Hyperlink"/>
            <w:noProof/>
          </w:rPr>
        </w:r>
        <w:r w:rsidRPr="006E5D55">
          <w:rPr>
            <w:rStyle w:val="Hyperlink"/>
            <w:noProof/>
          </w:rPr>
          <w:fldChar w:fldCharType="separate"/>
        </w:r>
        <w:r w:rsidRPr="006E5D55">
          <w:rPr>
            <w:rStyle w:val="Hyperlink"/>
            <w:noProof/>
          </w:rPr>
          <w:t>Figure 5:Resultat de convergence</w:t>
        </w:r>
        <w:r>
          <w:rPr>
            <w:noProof/>
            <w:webHidden/>
          </w:rPr>
          <w:tab/>
        </w:r>
        <w:r>
          <w:rPr>
            <w:noProof/>
            <w:webHidden/>
          </w:rPr>
          <w:fldChar w:fldCharType="begin"/>
        </w:r>
        <w:r>
          <w:rPr>
            <w:noProof/>
            <w:webHidden/>
          </w:rPr>
          <w:instrText xml:space="preserve"> PAGEREF _Toc193788240 \h </w:instrText>
        </w:r>
      </w:ins>
      <w:r>
        <w:rPr>
          <w:noProof/>
          <w:webHidden/>
        </w:rPr>
      </w:r>
      <w:r>
        <w:rPr>
          <w:noProof/>
          <w:webHidden/>
        </w:rPr>
        <w:fldChar w:fldCharType="separate"/>
      </w:r>
      <w:ins w:id="118" w:author="Gates TEM" w:date="2025-03-25T09:53:00Z" w16du:dateUtc="2025-03-25T08:53:00Z">
        <w:r w:rsidR="00B55532">
          <w:rPr>
            <w:noProof/>
            <w:webHidden/>
          </w:rPr>
          <w:t>21</w:t>
        </w:r>
      </w:ins>
      <w:ins w:id="119" w:author="Gates TEM" w:date="2025-03-25T09:43:00Z" w16du:dateUtc="2025-03-25T08:43:00Z">
        <w:r>
          <w:rPr>
            <w:noProof/>
            <w:webHidden/>
          </w:rPr>
          <w:fldChar w:fldCharType="end"/>
        </w:r>
        <w:r w:rsidRPr="006E5D55">
          <w:rPr>
            <w:rStyle w:val="Hyperlink"/>
            <w:noProof/>
          </w:rPr>
          <w:fldChar w:fldCharType="end"/>
        </w:r>
      </w:ins>
    </w:p>
    <w:p w14:paraId="67EC2BE5" w14:textId="3FBB6147" w:rsidR="0026119B" w:rsidRPr="00755F2D" w:rsidRDefault="0026119B">
      <w:pPr>
        <w:pPrChange w:id="120" w:author="Gates TEM" w:date="2025-03-25T09:43:00Z" w16du:dateUtc="2025-03-25T08:43:00Z">
          <w:pPr>
            <w:pStyle w:val="Heading1"/>
          </w:pPr>
        </w:pPrChange>
      </w:pPr>
      <w:ins w:id="121" w:author="Gates TEM" w:date="2025-03-25T09:43:00Z" w16du:dateUtc="2025-03-25T08:43:00Z">
        <w:r>
          <w:rPr>
            <w:lang w:eastAsia="en-US"/>
          </w:rPr>
          <w:fldChar w:fldCharType="end"/>
        </w:r>
      </w:ins>
    </w:p>
    <w:commentRangeStart w:id="122"/>
    <w:p w14:paraId="2549B5DD" w14:textId="384EEAB2" w:rsidR="006C7E5B" w:rsidDel="0026119B" w:rsidRDefault="00000000">
      <w:pPr>
        <w:rPr>
          <w:del w:id="123" w:author="Gates TEM" w:date="2025-03-25T09:43:00Z" w16du:dateUtc="2025-03-25T08:43:00Z"/>
        </w:rPr>
      </w:pPr>
      <w:del w:id="124" w:author="Gates TEM" w:date="2025-03-25T09:43:00Z" w16du:dateUtc="2025-03-25T08:43:00Z">
        <w:r w:rsidDel="0026119B">
          <w:fldChar w:fldCharType="begin"/>
        </w:r>
        <w:r w:rsidDel="0026119B">
          <w:delInstrText xml:space="preserve"> TOC \h \z \c "Tableau" </w:delInstrText>
        </w:r>
        <w:r w:rsidDel="0026119B">
          <w:fldChar w:fldCharType="separate"/>
        </w:r>
        <w:r w:rsidDel="0026119B">
          <w:rPr>
            <w:b/>
          </w:rPr>
          <w:delText>Erreur ! Aucune entrée de table des illustrations n'a été trouvée.</w:delText>
        </w:r>
        <w:r w:rsidDel="0026119B">
          <w:fldChar w:fldCharType="end"/>
        </w:r>
        <w:commentRangeEnd w:id="122"/>
        <w:r w:rsidDel="0026119B">
          <w:rPr>
            <w:rStyle w:val="CommentReference"/>
          </w:rPr>
          <w:commentReference w:id="122"/>
        </w:r>
      </w:del>
    </w:p>
    <w:p w14:paraId="17D29DDA" w14:textId="77777777" w:rsidR="006C7E5B" w:rsidRDefault="00000000">
      <w:pPr>
        <w:pStyle w:val="Heading1"/>
        <w:numPr>
          <w:ilvl w:val="0"/>
          <w:numId w:val="4"/>
        </w:numPr>
      </w:pPr>
      <w:bookmarkStart w:id="125" w:name="_Toc61600866"/>
      <w:bookmarkStart w:id="126" w:name="_Toc4348"/>
      <w:r>
        <w:lastRenderedPageBreak/>
        <w:t>Résumé exécutif</w:t>
      </w:r>
      <w:bookmarkEnd w:id="125"/>
      <w:bookmarkEnd w:id="126"/>
    </w:p>
    <w:p w14:paraId="3A2D3442" w14:textId="77777777" w:rsidR="006C7E5B" w:rsidRDefault="00000000">
      <w:pPr>
        <w:pStyle w:val="Heading2"/>
      </w:pPr>
      <w:bookmarkStart w:id="127" w:name="_Toc29650"/>
      <w:r>
        <w:t>Tableau des activités</w:t>
      </w:r>
      <w:bookmarkEnd w:id="127"/>
    </w:p>
    <w:tbl>
      <w:tblPr>
        <w:tblStyle w:val="TableGrid"/>
        <w:tblW w:w="9634" w:type="dxa"/>
        <w:tblLook w:val="04A0" w:firstRow="1" w:lastRow="0" w:firstColumn="1" w:lastColumn="0" w:noHBand="0" w:noVBand="1"/>
      </w:tblPr>
      <w:tblGrid>
        <w:gridCol w:w="967"/>
        <w:gridCol w:w="1818"/>
        <w:gridCol w:w="1710"/>
        <w:gridCol w:w="2400"/>
        <w:gridCol w:w="1332"/>
        <w:gridCol w:w="1407"/>
        <w:tblGridChange w:id="128">
          <w:tblGrid>
            <w:gridCol w:w="966"/>
            <w:gridCol w:w="1"/>
            <w:gridCol w:w="1818"/>
            <w:gridCol w:w="144"/>
            <w:gridCol w:w="1566"/>
            <w:gridCol w:w="46"/>
            <w:gridCol w:w="243"/>
            <w:gridCol w:w="1983"/>
            <w:gridCol w:w="128"/>
            <w:gridCol w:w="1329"/>
            <w:gridCol w:w="3"/>
            <w:gridCol w:w="1407"/>
          </w:tblGrid>
        </w:tblGridChange>
      </w:tblGrid>
      <w:tr w:rsidR="00077E09" w14:paraId="3528684C" w14:textId="77777777" w:rsidTr="00077E09">
        <w:tc>
          <w:tcPr>
            <w:tcW w:w="967" w:type="dxa"/>
          </w:tcPr>
          <w:p w14:paraId="41846186" w14:textId="77777777" w:rsidR="006C7E5B" w:rsidRDefault="00000000">
            <w:pPr>
              <w:spacing w:after="0" w:line="240" w:lineRule="auto"/>
              <w:rPr>
                <w:b/>
                <w:lang w:eastAsia="en-US"/>
              </w:rPr>
            </w:pPr>
            <w:r>
              <w:rPr>
                <w:b/>
                <w:lang w:eastAsia="en-US"/>
              </w:rPr>
              <w:t>Numéro</w:t>
            </w:r>
          </w:p>
        </w:tc>
        <w:tc>
          <w:tcPr>
            <w:tcW w:w="1818" w:type="dxa"/>
          </w:tcPr>
          <w:p w14:paraId="0E9E3351" w14:textId="77777777" w:rsidR="006C7E5B" w:rsidRDefault="00000000">
            <w:pPr>
              <w:spacing w:after="0" w:line="240" w:lineRule="auto"/>
              <w:rPr>
                <w:b/>
                <w:lang w:eastAsia="en-US"/>
              </w:rPr>
            </w:pPr>
            <w:r>
              <w:rPr>
                <w:b/>
                <w:lang w:eastAsia="en-US"/>
              </w:rPr>
              <w:t>Nom membre</w:t>
            </w:r>
          </w:p>
        </w:tc>
        <w:tc>
          <w:tcPr>
            <w:tcW w:w="1710" w:type="dxa"/>
          </w:tcPr>
          <w:p w14:paraId="66235189" w14:textId="77777777" w:rsidR="006C7E5B" w:rsidRDefault="00000000">
            <w:pPr>
              <w:spacing w:after="0" w:line="240" w:lineRule="auto"/>
              <w:rPr>
                <w:b/>
                <w:lang w:eastAsia="en-US"/>
              </w:rPr>
            </w:pPr>
            <w:r>
              <w:rPr>
                <w:b/>
                <w:lang w:eastAsia="en-US"/>
              </w:rPr>
              <w:t>Rôle dans le groupe</w:t>
            </w:r>
          </w:p>
        </w:tc>
        <w:tc>
          <w:tcPr>
            <w:tcW w:w="2400" w:type="dxa"/>
          </w:tcPr>
          <w:p w14:paraId="73FBEDED" w14:textId="77777777" w:rsidR="006C7E5B" w:rsidRDefault="00000000">
            <w:pPr>
              <w:spacing w:after="0" w:line="240" w:lineRule="auto"/>
              <w:rPr>
                <w:b/>
                <w:lang w:eastAsia="en-US"/>
              </w:rPr>
            </w:pPr>
            <w:r>
              <w:rPr>
                <w:b/>
                <w:lang w:eastAsia="en-US"/>
              </w:rPr>
              <w:t>Activités menées (décrire l’activité menée par le membre, en terme d’action et d’objet (dvt fonction x, test fonction y, analyse z, rapport w).</w:t>
            </w:r>
          </w:p>
        </w:tc>
        <w:tc>
          <w:tcPr>
            <w:tcW w:w="1332" w:type="dxa"/>
          </w:tcPr>
          <w:p w14:paraId="0F6FD7A9" w14:textId="77777777" w:rsidR="006C7E5B" w:rsidRDefault="00000000">
            <w:pPr>
              <w:spacing w:after="0" w:line="240" w:lineRule="auto"/>
              <w:rPr>
                <w:b/>
                <w:lang w:eastAsia="en-US"/>
              </w:rPr>
            </w:pPr>
            <w:r>
              <w:rPr>
                <w:b/>
                <w:lang w:eastAsia="en-US"/>
              </w:rPr>
              <w:t>Temps total de travail mis en heures</w:t>
            </w:r>
          </w:p>
        </w:tc>
        <w:tc>
          <w:tcPr>
            <w:tcW w:w="1407" w:type="dxa"/>
          </w:tcPr>
          <w:p w14:paraId="50B11967" w14:textId="77777777" w:rsidR="006C7E5B" w:rsidRDefault="00000000">
            <w:pPr>
              <w:spacing w:after="0" w:line="240" w:lineRule="auto"/>
              <w:rPr>
                <w:b/>
                <w:lang w:eastAsia="en-US"/>
              </w:rPr>
            </w:pPr>
            <w:r>
              <w:rPr>
                <w:b/>
                <w:lang w:eastAsia="en-US"/>
              </w:rPr>
              <w:t>Appréciation par le chef de groupe</w:t>
            </w:r>
          </w:p>
        </w:tc>
      </w:tr>
      <w:tr w:rsidR="00077E09" w14:paraId="72D4550B" w14:textId="77777777" w:rsidTr="00077E09">
        <w:tc>
          <w:tcPr>
            <w:tcW w:w="967" w:type="dxa"/>
          </w:tcPr>
          <w:p w14:paraId="6A360A51" w14:textId="13B412D6" w:rsidR="006C7E5B" w:rsidRDefault="00256590">
            <w:pPr>
              <w:spacing w:after="0" w:line="240" w:lineRule="auto"/>
              <w:rPr>
                <w:lang w:eastAsia="en-US"/>
              </w:rPr>
            </w:pPr>
            <w:ins w:id="129" w:author="Gates TEM" w:date="2025-03-26T10:22:00Z" w16du:dateUtc="2025-03-26T09:22:00Z">
              <w:r>
                <w:rPr>
                  <w:lang w:eastAsia="en-US"/>
                </w:rPr>
                <w:t>1</w:t>
              </w:r>
            </w:ins>
          </w:p>
        </w:tc>
        <w:tc>
          <w:tcPr>
            <w:tcW w:w="1818" w:type="dxa"/>
          </w:tcPr>
          <w:p w14:paraId="3636B60B" w14:textId="3E3A6E0F" w:rsidR="006C7E5B" w:rsidRDefault="005B1F66">
            <w:pPr>
              <w:spacing w:after="0" w:line="240" w:lineRule="auto"/>
              <w:rPr>
                <w:lang w:eastAsia="en-US"/>
              </w:rPr>
            </w:pPr>
            <w:ins w:id="130" w:author="Gates TEM" w:date="2025-03-26T10:23:00Z" w16du:dateUtc="2025-03-26T09:23:00Z">
              <w:r w:rsidRPr="00CB1172">
                <w:rPr>
                  <w:b/>
                  <w:lang w:val="en-US"/>
                </w:rPr>
                <w:t>DONFACK PASCAL</w:t>
              </w:r>
            </w:ins>
          </w:p>
        </w:tc>
        <w:tc>
          <w:tcPr>
            <w:tcW w:w="1710" w:type="dxa"/>
          </w:tcPr>
          <w:p w14:paraId="6BF29E0F" w14:textId="5FF01FA8" w:rsidR="006C7E5B" w:rsidRDefault="005B1F66">
            <w:pPr>
              <w:spacing w:after="0" w:line="240" w:lineRule="auto"/>
              <w:rPr>
                <w:lang w:eastAsia="en-US"/>
              </w:rPr>
            </w:pPr>
            <w:ins w:id="131" w:author="Gates TEM" w:date="2025-03-26T10:28:00Z" w16du:dateUtc="2025-03-26T09:28:00Z">
              <w:r>
                <w:rPr>
                  <w:lang w:eastAsia="en-US"/>
                </w:rPr>
                <w:t xml:space="preserve">Chef de groupe </w:t>
              </w:r>
            </w:ins>
          </w:p>
        </w:tc>
        <w:tc>
          <w:tcPr>
            <w:tcW w:w="2400" w:type="dxa"/>
          </w:tcPr>
          <w:p w14:paraId="4ADA75BF" w14:textId="77777777" w:rsidR="00077E09" w:rsidRPr="00077E09" w:rsidRDefault="00077E09" w:rsidP="00077E09">
            <w:pPr>
              <w:spacing w:after="0" w:line="240" w:lineRule="auto"/>
              <w:rPr>
                <w:ins w:id="132" w:author="Gates TEM" w:date="2025-03-26T10:46:00Z" w16du:dateUtc="2025-03-26T09:46:00Z"/>
                <w:sz w:val="24"/>
                <w:szCs w:val="24"/>
                <w:lang w:eastAsia="en-US"/>
                <w:rPrChange w:id="133" w:author="Gates TEM" w:date="2025-03-26T10:46:00Z" w16du:dateUtc="2025-03-26T09:46:00Z">
                  <w:rPr>
                    <w:ins w:id="134" w:author="Gates TEM" w:date="2025-03-26T10:46:00Z" w16du:dateUtc="2025-03-26T09:46:00Z"/>
                    <w:sz w:val="24"/>
                    <w:szCs w:val="24"/>
                    <w:lang w:val="en-US" w:eastAsia="en-US"/>
                  </w:rPr>
                </w:rPrChange>
              </w:rPr>
            </w:pPr>
            <w:ins w:id="135" w:author="Gates TEM" w:date="2025-03-26T10:46:00Z" w16du:dateUtc="2025-03-26T09:46:00Z">
              <w:r>
                <w:t>Coordination des tâches et suivi de l'avancement du projet</w:t>
              </w:r>
            </w:ins>
          </w:p>
          <w:p w14:paraId="55A68C06" w14:textId="77777777" w:rsidR="006C7E5B" w:rsidRDefault="006C7E5B">
            <w:pPr>
              <w:spacing w:after="0" w:line="240" w:lineRule="auto"/>
              <w:rPr>
                <w:lang w:eastAsia="en-US"/>
              </w:rPr>
            </w:pPr>
          </w:p>
        </w:tc>
        <w:tc>
          <w:tcPr>
            <w:tcW w:w="1332" w:type="dxa"/>
          </w:tcPr>
          <w:p w14:paraId="26835143" w14:textId="40271AC2" w:rsidR="006C7E5B" w:rsidRDefault="00077E09">
            <w:pPr>
              <w:spacing w:after="0" w:line="240" w:lineRule="auto"/>
              <w:rPr>
                <w:lang w:eastAsia="en-US"/>
              </w:rPr>
            </w:pPr>
            <w:ins w:id="136" w:author="Gates TEM" w:date="2025-03-26T10:49:00Z" w16du:dateUtc="2025-03-26T09:49:00Z">
              <w:r>
                <w:rPr>
                  <w:lang w:eastAsia="en-US"/>
                </w:rPr>
                <w:t>5</w:t>
              </w:r>
            </w:ins>
          </w:p>
        </w:tc>
        <w:tc>
          <w:tcPr>
            <w:tcW w:w="1407" w:type="dxa"/>
          </w:tcPr>
          <w:p w14:paraId="3B181843" w14:textId="77777777" w:rsidR="00077E09" w:rsidRDefault="00077E09" w:rsidP="00077E09">
            <w:pPr>
              <w:spacing w:after="0" w:line="240" w:lineRule="auto"/>
              <w:rPr>
                <w:ins w:id="137" w:author="Gates TEM" w:date="2025-03-26T10:52:00Z" w16du:dateUtc="2025-03-26T09:52:00Z"/>
                <w:sz w:val="24"/>
                <w:szCs w:val="24"/>
                <w:lang w:val="en-US" w:eastAsia="en-US"/>
              </w:rPr>
            </w:pPr>
            <w:ins w:id="138" w:author="Gates TEM" w:date="2025-03-26T10:52:00Z" w16du:dateUtc="2025-03-26T09:52:00Z">
              <w:r>
                <w:t>Très satisfaisant</w:t>
              </w:r>
            </w:ins>
          </w:p>
          <w:p w14:paraId="16D13469" w14:textId="77777777" w:rsidR="006C7E5B" w:rsidRDefault="006C7E5B">
            <w:pPr>
              <w:spacing w:after="0" w:line="240" w:lineRule="auto"/>
              <w:rPr>
                <w:lang w:eastAsia="en-US"/>
              </w:rPr>
            </w:pPr>
          </w:p>
        </w:tc>
      </w:tr>
      <w:tr w:rsidR="00077E09" w14:paraId="696251BB" w14:textId="77777777" w:rsidTr="00077E09">
        <w:tc>
          <w:tcPr>
            <w:tcW w:w="967" w:type="dxa"/>
          </w:tcPr>
          <w:p w14:paraId="56CF69FA" w14:textId="3836A541" w:rsidR="006C7E5B" w:rsidRDefault="00256590">
            <w:pPr>
              <w:spacing w:after="0" w:line="240" w:lineRule="auto"/>
              <w:rPr>
                <w:lang w:eastAsia="en-US"/>
              </w:rPr>
            </w:pPr>
            <w:ins w:id="139" w:author="Gates TEM" w:date="2025-03-26T10:22:00Z" w16du:dateUtc="2025-03-26T09:22:00Z">
              <w:r>
                <w:rPr>
                  <w:lang w:eastAsia="en-US"/>
                </w:rPr>
                <w:t>2</w:t>
              </w:r>
            </w:ins>
          </w:p>
        </w:tc>
        <w:tc>
          <w:tcPr>
            <w:tcW w:w="1818" w:type="dxa"/>
          </w:tcPr>
          <w:p w14:paraId="6E2173B5" w14:textId="566B6B2A" w:rsidR="006C7E5B" w:rsidRDefault="005B1F66">
            <w:pPr>
              <w:spacing w:after="0" w:line="240" w:lineRule="auto"/>
              <w:rPr>
                <w:lang w:eastAsia="en-US"/>
              </w:rPr>
            </w:pPr>
            <w:ins w:id="140" w:author="Gates TEM" w:date="2025-03-26T10:24:00Z" w16du:dateUtc="2025-03-26T09:24:00Z">
              <w:r w:rsidRPr="00CB1172">
                <w:rPr>
                  <w:b/>
                  <w:lang w:val="en-US"/>
                </w:rPr>
                <w:t>TEMGOUA FOBANKE</w:t>
              </w:r>
            </w:ins>
          </w:p>
        </w:tc>
        <w:tc>
          <w:tcPr>
            <w:tcW w:w="1710" w:type="dxa"/>
          </w:tcPr>
          <w:p w14:paraId="26852C9F" w14:textId="77777777" w:rsidR="00077E09" w:rsidRDefault="00077E09" w:rsidP="00077E09">
            <w:pPr>
              <w:spacing w:after="0" w:line="240" w:lineRule="auto"/>
              <w:rPr>
                <w:ins w:id="141" w:author="Gates TEM" w:date="2025-03-26T10:46:00Z" w16du:dateUtc="2025-03-26T09:46:00Z"/>
                <w:sz w:val="24"/>
                <w:szCs w:val="24"/>
                <w:lang w:val="en-US" w:eastAsia="en-US"/>
              </w:rPr>
            </w:pPr>
            <w:ins w:id="142" w:author="Gates TEM" w:date="2025-03-26T10:46:00Z" w16du:dateUtc="2025-03-26T09:46:00Z">
              <w:r>
                <w:t>Scrum Master</w:t>
              </w:r>
            </w:ins>
          </w:p>
          <w:p w14:paraId="1460E96F" w14:textId="77777777" w:rsidR="006C7E5B" w:rsidRDefault="006C7E5B">
            <w:pPr>
              <w:spacing w:after="0" w:line="240" w:lineRule="auto"/>
              <w:rPr>
                <w:lang w:eastAsia="en-US"/>
              </w:rPr>
            </w:pPr>
          </w:p>
        </w:tc>
        <w:tc>
          <w:tcPr>
            <w:tcW w:w="2400" w:type="dxa"/>
          </w:tcPr>
          <w:p w14:paraId="21E24C16" w14:textId="77777777" w:rsidR="00077E09" w:rsidRPr="00077E09" w:rsidRDefault="00077E09" w:rsidP="00077E09">
            <w:pPr>
              <w:spacing w:after="0" w:line="240" w:lineRule="auto"/>
              <w:rPr>
                <w:ins w:id="143" w:author="Gates TEM" w:date="2025-03-26T10:46:00Z" w16du:dateUtc="2025-03-26T09:46:00Z"/>
                <w:sz w:val="24"/>
                <w:szCs w:val="24"/>
                <w:lang w:eastAsia="en-US"/>
                <w:rPrChange w:id="144" w:author="Gates TEM" w:date="2025-03-26T10:46:00Z" w16du:dateUtc="2025-03-26T09:46:00Z">
                  <w:rPr>
                    <w:ins w:id="145" w:author="Gates TEM" w:date="2025-03-26T10:46:00Z" w16du:dateUtc="2025-03-26T09:46:00Z"/>
                    <w:sz w:val="24"/>
                    <w:szCs w:val="24"/>
                    <w:lang w:val="en-US" w:eastAsia="en-US"/>
                  </w:rPr>
                </w:rPrChange>
              </w:rPr>
            </w:pPr>
            <w:ins w:id="146" w:author="Gates TEM" w:date="2025-03-26T10:46:00Z" w16du:dateUtc="2025-03-26T09:46:00Z">
              <w:r>
                <w:t>Organisation des réunions de suivi et adaptation des tâches selon les besoins</w:t>
              </w:r>
            </w:ins>
          </w:p>
          <w:p w14:paraId="64E7F268" w14:textId="77777777" w:rsidR="006C7E5B" w:rsidRDefault="006C7E5B">
            <w:pPr>
              <w:spacing w:after="0" w:line="240" w:lineRule="auto"/>
              <w:rPr>
                <w:lang w:eastAsia="en-US"/>
              </w:rPr>
            </w:pPr>
          </w:p>
        </w:tc>
        <w:tc>
          <w:tcPr>
            <w:tcW w:w="1332" w:type="dxa"/>
          </w:tcPr>
          <w:p w14:paraId="35467D14" w14:textId="7361B705" w:rsidR="006C7E5B" w:rsidRDefault="00077E09">
            <w:pPr>
              <w:spacing w:after="0" w:line="240" w:lineRule="auto"/>
              <w:rPr>
                <w:lang w:eastAsia="en-US"/>
              </w:rPr>
            </w:pPr>
            <w:ins w:id="147" w:author="Gates TEM" w:date="2025-03-26T10:49:00Z" w16du:dateUtc="2025-03-26T09:49:00Z">
              <w:r>
                <w:rPr>
                  <w:lang w:eastAsia="en-US"/>
                </w:rPr>
                <w:t>4</w:t>
              </w:r>
            </w:ins>
          </w:p>
        </w:tc>
        <w:tc>
          <w:tcPr>
            <w:tcW w:w="1407" w:type="dxa"/>
          </w:tcPr>
          <w:p w14:paraId="70117A33" w14:textId="5676FAAB" w:rsidR="00077E09" w:rsidRDefault="00077E09" w:rsidP="00077E09">
            <w:pPr>
              <w:spacing w:after="0" w:line="240" w:lineRule="auto"/>
              <w:rPr>
                <w:ins w:id="148" w:author="Gates TEM" w:date="2025-03-26T10:52:00Z" w16du:dateUtc="2025-03-26T09:52:00Z"/>
                <w:sz w:val="24"/>
                <w:szCs w:val="24"/>
                <w:lang w:val="en-US" w:eastAsia="en-US"/>
              </w:rPr>
            </w:pPr>
            <w:ins w:id="149" w:author="Gates TEM" w:date="2025-03-26T10:52:00Z" w16du:dateUtc="2025-03-26T09:52:00Z">
              <w:r>
                <w:t>S</w:t>
              </w:r>
              <w:r>
                <w:t>atisfaisant</w:t>
              </w:r>
            </w:ins>
          </w:p>
          <w:p w14:paraId="6C3932E4" w14:textId="77777777" w:rsidR="006C7E5B" w:rsidRDefault="006C7E5B">
            <w:pPr>
              <w:spacing w:after="0" w:line="240" w:lineRule="auto"/>
              <w:rPr>
                <w:lang w:eastAsia="en-US"/>
              </w:rPr>
            </w:pPr>
          </w:p>
        </w:tc>
      </w:tr>
      <w:tr w:rsidR="00077E09" w14:paraId="4E941BFA" w14:textId="77777777" w:rsidTr="00077E09">
        <w:tc>
          <w:tcPr>
            <w:tcW w:w="967" w:type="dxa"/>
          </w:tcPr>
          <w:p w14:paraId="7BE66B57" w14:textId="73E7940E" w:rsidR="006C7E5B" w:rsidRDefault="00256590">
            <w:pPr>
              <w:spacing w:after="0" w:line="240" w:lineRule="auto"/>
              <w:rPr>
                <w:lang w:eastAsia="en-US"/>
              </w:rPr>
            </w:pPr>
            <w:ins w:id="150" w:author="Gates TEM" w:date="2025-03-26T10:22:00Z" w16du:dateUtc="2025-03-26T09:22:00Z">
              <w:r>
                <w:rPr>
                  <w:lang w:eastAsia="en-US"/>
                </w:rPr>
                <w:t>3</w:t>
              </w:r>
            </w:ins>
          </w:p>
        </w:tc>
        <w:tc>
          <w:tcPr>
            <w:tcW w:w="1818" w:type="dxa"/>
          </w:tcPr>
          <w:p w14:paraId="51B0E4D6" w14:textId="63A649F0" w:rsidR="006C7E5B" w:rsidRDefault="005B1F66">
            <w:pPr>
              <w:spacing w:after="0" w:line="240" w:lineRule="auto"/>
              <w:rPr>
                <w:lang w:eastAsia="en-US"/>
              </w:rPr>
            </w:pPr>
            <w:ins w:id="151" w:author="Gates TEM" w:date="2025-03-26T10:24:00Z" w16du:dateUtc="2025-03-26T09:24:00Z">
              <w:r w:rsidRPr="00CB1172">
                <w:rPr>
                  <w:b/>
                  <w:lang w:val="en-US"/>
                </w:rPr>
                <w:t>DJOUKOUO KALLA</w:t>
              </w:r>
            </w:ins>
          </w:p>
        </w:tc>
        <w:tc>
          <w:tcPr>
            <w:tcW w:w="1710" w:type="dxa"/>
          </w:tcPr>
          <w:p w14:paraId="369FBE62" w14:textId="77777777" w:rsidR="00077E09" w:rsidRDefault="00077E09" w:rsidP="00077E09">
            <w:pPr>
              <w:spacing w:after="0" w:line="240" w:lineRule="auto"/>
              <w:rPr>
                <w:ins w:id="152" w:author="Gates TEM" w:date="2025-03-26T10:47:00Z" w16du:dateUtc="2025-03-26T09:47:00Z"/>
                <w:sz w:val="24"/>
                <w:szCs w:val="24"/>
                <w:lang w:val="en-US" w:eastAsia="en-US"/>
              </w:rPr>
            </w:pPr>
            <w:ins w:id="153" w:author="Gates TEM" w:date="2025-03-26T10:47:00Z" w16du:dateUtc="2025-03-26T09:47:00Z">
              <w:r>
                <w:t>Testeur</w:t>
              </w:r>
            </w:ins>
          </w:p>
          <w:p w14:paraId="0A47C5E1" w14:textId="77777777" w:rsidR="006C7E5B" w:rsidRDefault="006C7E5B">
            <w:pPr>
              <w:spacing w:after="0" w:line="240" w:lineRule="auto"/>
              <w:rPr>
                <w:lang w:eastAsia="en-US"/>
              </w:rPr>
            </w:pPr>
          </w:p>
        </w:tc>
        <w:tc>
          <w:tcPr>
            <w:tcW w:w="2400" w:type="dxa"/>
          </w:tcPr>
          <w:p w14:paraId="4E55C67D" w14:textId="77777777" w:rsidR="00077E09" w:rsidRPr="00077E09" w:rsidRDefault="00077E09" w:rsidP="00077E09">
            <w:pPr>
              <w:spacing w:after="0" w:line="240" w:lineRule="auto"/>
              <w:rPr>
                <w:ins w:id="154" w:author="Gates TEM" w:date="2025-03-26T10:47:00Z" w16du:dateUtc="2025-03-26T09:47:00Z"/>
                <w:sz w:val="24"/>
                <w:szCs w:val="24"/>
                <w:lang w:eastAsia="en-US"/>
                <w:rPrChange w:id="155" w:author="Gates TEM" w:date="2025-03-26T10:47:00Z" w16du:dateUtc="2025-03-26T09:47:00Z">
                  <w:rPr>
                    <w:ins w:id="156" w:author="Gates TEM" w:date="2025-03-26T10:47:00Z" w16du:dateUtc="2025-03-26T09:47:00Z"/>
                    <w:sz w:val="24"/>
                    <w:szCs w:val="24"/>
                    <w:lang w:val="en-US" w:eastAsia="en-US"/>
                  </w:rPr>
                </w:rPrChange>
              </w:rPr>
            </w:pPr>
            <w:ins w:id="157" w:author="Gates TEM" w:date="2025-03-26T10:47:00Z" w16du:dateUtc="2025-03-26T09:47:00Z">
              <w:r>
                <w:t>Vérification et validation des résultats numériques obtenus pour Eq 01 et Eq 02</w:t>
              </w:r>
            </w:ins>
          </w:p>
          <w:p w14:paraId="7E7EFDEF" w14:textId="77777777" w:rsidR="006C7E5B" w:rsidRDefault="006C7E5B">
            <w:pPr>
              <w:spacing w:after="0" w:line="240" w:lineRule="auto"/>
              <w:rPr>
                <w:lang w:eastAsia="en-US"/>
              </w:rPr>
            </w:pPr>
          </w:p>
        </w:tc>
        <w:tc>
          <w:tcPr>
            <w:tcW w:w="1332" w:type="dxa"/>
          </w:tcPr>
          <w:p w14:paraId="1019B29F" w14:textId="73A64369" w:rsidR="006C7E5B" w:rsidRDefault="00077E09">
            <w:pPr>
              <w:spacing w:after="0" w:line="240" w:lineRule="auto"/>
              <w:rPr>
                <w:lang w:eastAsia="en-US"/>
              </w:rPr>
            </w:pPr>
            <w:ins w:id="158" w:author="Gates TEM" w:date="2025-03-26T10:50:00Z" w16du:dateUtc="2025-03-26T09:50:00Z">
              <w:r>
                <w:rPr>
                  <w:lang w:eastAsia="en-US"/>
                </w:rPr>
                <w:t>3</w:t>
              </w:r>
            </w:ins>
          </w:p>
        </w:tc>
        <w:tc>
          <w:tcPr>
            <w:tcW w:w="1407" w:type="dxa"/>
          </w:tcPr>
          <w:p w14:paraId="2BE2CA1F" w14:textId="77777777" w:rsidR="00077E09" w:rsidRDefault="00077E09" w:rsidP="00077E09">
            <w:pPr>
              <w:spacing w:after="0" w:line="240" w:lineRule="auto"/>
              <w:rPr>
                <w:ins w:id="159" w:author="Gates TEM" w:date="2025-03-26T10:51:00Z" w16du:dateUtc="2025-03-26T09:51:00Z"/>
                <w:sz w:val="24"/>
                <w:szCs w:val="24"/>
                <w:lang w:val="en-US" w:eastAsia="en-US"/>
              </w:rPr>
            </w:pPr>
            <w:ins w:id="160" w:author="Gates TEM" w:date="2025-03-26T10:51:00Z" w16du:dateUtc="2025-03-26T09:51:00Z">
              <w:r>
                <w:t>Très satisfaisant</w:t>
              </w:r>
            </w:ins>
          </w:p>
          <w:p w14:paraId="44E63535" w14:textId="77777777" w:rsidR="006C7E5B" w:rsidRDefault="006C7E5B">
            <w:pPr>
              <w:spacing w:after="0" w:line="240" w:lineRule="auto"/>
              <w:rPr>
                <w:lang w:eastAsia="en-US"/>
              </w:rPr>
            </w:pPr>
          </w:p>
        </w:tc>
      </w:tr>
      <w:tr w:rsidR="00077E09" w14:paraId="0CA0ECA9" w14:textId="77777777" w:rsidTr="00077E09">
        <w:tc>
          <w:tcPr>
            <w:tcW w:w="967" w:type="dxa"/>
          </w:tcPr>
          <w:p w14:paraId="23022AFA" w14:textId="57B87966" w:rsidR="006C7E5B" w:rsidRDefault="00256590">
            <w:pPr>
              <w:spacing w:after="0" w:line="240" w:lineRule="auto"/>
              <w:rPr>
                <w:lang w:eastAsia="en-US"/>
              </w:rPr>
            </w:pPr>
            <w:ins w:id="161" w:author="Gates TEM" w:date="2025-03-26T10:22:00Z" w16du:dateUtc="2025-03-26T09:22:00Z">
              <w:r>
                <w:rPr>
                  <w:lang w:eastAsia="en-US"/>
                </w:rPr>
                <w:t>4</w:t>
              </w:r>
            </w:ins>
          </w:p>
        </w:tc>
        <w:tc>
          <w:tcPr>
            <w:tcW w:w="1818" w:type="dxa"/>
          </w:tcPr>
          <w:p w14:paraId="2537748A" w14:textId="1CACB7FD" w:rsidR="006C7E5B" w:rsidRDefault="005B1F66">
            <w:pPr>
              <w:spacing w:after="0" w:line="240" w:lineRule="auto"/>
              <w:rPr>
                <w:lang w:eastAsia="en-US"/>
              </w:rPr>
            </w:pPr>
            <w:ins w:id="162" w:author="Gates TEM" w:date="2025-03-26T10:25:00Z" w16du:dateUtc="2025-03-26T09:25:00Z">
              <w:r w:rsidRPr="00CB1172">
                <w:rPr>
                  <w:b/>
                  <w:lang w:val="en-US"/>
                </w:rPr>
                <w:t>FEKE JIMMY</w:t>
              </w:r>
            </w:ins>
          </w:p>
        </w:tc>
        <w:tc>
          <w:tcPr>
            <w:tcW w:w="1710" w:type="dxa"/>
          </w:tcPr>
          <w:p w14:paraId="20182FAB" w14:textId="77777777" w:rsidR="00077E09" w:rsidRDefault="00077E09" w:rsidP="00077E09">
            <w:pPr>
              <w:spacing w:after="0" w:line="240" w:lineRule="auto"/>
              <w:rPr>
                <w:ins w:id="163" w:author="Gates TEM" w:date="2025-03-26T10:47:00Z" w16du:dateUtc="2025-03-26T09:47:00Z"/>
                <w:sz w:val="24"/>
                <w:szCs w:val="24"/>
                <w:lang w:val="en-US" w:eastAsia="en-US"/>
              </w:rPr>
            </w:pPr>
            <w:ins w:id="164" w:author="Gates TEM" w:date="2025-03-26T10:47:00Z" w16du:dateUtc="2025-03-26T09:47:00Z">
              <w:r>
                <w:t>Développeur</w:t>
              </w:r>
            </w:ins>
          </w:p>
          <w:p w14:paraId="5B7EA30E" w14:textId="77777777" w:rsidR="006C7E5B" w:rsidRDefault="006C7E5B">
            <w:pPr>
              <w:spacing w:after="0" w:line="240" w:lineRule="auto"/>
              <w:rPr>
                <w:lang w:eastAsia="en-US"/>
              </w:rPr>
            </w:pPr>
          </w:p>
        </w:tc>
        <w:tc>
          <w:tcPr>
            <w:tcW w:w="2400" w:type="dxa"/>
          </w:tcPr>
          <w:p w14:paraId="1C5A4131" w14:textId="77777777" w:rsidR="00077E09" w:rsidRPr="00077E09" w:rsidRDefault="00077E09" w:rsidP="00077E09">
            <w:pPr>
              <w:spacing w:after="0" w:line="240" w:lineRule="auto"/>
              <w:rPr>
                <w:ins w:id="165" w:author="Gates TEM" w:date="2025-03-26T10:47:00Z" w16du:dateUtc="2025-03-26T09:47:00Z"/>
                <w:sz w:val="24"/>
                <w:szCs w:val="24"/>
                <w:lang w:eastAsia="en-US"/>
                <w:rPrChange w:id="166" w:author="Gates TEM" w:date="2025-03-26T10:47:00Z" w16du:dateUtc="2025-03-26T09:47:00Z">
                  <w:rPr>
                    <w:ins w:id="167" w:author="Gates TEM" w:date="2025-03-26T10:47:00Z" w16du:dateUtc="2025-03-26T09:47:00Z"/>
                    <w:sz w:val="24"/>
                    <w:szCs w:val="24"/>
                    <w:lang w:val="en-US" w:eastAsia="en-US"/>
                  </w:rPr>
                </w:rPrChange>
              </w:rPr>
            </w:pPr>
            <w:ins w:id="168" w:author="Gates TEM" w:date="2025-03-26T10:47:00Z" w16du:dateUtc="2025-03-26T09:47:00Z">
              <w:r>
                <w:t>Implémentation de la méthode des différences finies pour Eq 02 en Python</w:t>
              </w:r>
            </w:ins>
          </w:p>
          <w:p w14:paraId="24423085" w14:textId="77777777" w:rsidR="006C7E5B" w:rsidRDefault="006C7E5B">
            <w:pPr>
              <w:spacing w:after="0" w:line="240" w:lineRule="auto"/>
              <w:rPr>
                <w:lang w:eastAsia="en-US"/>
              </w:rPr>
            </w:pPr>
          </w:p>
        </w:tc>
        <w:tc>
          <w:tcPr>
            <w:tcW w:w="1332" w:type="dxa"/>
          </w:tcPr>
          <w:p w14:paraId="77C2D755" w14:textId="4C809D3D" w:rsidR="006C7E5B" w:rsidRDefault="00077E09">
            <w:pPr>
              <w:spacing w:after="0" w:line="240" w:lineRule="auto"/>
              <w:rPr>
                <w:lang w:eastAsia="en-US"/>
              </w:rPr>
            </w:pPr>
            <w:ins w:id="169" w:author="Gates TEM" w:date="2025-03-26T10:49:00Z" w16du:dateUtc="2025-03-26T09:49:00Z">
              <w:r>
                <w:rPr>
                  <w:lang w:eastAsia="en-US"/>
                </w:rPr>
                <w:t>4</w:t>
              </w:r>
            </w:ins>
          </w:p>
        </w:tc>
        <w:tc>
          <w:tcPr>
            <w:tcW w:w="1407" w:type="dxa"/>
          </w:tcPr>
          <w:p w14:paraId="4434841D" w14:textId="0514DDB4" w:rsidR="00077E09" w:rsidRDefault="00077E09" w:rsidP="00077E09">
            <w:pPr>
              <w:spacing w:after="0" w:line="240" w:lineRule="auto"/>
              <w:rPr>
                <w:ins w:id="170" w:author="Gates TEM" w:date="2025-03-26T10:51:00Z" w16du:dateUtc="2025-03-26T09:51:00Z"/>
                <w:sz w:val="24"/>
                <w:szCs w:val="24"/>
                <w:lang w:val="en-US" w:eastAsia="en-US"/>
              </w:rPr>
            </w:pPr>
            <w:ins w:id="171" w:author="Gates TEM" w:date="2025-03-26T10:51:00Z" w16du:dateUtc="2025-03-26T09:51:00Z">
              <w:r>
                <w:t>S</w:t>
              </w:r>
              <w:r>
                <w:t>atisfaisant</w:t>
              </w:r>
            </w:ins>
          </w:p>
          <w:p w14:paraId="08CBC714" w14:textId="77777777" w:rsidR="006C7E5B" w:rsidRDefault="006C7E5B">
            <w:pPr>
              <w:spacing w:after="0" w:line="240" w:lineRule="auto"/>
              <w:rPr>
                <w:lang w:eastAsia="en-US"/>
              </w:rPr>
            </w:pPr>
          </w:p>
        </w:tc>
      </w:tr>
      <w:tr w:rsidR="00077E09" w14:paraId="796733A2" w14:textId="77777777" w:rsidTr="00077E09">
        <w:trPr>
          <w:ins w:id="172" w:author="Gates TEM" w:date="2025-03-26T10:22:00Z" w16du:dateUtc="2025-03-26T09:22:00Z"/>
        </w:trPr>
        <w:tc>
          <w:tcPr>
            <w:tcW w:w="967" w:type="dxa"/>
          </w:tcPr>
          <w:p w14:paraId="6076BB2D" w14:textId="56CEA9FE" w:rsidR="005B1F66" w:rsidRDefault="005B1F66">
            <w:pPr>
              <w:spacing w:after="0" w:line="240" w:lineRule="auto"/>
              <w:rPr>
                <w:ins w:id="173" w:author="Gates TEM" w:date="2025-03-26T10:22:00Z" w16du:dateUtc="2025-03-26T09:22:00Z"/>
                <w:lang w:eastAsia="en-US"/>
              </w:rPr>
            </w:pPr>
            <w:ins w:id="174" w:author="Gates TEM" w:date="2025-03-26T10:22:00Z" w16du:dateUtc="2025-03-26T09:22:00Z">
              <w:r>
                <w:rPr>
                  <w:lang w:eastAsia="en-US"/>
                </w:rPr>
                <w:t>5</w:t>
              </w:r>
            </w:ins>
          </w:p>
        </w:tc>
        <w:tc>
          <w:tcPr>
            <w:tcW w:w="1818" w:type="dxa"/>
          </w:tcPr>
          <w:p w14:paraId="45F7896F" w14:textId="1753C8BB" w:rsidR="005B1F66" w:rsidRDefault="005B1F66">
            <w:pPr>
              <w:spacing w:after="0" w:line="240" w:lineRule="auto"/>
              <w:rPr>
                <w:ins w:id="175" w:author="Gates TEM" w:date="2025-03-26T10:22:00Z" w16du:dateUtc="2025-03-26T09:22:00Z"/>
                <w:lang w:eastAsia="en-US"/>
              </w:rPr>
            </w:pPr>
            <w:ins w:id="176" w:author="Gates TEM" w:date="2025-03-26T10:25:00Z" w16du:dateUtc="2025-03-26T09:25:00Z">
              <w:r w:rsidRPr="00CB1172">
                <w:rPr>
                  <w:b/>
                  <w:lang w:val="en-US"/>
                </w:rPr>
                <w:t>MBOLANG TIDANG</w:t>
              </w:r>
            </w:ins>
          </w:p>
        </w:tc>
        <w:tc>
          <w:tcPr>
            <w:tcW w:w="1710" w:type="dxa"/>
          </w:tcPr>
          <w:p w14:paraId="57B44B7D" w14:textId="77777777" w:rsidR="00077E09" w:rsidRDefault="00077E09" w:rsidP="00077E09">
            <w:pPr>
              <w:spacing w:after="0" w:line="240" w:lineRule="auto"/>
              <w:rPr>
                <w:ins w:id="177" w:author="Gates TEM" w:date="2025-03-26T10:47:00Z" w16du:dateUtc="2025-03-26T09:47:00Z"/>
                <w:sz w:val="24"/>
                <w:szCs w:val="24"/>
                <w:lang w:val="en-US" w:eastAsia="en-US"/>
              </w:rPr>
            </w:pPr>
            <w:ins w:id="178" w:author="Gates TEM" w:date="2025-03-26T10:47:00Z" w16du:dateUtc="2025-03-26T09:47:00Z">
              <w:r>
                <w:t>Analyste</w:t>
              </w:r>
            </w:ins>
          </w:p>
          <w:p w14:paraId="44604A3B" w14:textId="77777777" w:rsidR="005B1F66" w:rsidRDefault="005B1F66">
            <w:pPr>
              <w:spacing w:after="0" w:line="240" w:lineRule="auto"/>
              <w:rPr>
                <w:ins w:id="179" w:author="Gates TEM" w:date="2025-03-26T10:22:00Z" w16du:dateUtc="2025-03-26T09:22:00Z"/>
                <w:lang w:eastAsia="en-US"/>
              </w:rPr>
            </w:pPr>
          </w:p>
        </w:tc>
        <w:tc>
          <w:tcPr>
            <w:tcW w:w="2400" w:type="dxa"/>
          </w:tcPr>
          <w:p w14:paraId="6131560C" w14:textId="77777777" w:rsidR="00077E09" w:rsidRPr="00077E09" w:rsidRDefault="00077E09" w:rsidP="00077E09">
            <w:pPr>
              <w:spacing w:after="0" w:line="240" w:lineRule="auto"/>
              <w:rPr>
                <w:ins w:id="180" w:author="Gates TEM" w:date="2025-03-26T10:47:00Z" w16du:dateUtc="2025-03-26T09:47:00Z"/>
                <w:sz w:val="24"/>
                <w:szCs w:val="24"/>
                <w:lang w:eastAsia="en-US"/>
                <w:rPrChange w:id="181" w:author="Gates TEM" w:date="2025-03-26T10:47:00Z" w16du:dateUtc="2025-03-26T09:47:00Z">
                  <w:rPr>
                    <w:ins w:id="182" w:author="Gates TEM" w:date="2025-03-26T10:47:00Z" w16du:dateUtc="2025-03-26T09:47:00Z"/>
                    <w:sz w:val="24"/>
                    <w:szCs w:val="24"/>
                    <w:lang w:val="en-US" w:eastAsia="en-US"/>
                  </w:rPr>
                </w:rPrChange>
              </w:rPr>
            </w:pPr>
            <w:ins w:id="183" w:author="Gates TEM" w:date="2025-03-26T10:47:00Z" w16du:dateUtc="2025-03-26T09:47:00Z">
              <w:r>
                <w:t>Analyse de la stabilité et de la précision des méthodes utilisées</w:t>
              </w:r>
            </w:ins>
          </w:p>
          <w:p w14:paraId="3D0C8A48" w14:textId="77777777" w:rsidR="005B1F66" w:rsidRDefault="005B1F66">
            <w:pPr>
              <w:spacing w:after="0" w:line="240" w:lineRule="auto"/>
              <w:rPr>
                <w:ins w:id="184" w:author="Gates TEM" w:date="2025-03-26T10:22:00Z" w16du:dateUtc="2025-03-26T09:22:00Z"/>
                <w:lang w:eastAsia="en-US"/>
              </w:rPr>
            </w:pPr>
          </w:p>
        </w:tc>
        <w:tc>
          <w:tcPr>
            <w:tcW w:w="1332" w:type="dxa"/>
          </w:tcPr>
          <w:p w14:paraId="2521C59F" w14:textId="210ADB87" w:rsidR="005B1F66" w:rsidRDefault="00077E09">
            <w:pPr>
              <w:spacing w:after="0" w:line="240" w:lineRule="auto"/>
              <w:rPr>
                <w:ins w:id="185" w:author="Gates TEM" w:date="2025-03-26T10:22:00Z" w16du:dateUtc="2025-03-26T09:22:00Z"/>
                <w:lang w:eastAsia="en-US"/>
              </w:rPr>
            </w:pPr>
            <w:ins w:id="186" w:author="Gates TEM" w:date="2025-03-26T10:50:00Z" w16du:dateUtc="2025-03-26T09:50:00Z">
              <w:r>
                <w:rPr>
                  <w:lang w:eastAsia="en-US"/>
                </w:rPr>
                <w:t>3</w:t>
              </w:r>
            </w:ins>
          </w:p>
        </w:tc>
        <w:tc>
          <w:tcPr>
            <w:tcW w:w="1407" w:type="dxa"/>
          </w:tcPr>
          <w:p w14:paraId="7786C43E" w14:textId="2A45D8DE" w:rsidR="00077E09" w:rsidRDefault="00077E09" w:rsidP="00077E09">
            <w:pPr>
              <w:spacing w:after="0" w:line="240" w:lineRule="auto"/>
              <w:rPr>
                <w:ins w:id="187" w:author="Gates TEM" w:date="2025-03-26T10:51:00Z" w16du:dateUtc="2025-03-26T09:51:00Z"/>
                <w:sz w:val="24"/>
                <w:szCs w:val="24"/>
                <w:lang w:val="en-US" w:eastAsia="en-US"/>
              </w:rPr>
            </w:pPr>
            <w:ins w:id="188" w:author="Gates TEM" w:date="2025-03-26T10:51:00Z" w16du:dateUtc="2025-03-26T09:51:00Z">
              <w:r>
                <w:t>S</w:t>
              </w:r>
              <w:r>
                <w:t>atisfaisant</w:t>
              </w:r>
            </w:ins>
          </w:p>
          <w:p w14:paraId="1BA739F5" w14:textId="77777777" w:rsidR="005B1F66" w:rsidRDefault="005B1F66">
            <w:pPr>
              <w:spacing w:after="0" w:line="240" w:lineRule="auto"/>
              <w:rPr>
                <w:ins w:id="189" w:author="Gates TEM" w:date="2025-03-26T10:22:00Z" w16du:dateUtc="2025-03-26T09:22:00Z"/>
                <w:lang w:eastAsia="en-US"/>
              </w:rPr>
            </w:pPr>
          </w:p>
        </w:tc>
      </w:tr>
      <w:tr w:rsidR="00077E09" w14:paraId="216BAFAF" w14:textId="77777777" w:rsidTr="00077E09">
        <w:trPr>
          <w:ins w:id="190" w:author="Gates TEM" w:date="2025-03-26T10:22:00Z" w16du:dateUtc="2025-03-26T09:22:00Z"/>
        </w:trPr>
        <w:tc>
          <w:tcPr>
            <w:tcW w:w="967" w:type="dxa"/>
          </w:tcPr>
          <w:p w14:paraId="336A56F1" w14:textId="0C00D9EF" w:rsidR="005B1F66" w:rsidRDefault="005B1F66">
            <w:pPr>
              <w:spacing w:after="0" w:line="240" w:lineRule="auto"/>
              <w:rPr>
                <w:ins w:id="191" w:author="Gates TEM" w:date="2025-03-26T10:22:00Z" w16du:dateUtc="2025-03-26T09:22:00Z"/>
                <w:lang w:eastAsia="en-US"/>
              </w:rPr>
            </w:pPr>
            <w:ins w:id="192" w:author="Gates TEM" w:date="2025-03-26T10:22:00Z" w16du:dateUtc="2025-03-26T09:22:00Z">
              <w:r>
                <w:rPr>
                  <w:lang w:eastAsia="en-US"/>
                </w:rPr>
                <w:t>6</w:t>
              </w:r>
            </w:ins>
          </w:p>
        </w:tc>
        <w:tc>
          <w:tcPr>
            <w:tcW w:w="1818" w:type="dxa"/>
          </w:tcPr>
          <w:p w14:paraId="119633AB" w14:textId="1F3AD6B3" w:rsidR="005B1F66" w:rsidRDefault="005B1F66">
            <w:pPr>
              <w:spacing w:after="0" w:line="240" w:lineRule="auto"/>
              <w:rPr>
                <w:ins w:id="193" w:author="Gates TEM" w:date="2025-03-26T10:22:00Z" w16du:dateUtc="2025-03-26T09:22:00Z"/>
                <w:lang w:eastAsia="en-US"/>
              </w:rPr>
            </w:pPr>
            <w:ins w:id="194" w:author="Gates TEM" w:date="2025-03-26T10:26:00Z" w16du:dateUtc="2025-03-26T09:26:00Z">
              <w:r w:rsidRPr="00CB1172">
                <w:rPr>
                  <w:b/>
                  <w:lang w:val="en-US"/>
                </w:rPr>
                <w:t>TIWA TIOTSAP</w:t>
              </w:r>
            </w:ins>
          </w:p>
        </w:tc>
        <w:tc>
          <w:tcPr>
            <w:tcW w:w="1710" w:type="dxa"/>
          </w:tcPr>
          <w:p w14:paraId="2E3BE39E" w14:textId="77777777" w:rsidR="00077E09" w:rsidRDefault="00077E09" w:rsidP="00077E09">
            <w:pPr>
              <w:spacing w:after="0" w:line="240" w:lineRule="auto"/>
              <w:rPr>
                <w:ins w:id="195" w:author="Gates TEM" w:date="2025-03-26T10:48:00Z" w16du:dateUtc="2025-03-26T09:48:00Z"/>
                <w:sz w:val="24"/>
                <w:szCs w:val="24"/>
                <w:lang w:val="en-US" w:eastAsia="en-US"/>
              </w:rPr>
            </w:pPr>
            <w:ins w:id="196" w:author="Gates TEM" w:date="2025-03-26T10:48:00Z" w16du:dateUtc="2025-03-26T09:48:00Z">
              <w:r>
                <w:t>Rapporteur</w:t>
              </w:r>
            </w:ins>
          </w:p>
          <w:p w14:paraId="4A48F1F9" w14:textId="77777777" w:rsidR="005B1F66" w:rsidRDefault="005B1F66">
            <w:pPr>
              <w:spacing w:after="0" w:line="240" w:lineRule="auto"/>
              <w:rPr>
                <w:ins w:id="197" w:author="Gates TEM" w:date="2025-03-26T10:22:00Z" w16du:dateUtc="2025-03-26T09:22:00Z"/>
                <w:lang w:eastAsia="en-US"/>
              </w:rPr>
            </w:pPr>
          </w:p>
        </w:tc>
        <w:tc>
          <w:tcPr>
            <w:tcW w:w="2400" w:type="dxa"/>
          </w:tcPr>
          <w:p w14:paraId="6890DB33" w14:textId="77777777" w:rsidR="00077E09" w:rsidRPr="00077E09" w:rsidRDefault="00077E09" w:rsidP="00077E09">
            <w:pPr>
              <w:spacing w:after="0" w:line="240" w:lineRule="auto"/>
              <w:rPr>
                <w:ins w:id="198" w:author="Gates TEM" w:date="2025-03-26T10:48:00Z" w16du:dateUtc="2025-03-26T09:48:00Z"/>
                <w:sz w:val="24"/>
                <w:szCs w:val="24"/>
                <w:lang w:eastAsia="en-US"/>
                <w:rPrChange w:id="199" w:author="Gates TEM" w:date="2025-03-26T10:48:00Z" w16du:dateUtc="2025-03-26T09:48:00Z">
                  <w:rPr>
                    <w:ins w:id="200" w:author="Gates TEM" w:date="2025-03-26T10:48:00Z" w16du:dateUtc="2025-03-26T09:48:00Z"/>
                    <w:sz w:val="24"/>
                    <w:szCs w:val="24"/>
                    <w:lang w:val="en-US" w:eastAsia="en-US"/>
                  </w:rPr>
                </w:rPrChange>
              </w:rPr>
            </w:pPr>
            <w:ins w:id="201" w:author="Gates TEM" w:date="2025-03-26T10:48:00Z" w16du:dateUtc="2025-03-26T09:48:00Z">
              <w:r>
                <w:t>Rédaction du rapport final expliquant la méthodologie et les résultats obtenus</w:t>
              </w:r>
            </w:ins>
          </w:p>
          <w:p w14:paraId="6B77C8E7" w14:textId="5B8C9743" w:rsidR="005B1F66" w:rsidRDefault="005B1F66">
            <w:pPr>
              <w:spacing w:after="0" w:line="240" w:lineRule="auto"/>
              <w:rPr>
                <w:ins w:id="202" w:author="Gates TEM" w:date="2025-03-26T10:22:00Z" w16du:dateUtc="2025-03-26T09:22:00Z"/>
                <w:lang w:eastAsia="en-US"/>
              </w:rPr>
            </w:pPr>
          </w:p>
        </w:tc>
        <w:tc>
          <w:tcPr>
            <w:tcW w:w="1332" w:type="dxa"/>
          </w:tcPr>
          <w:p w14:paraId="6D6331E3" w14:textId="653AC8A9" w:rsidR="005B1F66" w:rsidRDefault="00077E09">
            <w:pPr>
              <w:spacing w:after="0" w:line="240" w:lineRule="auto"/>
              <w:rPr>
                <w:ins w:id="203" w:author="Gates TEM" w:date="2025-03-26T10:22:00Z" w16du:dateUtc="2025-03-26T09:22:00Z"/>
                <w:lang w:eastAsia="en-US"/>
              </w:rPr>
            </w:pPr>
            <w:ins w:id="204" w:author="Gates TEM" w:date="2025-03-26T10:50:00Z" w16du:dateUtc="2025-03-26T09:50:00Z">
              <w:r>
                <w:rPr>
                  <w:lang w:eastAsia="en-US"/>
                </w:rPr>
                <w:t>3</w:t>
              </w:r>
            </w:ins>
          </w:p>
        </w:tc>
        <w:tc>
          <w:tcPr>
            <w:tcW w:w="1407" w:type="dxa"/>
          </w:tcPr>
          <w:p w14:paraId="5F28970C" w14:textId="77777777" w:rsidR="00077E09" w:rsidRDefault="00077E09" w:rsidP="00077E09">
            <w:pPr>
              <w:spacing w:after="0" w:line="240" w:lineRule="auto"/>
              <w:rPr>
                <w:ins w:id="205" w:author="Gates TEM" w:date="2025-03-26T10:51:00Z" w16du:dateUtc="2025-03-26T09:51:00Z"/>
                <w:sz w:val="24"/>
                <w:szCs w:val="24"/>
                <w:lang w:val="en-US" w:eastAsia="en-US"/>
              </w:rPr>
            </w:pPr>
            <w:ins w:id="206" w:author="Gates TEM" w:date="2025-03-26T10:51:00Z" w16du:dateUtc="2025-03-26T09:51:00Z">
              <w:r>
                <w:t>Très satisfaisant</w:t>
              </w:r>
            </w:ins>
          </w:p>
          <w:p w14:paraId="117DC7EE" w14:textId="5A95460F" w:rsidR="005B1F66" w:rsidRDefault="005B1F66">
            <w:pPr>
              <w:spacing w:after="0" w:line="240" w:lineRule="auto"/>
              <w:rPr>
                <w:ins w:id="207" w:author="Gates TEM" w:date="2025-03-26T10:22:00Z" w16du:dateUtc="2025-03-26T09:22:00Z"/>
                <w:lang w:eastAsia="en-US"/>
              </w:rPr>
            </w:pPr>
          </w:p>
        </w:tc>
      </w:tr>
      <w:tr w:rsidR="00077E09" w14:paraId="0BD10FE1" w14:textId="77777777" w:rsidTr="00077E09">
        <w:tblPrEx>
          <w:tblW w:w="9634" w:type="dxa"/>
          <w:tblPrExChange w:id="208" w:author="Gates TEM" w:date="2025-03-26T10:54:00Z" w16du:dateUtc="2025-03-26T09:54:00Z">
            <w:tblPrEx>
              <w:tblW w:w="9634" w:type="dxa"/>
            </w:tblPrEx>
          </w:tblPrExChange>
        </w:tblPrEx>
        <w:trPr>
          <w:ins w:id="209" w:author="Gates TEM" w:date="2025-03-26T10:26:00Z" w16du:dateUtc="2025-03-26T09:26:00Z"/>
        </w:trPr>
        <w:tc>
          <w:tcPr>
            <w:tcW w:w="967" w:type="dxa"/>
            <w:tcPrChange w:id="210" w:author="Gates TEM" w:date="2025-03-26T10:54:00Z" w16du:dateUtc="2025-03-26T09:54:00Z">
              <w:tcPr>
                <w:tcW w:w="625" w:type="dxa"/>
              </w:tcPr>
            </w:tcPrChange>
          </w:tcPr>
          <w:p w14:paraId="4CAD912C" w14:textId="3688705B" w:rsidR="005B1F66" w:rsidRDefault="005B1F66">
            <w:pPr>
              <w:spacing w:after="0" w:line="240" w:lineRule="auto"/>
              <w:rPr>
                <w:ins w:id="211" w:author="Gates TEM" w:date="2025-03-26T10:26:00Z" w16du:dateUtc="2025-03-26T09:26:00Z"/>
                <w:lang w:eastAsia="en-US"/>
              </w:rPr>
            </w:pPr>
            <w:ins w:id="212" w:author="Gates TEM" w:date="2025-03-26T10:26:00Z" w16du:dateUtc="2025-03-26T09:26:00Z">
              <w:r>
                <w:rPr>
                  <w:lang w:eastAsia="en-US"/>
                </w:rPr>
                <w:t>7</w:t>
              </w:r>
            </w:ins>
          </w:p>
        </w:tc>
        <w:tc>
          <w:tcPr>
            <w:tcW w:w="1818" w:type="dxa"/>
            <w:tcPrChange w:id="213" w:author="Gates TEM" w:date="2025-03-26T10:54:00Z" w16du:dateUtc="2025-03-26T09:54:00Z">
              <w:tcPr>
                <w:tcW w:w="2031" w:type="dxa"/>
                <w:gridSpan w:val="3"/>
              </w:tcPr>
            </w:tcPrChange>
          </w:tcPr>
          <w:p w14:paraId="39A71263" w14:textId="12808BB3" w:rsidR="005B1F66" w:rsidRDefault="005B1F66">
            <w:pPr>
              <w:spacing w:after="0" w:line="240" w:lineRule="auto"/>
              <w:rPr>
                <w:ins w:id="214" w:author="Gates TEM" w:date="2025-03-26T10:26:00Z" w16du:dateUtc="2025-03-26T09:26:00Z"/>
                <w:lang w:eastAsia="en-US"/>
              </w:rPr>
            </w:pPr>
            <w:ins w:id="215" w:author="Gates TEM" w:date="2025-03-26T10:26:00Z" w16du:dateUtc="2025-03-26T09:26:00Z">
              <w:r w:rsidRPr="00CB1172">
                <w:rPr>
                  <w:b/>
                  <w:lang w:val="en-US"/>
                </w:rPr>
                <w:t>WESSIBASSIEBAH II</w:t>
              </w:r>
            </w:ins>
          </w:p>
        </w:tc>
        <w:tc>
          <w:tcPr>
            <w:tcW w:w="1710" w:type="dxa"/>
            <w:tcPrChange w:id="216" w:author="Gates TEM" w:date="2025-03-26T10:54:00Z" w16du:dateUtc="2025-03-26T09:54:00Z">
              <w:tcPr>
                <w:tcW w:w="1327" w:type="dxa"/>
                <w:gridSpan w:val="2"/>
              </w:tcPr>
            </w:tcPrChange>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5"/>
              <w:gridCol w:w="81"/>
            </w:tblGrid>
            <w:tr w:rsidR="00077E09" w:rsidRPr="00077E09" w14:paraId="0315EBB9" w14:textId="77777777" w:rsidTr="00077E09">
              <w:trPr>
                <w:tblCellSpacing w:w="15" w:type="dxa"/>
                <w:ins w:id="217" w:author="Gates TEM" w:date="2025-03-26T10:48:00Z" w16du:dateUtc="2025-03-26T09:48:00Z"/>
              </w:trPr>
              <w:tc>
                <w:tcPr>
                  <w:tcW w:w="0" w:type="auto"/>
                  <w:vAlign w:val="center"/>
                  <w:hideMark/>
                </w:tcPr>
                <w:p w14:paraId="14529A3C" w14:textId="77777777" w:rsidR="00077E09" w:rsidRPr="00077E09" w:rsidRDefault="00077E09" w:rsidP="00077E09">
                  <w:pPr>
                    <w:spacing w:after="0" w:line="240" w:lineRule="auto"/>
                    <w:jc w:val="left"/>
                    <w:rPr>
                      <w:ins w:id="218" w:author="Gates TEM" w:date="2025-03-26T10:48:00Z" w16du:dateUtc="2025-03-26T09:48:00Z"/>
                      <w:rFonts w:ascii="Times New Roman" w:eastAsia="Times New Roman" w:hAnsi="Times New Roman" w:cs="Times New Roman"/>
                      <w:sz w:val="24"/>
                      <w:szCs w:val="24"/>
                      <w:lang w:val="en-US" w:eastAsia="en-US"/>
                    </w:rPr>
                  </w:pPr>
                  <w:ins w:id="219" w:author="Gates TEM" w:date="2025-03-26T10:48:00Z" w16du:dateUtc="2025-03-26T09:48:00Z">
                    <w:r w:rsidRPr="00077E09">
                      <w:rPr>
                        <w:rFonts w:ascii="Times New Roman" w:eastAsia="Times New Roman" w:hAnsi="Times New Roman" w:cs="Times New Roman"/>
                        <w:sz w:val="24"/>
                        <w:szCs w:val="24"/>
                        <w:lang w:val="en-US" w:eastAsia="en-US"/>
                      </w:rPr>
                      <w:t>Développeur</w:t>
                    </w:r>
                  </w:ins>
                </w:p>
              </w:tc>
              <w:tc>
                <w:tcPr>
                  <w:tcW w:w="0" w:type="auto"/>
                  <w:vAlign w:val="center"/>
                  <w:hideMark/>
                </w:tcPr>
                <w:p w14:paraId="3FF3B28F" w14:textId="77777777" w:rsidR="00077E09" w:rsidRPr="00077E09" w:rsidRDefault="00077E09" w:rsidP="00077E09">
                  <w:pPr>
                    <w:spacing w:after="0" w:line="240" w:lineRule="auto"/>
                    <w:jc w:val="left"/>
                    <w:rPr>
                      <w:ins w:id="220" w:author="Gates TEM" w:date="2025-03-26T10:48:00Z" w16du:dateUtc="2025-03-26T09:48:00Z"/>
                      <w:rFonts w:ascii="Times New Roman" w:eastAsia="Times New Roman" w:hAnsi="Times New Roman" w:cs="Times New Roman"/>
                      <w:sz w:val="24"/>
                      <w:szCs w:val="24"/>
                      <w:lang w:val="en-US" w:eastAsia="en-US"/>
                    </w:rPr>
                  </w:pPr>
                </w:p>
              </w:tc>
            </w:tr>
          </w:tbl>
          <w:p w14:paraId="59792BCB" w14:textId="77777777" w:rsidR="005B1F66" w:rsidRDefault="005B1F66">
            <w:pPr>
              <w:spacing w:after="0" w:line="240" w:lineRule="auto"/>
              <w:rPr>
                <w:ins w:id="221" w:author="Gates TEM" w:date="2025-03-26T10:26:00Z" w16du:dateUtc="2025-03-26T09:26:00Z"/>
                <w:lang w:eastAsia="en-US"/>
              </w:rPr>
            </w:pPr>
          </w:p>
        </w:tc>
        <w:tc>
          <w:tcPr>
            <w:tcW w:w="2400" w:type="dxa"/>
            <w:tcPrChange w:id="222" w:author="Gates TEM" w:date="2025-03-26T10:54:00Z" w16du:dateUtc="2025-03-26T09:54:00Z">
              <w:tcPr>
                <w:tcW w:w="2490" w:type="dxa"/>
                <w:gridSpan w:val="2"/>
              </w:tcPr>
            </w:tcPrChange>
          </w:tcPr>
          <w:p w14:paraId="5CB7685D" w14:textId="77777777" w:rsidR="00077E09" w:rsidRPr="00077E09" w:rsidRDefault="00077E09" w:rsidP="00077E09">
            <w:pPr>
              <w:spacing w:after="0" w:line="240" w:lineRule="auto"/>
              <w:rPr>
                <w:ins w:id="223" w:author="Gates TEM" w:date="2025-03-26T10:49:00Z" w16du:dateUtc="2025-03-26T09:49:00Z"/>
                <w:sz w:val="24"/>
                <w:szCs w:val="24"/>
                <w:lang w:eastAsia="en-US"/>
                <w:rPrChange w:id="224" w:author="Gates TEM" w:date="2025-03-26T10:49:00Z" w16du:dateUtc="2025-03-26T09:49:00Z">
                  <w:rPr>
                    <w:ins w:id="225" w:author="Gates TEM" w:date="2025-03-26T10:49:00Z" w16du:dateUtc="2025-03-26T09:49:00Z"/>
                    <w:sz w:val="24"/>
                    <w:szCs w:val="24"/>
                    <w:lang w:val="en-US" w:eastAsia="en-US"/>
                  </w:rPr>
                </w:rPrChange>
              </w:rPr>
            </w:pPr>
            <w:ins w:id="226" w:author="Gates TEM" w:date="2025-03-26T10:49:00Z" w16du:dateUtc="2025-03-26T09:49:00Z">
              <w:r>
                <w:t>Implémentation de la méthode des différences finies pour Eq 01 en Python</w:t>
              </w:r>
            </w:ins>
          </w:p>
          <w:p w14:paraId="1891DDB2" w14:textId="77777777" w:rsidR="005B1F66" w:rsidRDefault="005B1F66">
            <w:pPr>
              <w:spacing w:after="0" w:line="240" w:lineRule="auto"/>
              <w:rPr>
                <w:ins w:id="227" w:author="Gates TEM" w:date="2025-03-26T10:26:00Z" w16du:dateUtc="2025-03-26T09:26:00Z"/>
                <w:lang w:eastAsia="en-US"/>
              </w:rPr>
            </w:pPr>
          </w:p>
        </w:tc>
        <w:tc>
          <w:tcPr>
            <w:tcW w:w="1332" w:type="dxa"/>
            <w:tcPrChange w:id="228" w:author="Gates TEM" w:date="2025-03-26T10:54:00Z" w16du:dateUtc="2025-03-26T09:54:00Z">
              <w:tcPr>
                <w:tcW w:w="1744" w:type="dxa"/>
                <w:gridSpan w:val="2"/>
              </w:tcPr>
            </w:tcPrChange>
          </w:tcPr>
          <w:p w14:paraId="2EF2AC10" w14:textId="737F3FDA" w:rsidR="005B1F66" w:rsidRDefault="00077E09">
            <w:pPr>
              <w:spacing w:after="0" w:line="240" w:lineRule="auto"/>
              <w:rPr>
                <w:ins w:id="229" w:author="Gates TEM" w:date="2025-03-26T10:26:00Z" w16du:dateUtc="2025-03-26T09:26:00Z"/>
                <w:lang w:eastAsia="en-US"/>
              </w:rPr>
            </w:pPr>
            <w:ins w:id="230" w:author="Gates TEM" w:date="2025-03-26T10:50:00Z" w16du:dateUtc="2025-03-26T09:50:00Z">
              <w:r>
                <w:rPr>
                  <w:lang w:eastAsia="en-US"/>
                </w:rPr>
                <w:t>4</w:t>
              </w:r>
            </w:ins>
          </w:p>
        </w:tc>
        <w:tc>
          <w:tcPr>
            <w:tcW w:w="1407" w:type="dxa"/>
            <w:tcPrChange w:id="231" w:author="Gates TEM" w:date="2025-03-26T10:54:00Z" w16du:dateUtc="2025-03-26T09:54:00Z">
              <w:tcPr>
                <w:tcW w:w="1417" w:type="dxa"/>
                <w:gridSpan w:val="2"/>
              </w:tcPr>
            </w:tcPrChange>
          </w:tcPr>
          <w:p w14:paraId="2EBFB6B5" w14:textId="2D461C21" w:rsidR="005B1F66" w:rsidRDefault="00077E09">
            <w:pPr>
              <w:spacing w:after="0" w:line="240" w:lineRule="auto"/>
              <w:rPr>
                <w:ins w:id="232" w:author="Gates TEM" w:date="2025-03-26T10:26:00Z" w16du:dateUtc="2025-03-26T09:26:00Z"/>
                <w:lang w:eastAsia="en-US"/>
              </w:rPr>
            </w:pPr>
            <w:ins w:id="233" w:author="Gates TEM" w:date="2025-03-26T10:50:00Z" w16du:dateUtc="2025-03-26T09:50:00Z">
              <w:r w:rsidRPr="00077E09">
                <w:rPr>
                  <w:rFonts w:ascii="Times New Roman" w:eastAsia="Times New Roman" w:hAnsi="Times New Roman" w:cs="Times New Roman"/>
                  <w:sz w:val="24"/>
                  <w:szCs w:val="24"/>
                  <w:lang w:val="en-US" w:eastAsia="en-US"/>
                </w:rPr>
                <w:t>Satisfaisant</w:t>
              </w:r>
            </w:ins>
          </w:p>
        </w:tc>
      </w:tr>
      <w:tr w:rsidR="00077E09" w14:paraId="50EA7C57" w14:textId="77777777" w:rsidTr="00077E09">
        <w:trPr>
          <w:ins w:id="234" w:author="Gates TEM" w:date="2025-03-26T10:22:00Z" w16du:dateUtc="2025-03-26T09:22:00Z"/>
        </w:trPr>
        <w:tc>
          <w:tcPr>
            <w:tcW w:w="967" w:type="dxa"/>
          </w:tcPr>
          <w:p w14:paraId="2B698F84" w14:textId="285046B9" w:rsidR="005B1F66" w:rsidRDefault="005B1F66">
            <w:pPr>
              <w:spacing w:after="0" w:line="240" w:lineRule="auto"/>
              <w:rPr>
                <w:ins w:id="235" w:author="Gates TEM" w:date="2025-03-26T10:22:00Z" w16du:dateUtc="2025-03-26T09:22:00Z"/>
                <w:lang w:eastAsia="en-US"/>
              </w:rPr>
            </w:pPr>
            <w:ins w:id="236" w:author="Gates TEM" w:date="2025-03-26T10:23:00Z" w16du:dateUtc="2025-03-26T09:23:00Z">
              <w:r>
                <w:rPr>
                  <w:lang w:eastAsia="en-US"/>
                </w:rPr>
                <w:t>7</w:t>
              </w:r>
            </w:ins>
          </w:p>
        </w:tc>
        <w:tc>
          <w:tcPr>
            <w:tcW w:w="1818" w:type="dxa"/>
          </w:tcPr>
          <w:p w14:paraId="0BB37D1E" w14:textId="16D073F6" w:rsidR="005B1F66" w:rsidRDefault="005B1F66">
            <w:pPr>
              <w:spacing w:after="0" w:line="240" w:lineRule="auto"/>
              <w:rPr>
                <w:ins w:id="237" w:author="Gates TEM" w:date="2025-03-26T10:22:00Z" w16du:dateUtc="2025-03-26T09:22:00Z"/>
                <w:lang w:eastAsia="en-US"/>
              </w:rPr>
            </w:pPr>
            <w:ins w:id="238" w:author="Gates TEM" w:date="2025-03-26T10:26:00Z" w16du:dateUtc="2025-03-26T09:26:00Z">
              <w:r w:rsidRPr="00390DA4">
                <w:rPr>
                  <w:b/>
                </w:rPr>
                <w:t>NOUTCHAT</w:t>
              </w:r>
            </w:ins>
            <w:ins w:id="239" w:author="Gates TEM" w:date="2025-03-26T10:27:00Z" w16du:dateUtc="2025-03-26T09:27:00Z">
              <w:r>
                <w:rPr>
                  <w:b/>
                </w:rPr>
                <w:t xml:space="preserve"> AUDREY</w:t>
              </w:r>
            </w:ins>
          </w:p>
        </w:tc>
        <w:tc>
          <w:tcPr>
            <w:tcW w:w="17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5"/>
              <w:gridCol w:w="81"/>
            </w:tblGrid>
            <w:tr w:rsidR="00077E09" w:rsidRPr="00077E09" w14:paraId="34ABCBC2" w14:textId="77777777" w:rsidTr="00077E09">
              <w:trPr>
                <w:tblCellSpacing w:w="15" w:type="dxa"/>
                <w:ins w:id="240" w:author="Gates TEM" w:date="2025-03-26T10:49:00Z" w16du:dateUtc="2025-03-26T09:49:00Z"/>
              </w:trPr>
              <w:tc>
                <w:tcPr>
                  <w:tcW w:w="0" w:type="auto"/>
                  <w:vAlign w:val="center"/>
                  <w:hideMark/>
                </w:tcPr>
                <w:p w14:paraId="097E6870" w14:textId="531BB62B" w:rsidR="00077E09" w:rsidRPr="00077E09" w:rsidRDefault="00077E09" w:rsidP="00077E09">
                  <w:pPr>
                    <w:spacing w:after="0" w:line="240" w:lineRule="auto"/>
                    <w:jc w:val="left"/>
                    <w:rPr>
                      <w:ins w:id="241" w:author="Gates TEM" w:date="2025-03-26T10:49:00Z" w16du:dateUtc="2025-03-26T09:49:00Z"/>
                      <w:rFonts w:ascii="Times New Roman" w:eastAsia="Times New Roman" w:hAnsi="Times New Roman" w:cs="Times New Roman"/>
                      <w:sz w:val="24"/>
                      <w:szCs w:val="24"/>
                      <w:lang w:val="en-US" w:eastAsia="en-US"/>
                    </w:rPr>
                  </w:pPr>
                  <w:ins w:id="242" w:author="Gates TEM" w:date="2025-03-26T10:49:00Z" w16du:dateUtc="2025-03-26T09:49:00Z">
                    <w:r w:rsidRPr="00077E09">
                      <w:rPr>
                        <w:rFonts w:ascii="Times New Roman" w:eastAsia="Times New Roman" w:hAnsi="Times New Roman" w:cs="Times New Roman"/>
                        <w:sz w:val="24"/>
                        <w:szCs w:val="24"/>
                        <w:lang w:val="en-US" w:eastAsia="en-US"/>
                      </w:rPr>
                      <w:t>Développeu</w:t>
                    </w:r>
                    <w:r>
                      <w:rPr>
                        <w:rFonts w:ascii="Times New Roman" w:eastAsia="Times New Roman" w:hAnsi="Times New Roman" w:cs="Times New Roman"/>
                        <w:sz w:val="24"/>
                        <w:szCs w:val="24"/>
                        <w:lang w:val="en-US" w:eastAsia="en-US"/>
                      </w:rPr>
                      <w:t>r</w:t>
                    </w:r>
                  </w:ins>
                </w:p>
              </w:tc>
              <w:tc>
                <w:tcPr>
                  <w:tcW w:w="0" w:type="auto"/>
                  <w:vAlign w:val="center"/>
                  <w:hideMark/>
                </w:tcPr>
                <w:p w14:paraId="51794729" w14:textId="77777777" w:rsidR="00077E09" w:rsidRPr="00077E09" w:rsidRDefault="00077E09" w:rsidP="00077E09">
                  <w:pPr>
                    <w:spacing w:after="0" w:line="240" w:lineRule="auto"/>
                    <w:jc w:val="left"/>
                    <w:rPr>
                      <w:ins w:id="243" w:author="Gates TEM" w:date="2025-03-26T10:49:00Z" w16du:dateUtc="2025-03-26T09:49:00Z"/>
                      <w:rFonts w:ascii="Times New Roman" w:eastAsia="Times New Roman" w:hAnsi="Times New Roman" w:cs="Times New Roman"/>
                      <w:sz w:val="24"/>
                      <w:szCs w:val="24"/>
                      <w:lang w:val="en-US" w:eastAsia="en-US"/>
                    </w:rPr>
                  </w:pPr>
                </w:p>
              </w:tc>
            </w:tr>
          </w:tbl>
          <w:p w14:paraId="7FD3AA48" w14:textId="77777777" w:rsidR="005B1F66" w:rsidRDefault="005B1F66">
            <w:pPr>
              <w:spacing w:after="0" w:line="240" w:lineRule="auto"/>
              <w:rPr>
                <w:ins w:id="244" w:author="Gates TEM" w:date="2025-03-26T10:22:00Z" w16du:dateUtc="2025-03-26T09:22:00Z"/>
                <w:lang w:eastAsia="en-US"/>
              </w:rPr>
            </w:pPr>
          </w:p>
        </w:tc>
        <w:tc>
          <w:tcPr>
            <w:tcW w:w="240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8"/>
              <w:gridCol w:w="66"/>
              <w:gridCol w:w="81"/>
            </w:tblGrid>
            <w:tr w:rsidR="00077E09" w:rsidRPr="00077E09" w14:paraId="0EE62881" w14:textId="77777777" w:rsidTr="00077E09">
              <w:trPr>
                <w:tblCellSpacing w:w="15" w:type="dxa"/>
                <w:ins w:id="245" w:author="Gates TEM" w:date="2025-03-26T10:49:00Z" w16du:dateUtc="2025-03-26T09:49:00Z"/>
              </w:trPr>
              <w:tc>
                <w:tcPr>
                  <w:tcW w:w="0" w:type="auto"/>
                  <w:vAlign w:val="center"/>
                  <w:hideMark/>
                </w:tcPr>
                <w:p w14:paraId="4FF57448" w14:textId="50C15C28" w:rsidR="00077E09" w:rsidRPr="00077E09" w:rsidRDefault="00077E09" w:rsidP="00077E09">
                  <w:pPr>
                    <w:spacing w:after="0" w:line="240" w:lineRule="auto"/>
                    <w:jc w:val="left"/>
                    <w:rPr>
                      <w:ins w:id="246" w:author="Gates TEM" w:date="2025-03-26T10:49:00Z" w16du:dateUtc="2025-03-26T09:49:00Z"/>
                      <w:rFonts w:ascii="Times New Roman" w:eastAsia="Times New Roman" w:hAnsi="Times New Roman" w:cs="Times New Roman"/>
                      <w:sz w:val="24"/>
                      <w:szCs w:val="24"/>
                      <w:lang w:eastAsia="en-US"/>
                      <w:rPrChange w:id="247" w:author="Gates TEM" w:date="2025-03-26T10:49:00Z" w16du:dateUtc="2025-03-26T09:49:00Z">
                        <w:rPr>
                          <w:ins w:id="248" w:author="Gates TEM" w:date="2025-03-26T10:49:00Z" w16du:dateUtc="2025-03-26T09:49:00Z"/>
                          <w:rFonts w:ascii="Times New Roman" w:eastAsia="Times New Roman" w:hAnsi="Times New Roman" w:cs="Times New Roman"/>
                          <w:sz w:val="24"/>
                          <w:szCs w:val="24"/>
                          <w:lang w:val="en-US" w:eastAsia="en-US"/>
                        </w:rPr>
                      </w:rPrChange>
                    </w:rPr>
                  </w:pPr>
                  <w:ins w:id="249" w:author="Gates TEM" w:date="2025-03-26T10:52:00Z" w16du:dateUtc="2025-03-26T09:52:00Z">
                    <w:r>
                      <w:rPr>
                        <w:rFonts w:ascii="Times New Roman" w:eastAsia="Times New Roman" w:hAnsi="Times New Roman" w:cs="Times New Roman"/>
                        <w:sz w:val="24"/>
                        <w:szCs w:val="24"/>
                        <w:lang w:eastAsia="en-US"/>
                      </w:rPr>
                      <w:t>V</w:t>
                    </w:r>
                  </w:ins>
                  <w:ins w:id="250" w:author="Gates TEM" w:date="2025-03-26T10:49:00Z" w16du:dateUtc="2025-03-26T09:49:00Z">
                    <w:r w:rsidRPr="00077E09">
                      <w:rPr>
                        <w:rFonts w:ascii="Times New Roman" w:eastAsia="Times New Roman" w:hAnsi="Times New Roman" w:cs="Times New Roman"/>
                        <w:sz w:val="24"/>
                        <w:szCs w:val="24"/>
                        <w:lang w:eastAsia="en-US"/>
                        <w:rPrChange w:id="251" w:author="Gates TEM" w:date="2025-03-26T10:49:00Z" w16du:dateUtc="2025-03-26T09:49:00Z">
                          <w:rPr>
                            <w:rFonts w:ascii="Times New Roman" w:eastAsia="Times New Roman" w:hAnsi="Times New Roman" w:cs="Times New Roman"/>
                            <w:sz w:val="24"/>
                            <w:szCs w:val="24"/>
                            <w:lang w:val="en-US" w:eastAsia="en-US"/>
                          </w:rPr>
                        </w:rPrChange>
                      </w:rPr>
                      <w:t>érification et optimisation du code pour améliorer l'efficacité des calculs</w:t>
                    </w:r>
                  </w:ins>
                </w:p>
              </w:tc>
              <w:tc>
                <w:tcPr>
                  <w:tcW w:w="0" w:type="auto"/>
                  <w:vAlign w:val="center"/>
                  <w:hideMark/>
                </w:tcPr>
                <w:p w14:paraId="167AD4BC" w14:textId="7D6D00FF" w:rsidR="00077E09" w:rsidRPr="00077E09" w:rsidRDefault="00077E09" w:rsidP="00077E09">
                  <w:pPr>
                    <w:spacing w:after="0" w:line="240" w:lineRule="auto"/>
                    <w:jc w:val="left"/>
                    <w:rPr>
                      <w:ins w:id="252" w:author="Gates TEM" w:date="2025-03-26T10:49:00Z" w16du:dateUtc="2025-03-26T09:49:00Z"/>
                      <w:rFonts w:ascii="Times New Roman" w:eastAsia="Times New Roman" w:hAnsi="Times New Roman" w:cs="Times New Roman"/>
                      <w:sz w:val="24"/>
                      <w:szCs w:val="24"/>
                      <w:lang w:eastAsia="en-US"/>
                      <w:rPrChange w:id="253" w:author="Gates TEM" w:date="2025-03-26T10:54:00Z" w16du:dateUtc="2025-03-26T09:54:00Z">
                        <w:rPr>
                          <w:ins w:id="254" w:author="Gates TEM" w:date="2025-03-26T10:49:00Z" w16du:dateUtc="2025-03-26T09:49:00Z"/>
                          <w:rFonts w:ascii="Times New Roman" w:eastAsia="Times New Roman" w:hAnsi="Times New Roman" w:cs="Times New Roman"/>
                          <w:sz w:val="24"/>
                          <w:szCs w:val="24"/>
                          <w:lang w:val="en-US" w:eastAsia="en-US"/>
                        </w:rPr>
                      </w:rPrChange>
                    </w:rPr>
                  </w:pPr>
                </w:p>
              </w:tc>
              <w:tc>
                <w:tcPr>
                  <w:tcW w:w="0" w:type="auto"/>
                  <w:vAlign w:val="center"/>
                  <w:hideMark/>
                </w:tcPr>
                <w:p w14:paraId="013FFD54" w14:textId="7EAEE58F" w:rsidR="00077E09" w:rsidRPr="00077E09" w:rsidRDefault="00077E09" w:rsidP="00077E09">
                  <w:pPr>
                    <w:spacing w:after="0" w:line="240" w:lineRule="auto"/>
                    <w:jc w:val="left"/>
                    <w:rPr>
                      <w:ins w:id="255" w:author="Gates TEM" w:date="2025-03-26T10:49:00Z" w16du:dateUtc="2025-03-26T09:49:00Z"/>
                      <w:rFonts w:ascii="Times New Roman" w:eastAsia="Times New Roman" w:hAnsi="Times New Roman" w:cs="Times New Roman"/>
                      <w:sz w:val="24"/>
                      <w:szCs w:val="24"/>
                      <w:lang w:eastAsia="en-US"/>
                      <w:rPrChange w:id="256" w:author="Gates TEM" w:date="2025-03-26T10:54:00Z" w16du:dateUtc="2025-03-26T09:54:00Z">
                        <w:rPr>
                          <w:ins w:id="257" w:author="Gates TEM" w:date="2025-03-26T10:49:00Z" w16du:dateUtc="2025-03-26T09:49:00Z"/>
                          <w:rFonts w:ascii="Times New Roman" w:eastAsia="Times New Roman" w:hAnsi="Times New Roman" w:cs="Times New Roman"/>
                          <w:sz w:val="24"/>
                          <w:szCs w:val="24"/>
                          <w:lang w:val="en-US" w:eastAsia="en-US"/>
                        </w:rPr>
                      </w:rPrChange>
                    </w:rPr>
                  </w:pPr>
                </w:p>
              </w:tc>
            </w:tr>
          </w:tbl>
          <w:p w14:paraId="763889CF" w14:textId="77777777" w:rsidR="005B1F66" w:rsidRDefault="005B1F66">
            <w:pPr>
              <w:spacing w:after="0" w:line="240" w:lineRule="auto"/>
              <w:rPr>
                <w:ins w:id="258" w:author="Gates TEM" w:date="2025-03-26T10:22:00Z" w16du:dateUtc="2025-03-26T09:22:00Z"/>
                <w:lang w:eastAsia="en-US"/>
              </w:rPr>
            </w:pPr>
          </w:p>
        </w:tc>
        <w:tc>
          <w:tcPr>
            <w:tcW w:w="1332" w:type="dxa"/>
          </w:tcPr>
          <w:p w14:paraId="720BBB90" w14:textId="1A3B6A6E" w:rsidR="005B1F66" w:rsidRDefault="00077E09">
            <w:pPr>
              <w:spacing w:after="0" w:line="240" w:lineRule="auto"/>
              <w:rPr>
                <w:ins w:id="259" w:author="Gates TEM" w:date="2025-03-26T10:22:00Z" w16du:dateUtc="2025-03-26T09:22:00Z"/>
                <w:lang w:eastAsia="en-US"/>
              </w:rPr>
            </w:pPr>
            <w:ins w:id="260" w:author="Gates TEM" w:date="2025-03-26T10:50:00Z" w16du:dateUtc="2025-03-26T09:50:00Z">
              <w:r>
                <w:rPr>
                  <w:lang w:eastAsia="en-US"/>
                </w:rPr>
                <w:t>3</w:t>
              </w:r>
            </w:ins>
          </w:p>
        </w:tc>
        <w:tc>
          <w:tcPr>
            <w:tcW w:w="1407" w:type="dxa"/>
          </w:tcPr>
          <w:p w14:paraId="47277CC5" w14:textId="46C9EE1A" w:rsidR="005B1F66" w:rsidRDefault="00077E09">
            <w:pPr>
              <w:spacing w:after="0" w:line="240" w:lineRule="auto"/>
              <w:rPr>
                <w:ins w:id="261" w:author="Gates TEM" w:date="2025-03-26T10:22:00Z" w16du:dateUtc="2025-03-26T09:22:00Z"/>
                <w:lang w:eastAsia="en-US"/>
              </w:rPr>
            </w:pPr>
            <w:ins w:id="262" w:author="Gates TEM" w:date="2025-03-26T10:50:00Z" w16du:dateUtc="2025-03-26T09:50:00Z">
              <w:r w:rsidRPr="00077E09">
                <w:rPr>
                  <w:rFonts w:ascii="Times New Roman" w:eastAsia="Times New Roman" w:hAnsi="Times New Roman" w:cs="Times New Roman"/>
                  <w:sz w:val="24"/>
                  <w:szCs w:val="24"/>
                  <w:lang w:val="en-US" w:eastAsia="en-US"/>
                </w:rPr>
                <w:t>Satisfaisant</w:t>
              </w:r>
            </w:ins>
          </w:p>
        </w:tc>
      </w:tr>
      <w:tr w:rsidR="00077E09" w:rsidDel="005B1F66" w14:paraId="79A78461" w14:textId="77777777" w:rsidTr="00077E09">
        <w:tblPrEx>
          <w:tblW w:w="9634" w:type="dxa"/>
          <w:tblPrExChange w:id="263" w:author="Gates TEM" w:date="2025-03-26T10:54:00Z" w16du:dateUtc="2025-03-26T09:54:00Z">
            <w:tblPrEx>
              <w:tblW w:w="9634" w:type="dxa"/>
            </w:tblPrEx>
          </w:tblPrExChange>
        </w:tblPrEx>
        <w:trPr>
          <w:del w:id="264" w:author="Gates TEM" w:date="2025-03-26T10:23:00Z" w16du:dateUtc="2025-03-26T09:23:00Z"/>
        </w:trPr>
        <w:tc>
          <w:tcPr>
            <w:tcW w:w="967" w:type="dxa"/>
            <w:tcPrChange w:id="265" w:author="Gates TEM" w:date="2025-03-26T10:54:00Z" w16du:dateUtc="2025-03-26T09:54:00Z">
              <w:tcPr>
                <w:tcW w:w="967" w:type="dxa"/>
                <w:gridSpan w:val="2"/>
              </w:tcPr>
            </w:tcPrChange>
          </w:tcPr>
          <w:p w14:paraId="14A3D12F" w14:textId="1CB1FA3A" w:rsidR="00256590" w:rsidDel="005B1F66" w:rsidRDefault="00256590">
            <w:pPr>
              <w:spacing w:after="0" w:line="240" w:lineRule="auto"/>
              <w:rPr>
                <w:del w:id="266" w:author="Gates TEM" w:date="2025-03-26T10:23:00Z" w16du:dateUtc="2025-03-26T09:23:00Z"/>
                <w:lang w:eastAsia="en-US"/>
              </w:rPr>
            </w:pPr>
          </w:p>
        </w:tc>
        <w:tc>
          <w:tcPr>
            <w:tcW w:w="1818" w:type="dxa"/>
            <w:tcPrChange w:id="267" w:author="Gates TEM" w:date="2025-03-26T10:54:00Z" w16du:dateUtc="2025-03-26T09:54:00Z">
              <w:tcPr>
                <w:tcW w:w="1818" w:type="dxa"/>
              </w:tcPr>
            </w:tcPrChange>
          </w:tcPr>
          <w:p w14:paraId="6B9CBDFB" w14:textId="72D94CDF" w:rsidR="006C7E5B" w:rsidDel="005B1F66" w:rsidRDefault="006C7E5B">
            <w:pPr>
              <w:spacing w:after="0" w:line="240" w:lineRule="auto"/>
              <w:rPr>
                <w:del w:id="268" w:author="Gates TEM" w:date="2025-03-26T10:23:00Z" w16du:dateUtc="2025-03-26T09:23:00Z"/>
                <w:lang w:eastAsia="en-US"/>
              </w:rPr>
            </w:pPr>
          </w:p>
        </w:tc>
        <w:tc>
          <w:tcPr>
            <w:tcW w:w="1710" w:type="dxa"/>
            <w:tcPrChange w:id="269" w:author="Gates TEM" w:date="2025-03-26T10:54:00Z" w16du:dateUtc="2025-03-26T09:54:00Z">
              <w:tcPr>
                <w:tcW w:w="1999" w:type="dxa"/>
                <w:gridSpan w:val="4"/>
              </w:tcPr>
            </w:tcPrChange>
          </w:tcPr>
          <w:p w14:paraId="77313214" w14:textId="156703FF" w:rsidR="006C7E5B" w:rsidDel="005B1F66" w:rsidRDefault="006C7E5B">
            <w:pPr>
              <w:spacing w:after="0" w:line="240" w:lineRule="auto"/>
              <w:rPr>
                <w:del w:id="270" w:author="Gates TEM" w:date="2025-03-26T10:23:00Z" w16du:dateUtc="2025-03-26T09:23:00Z"/>
                <w:lang w:eastAsia="en-US"/>
              </w:rPr>
            </w:pPr>
          </w:p>
        </w:tc>
        <w:tc>
          <w:tcPr>
            <w:tcW w:w="2400" w:type="dxa"/>
            <w:tcPrChange w:id="271" w:author="Gates TEM" w:date="2025-03-26T10:54:00Z" w16du:dateUtc="2025-03-26T09:54:00Z">
              <w:tcPr>
                <w:tcW w:w="2111" w:type="dxa"/>
                <w:gridSpan w:val="2"/>
              </w:tcPr>
            </w:tcPrChange>
          </w:tcPr>
          <w:p w14:paraId="355B18AF" w14:textId="2C110037" w:rsidR="006C7E5B" w:rsidDel="005B1F66" w:rsidRDefault="006C7E5B">
            <w:pPr>
              <w:spacing w:after="0" w:line="240" w:lineRule="auto"/>
              <w:rPr>
                <w:del w:id="272" w:author="Gates TEM" w:date="2025-03-26T10:23:00Z" w16du:dateUtc="2025-03-26T09:23:00Z"/>
                <w:lang w:eastAsia="en-US"/>
              </w:rPr>
            </w:pPr>
          </w:p>
        </w:tc>
        <w:tc>
          <w:tcPr>
            <w:tcW w:w="1332" w:type="dxa"/>
            <w:tcPrChange w:id="273" w:author="Gates TEM" w:date="2025-03-26T10:54:00Z" w16du:dateUtc="2025-03-26T09:54:00Z">
              <w:tcPr>
                <w:tcW w:w="1332" w:type="dxa"/>
                <w:gridSpan w:val="2"/>
              </w:tcPr>
            </w:tcPrChange>
          </w:tcPr>
          <w:p w14:paraId="52F3EC74" w14:textId="234208C3" w:rsidR="006C7E5B" w:rsidDel="005B1F66" w:rsidRDefault="006C7E5B">
            <w:pPr>
              <w:spacing w:after="0" w:line="240" w:lineRule="auto"/>
              <w:rPr>
                <w:del w:id="274" w:author="Gates TEM" w:date="2025-03-26T10:23:00Z" w16du:dateUtc="2025-03-26T09:23:00Z"/>
                <w:lang w:eastAsia="en-US"/>
              </w:rPr>
            </w:pPr>
          </w:p>
        </w:tc>
        <w:tc>
          <w:tcPr>
            <w:tcW w:w="1407" w:type="dxa"/>
            <w:tcPrChange w:id="275" w:author="Gates TEM" w:date="2025-03-26T10:54:00Z" w16du:dateUtc="2025-03-26T09:54:00Z">
              <w:tcPr>
                <w:tcW w:w="1407" w:type="dxa"/>
              </w:tcPr>
            </w:tcPrChange>
          </w:tcPr>
          <w:p w14:paraId="72C3076A" w14:textId="3756DEF5" w:rsidR="006C7E5B" w:rsidDel="005B1F66" w:rsidRDefault="006C7E5B">
            <w:pPr>
              <w:spacing w:after="0" w:line="240" w:lineRule="auto"/>
              <w:rPr>
                <w:del w:id="276" w:author="Gates TEM" w:date="2025-03-26T10:23:00Z" w16du:dateUtc="2025-03-26T09:23:00Z"/>
                <w:lang w:eastAsia="en-US"/>
              </w:rPr>
            </w:pPr>
          </w:p>
        </w:tc>
      </w:tr>
    </w:tbl>
    <w:p w14:paraId="6744F390" w14:textId="77777777" w:rsidR="006C7E5B" w:rsidRDefault="00000000">
      <w:pPr>
        <w:jc w:val="center"/>
        <w:rPr>
          <w:lang w:eastAsia="en-US"/>
        </w:rPr>
      </w:pPr>
      <w:r>
        <w:rPr>
          <w:lang w:eastAsia="en-US"/>
        </w:rPr>
        <w:t>Tableau des activités</w:t>
      </w:r>
    </w:p>
    <w:p w14:paraId="5C6E419E" w14:textId="77777777" w:rsidR="006C7E5B" w:rsidRDefault="00000000">
      <w:pPr>
        <w:jc w:val="center"/>
        <w:rPr>
          <w:lang w:eastAsia="en-US"/>
        </w:rPr>
      </w:pPr>
      <w:r>
        <w:rPr>
          <w:lang w:eastAsia="en-US"/>
        </w:rPr>
        <w:lastRenderedPageBreak/>
        <w:t>Nb : le même membre peut venir plusieurs fois pour plusieurs rôles</w:t>
      </w:r>
    </w:p>
    <w:p w14:paraId="64A04E6B" w14:textId="77777777" w:rsidR="006C7E5B" w:rsidRDefault="00000000">
      <w:pPr>
        <w:pStyle w:val="Heading2"/>
        <w:rPr>
          <w:ins w:id="277" w:author="Gates TEM" w:date="2025-03-26T10:58:00Z" w16du:dateUtc="2025-03-26T09:58:00Z"/>
        </w:rPr>
      </w:pPr>
      <w:bookmarkStart w:id="278" w:name="_Toc30364"/>
      <w:r>
        <w:t>Déclaration des objectifs et énoncé succinct du problème</w:t>
      </w:r>
      <w:bookmarkEnd w:id="278"/>
    </w:p>
    <w:p w14:paraId="4959A107" w14:textId="77777777" w:rsidR="000813D4" w:rsidRDefault="000813D4" w:rsidP="000813D4">
      <w:pPr>
        <w:rPr>
          <w:ins w:id="279" w:author="Gates TEM" w:date="2025-03-26T10:59:00Z" w16du:dateUtc="2025-03-26T09:59:00Z"/>
          <w:sz w:val="24"/>
          <w:szCs w:val="24"/>
          <w:lang w:eastAsia="en-US"/>
        </w:rPr>
      </w:pPr>
    </w:p>
    <w:p w14:paraId="29A5C692" w14:textId="6E22D531" w:rsidR="000813D4" w:rsidRPr="000813D4" w:rsidRDefault="000813D4" w:rsidP="000813D4">
      <w:pPr>
        <w:rPr>
          <w:ins w:id="280" w:author="Gates TEM" w:date="2025-03-26T10:58:00Z"/>
          <w:sz w:val="24"/>
          <w:szCs w:val="24"/>
          <w:lang w:eastAsia="en-US"/>
          <w:rPrChange w:id="281" w:author="Gates TEM" w:date="2025-03-26T10:59:00Z" w16du:dateUtc="2025-03-26T09:59:00Z">
            <w:rPr>
              <w:ins w:id="282" w:author="Gates TEM" w:date="2025-03-26T10:58:00Z"/>
              <w:lang w:val="en-US" w:eastAsia="en-US"/>
            </w:rPr>
          </w:rPrChange>
        </w:rPr>
      </w:pPr>
      <w:ins w:id="283" w:author="Gates TEM" w:date="2025-03-26T10:58:00Z">
        <w:r w:rsidRPr="000813D4">
          <w:rPr>
            <w:sz w:val="24"/>
            <w:szCs w:val="24"/>
            <w:lang w:eastAsia="en-US"/>
            <w:rPrChange w:id="284" w:author="Gates TEM" w:date="2025-03-26T10:59:00Z" w16du:dateUtc="2025-03-26T09:59:00Z">
              <w:rPr>
                <w:lang w:val="en-US" w:eastAsia="en-US"/>
              </w:rPr>
            </w:rPrChange>
          </w:rPr>
          <w:t>Ce projet vise à résoudre numériquement des équations différentielles en utilisant la méthode des différences finies sur un maillage uniforme. Les équations à résoudre sont :</w:t>
        </w:r>
      </w:ins>
    </w:p>
    <w:p w14:paraId="57BF93BF" w14:textId="3154CAA3" w:rsidR="000813D4" w:rsidRPr="000813D4" w:rsidRDefault="000813D4" w:rsidP="000813D4">
      <w:pPr>
        <w:numPr>
          <w:ilvl w:val="0"/>
          <w:numId w:val="21"/>
        </w:numPr>
        <w:rPr>
          <w:ins w:id="285" w:author="Gates TEM" w:date="2025-03-26T10:58:00Z"/>
          <w:sz w:val="24"/>
          <w:szCs w:val="24"/>
          <w:lang w:val="en-US" w:eastAsia="en-US"/>
          <w:rPrChange w:id="286" w:author="Gates TEM" w:date="2025-03-26T10:59:00Z" w16du:dateUtc="2025-03-26T09:59:00Z">
            <w:rPr>
              <w:ins w:id="287" w:author="Gates TEM" w:date="2025-03-26T10:58:00Z"/>
              <w:lang w:val="en-US" w:eastAsia="en-US"/>
            </w:rPr>
          </w:rPrChange>
        </w:rPr>
      </w:pPr>
      <w:ins w:id="288" w:author="Gates TEM" w:date="2025-03-26T10:58:00Z">
        <w:r w:rsidRPr="000813D4">
          <w:rPr>
            <w:sz w:val="24"/>
            <w:szCs w:val="24"/>
            <w:lang w:val="en-US" w:eastAsia="en-US"/>
            <w:rPrChange w:id="289" w:author="Gates TEM" w:date="2025-03-26T10:59:00Z" w16du:dateUtc="2025-03-26T09:59:00Z">
              <w:rPr>
                <w:lang w:val="en-US" w:eastAsia="en-US"/>
              </w:rPr>
            </w:rPrChange>
          </w:rPr>
          <w:t xml:space="preserve">Eq 01 : </w:t>
        </w:r>
      </w:ins>
      <m:oMath>
        <m:r>
          <w:ins w:id="290" w:author="Gates TEM" w:date="2025-03-26T10:58:00Z" w16du:dateUtc="2025-03-26T09:58:00Z">
            <w:rPr>
              <w:rFonts w:ascii="Cambria Math" w:hAnsi="Cambria Math" w:cs="Arial"/>
              <w:sz w:val="24"/>
              <w:szCs w:val="24"/>
              <w:lang w:val="en-US"/>
            </w:rPr>
            <m:t xml:space="preserve">- </m:t>
          </w:ins>
        </m:r>
        <m:sSup>
          <m:sSupPr>
            <m:ctrlPr>
              <w:ins w:id="291" w:author="Gates TEM" w:date="2025-03-26T10:58:00Z" w16du:dateUtc="2025-03-26T09:58:00Z">
                <w:rPr>
                  <w:rFonts w:ascii="Cambria Math" w:hAnsi="Cambria Math" w:cs="Arial"/>
                  <w:i/>
                  <w:sz w:val="24"/>
                  <w:szCs w:val="24"/>
                </w:rPr>
              </w:ins>
            </m:ctrlPr>
          </m:sSupPr>
          <m:e>
            <m:r>
              <w:ins w:id="292" w:author="Gates TEM" w:date="2025-03-26T10:58:00Z" w16du:dateUtc="2025-03-26T09:58:00Z">
                <w:rPr>
                  <w:rFonts w:ascii="Cambria Math" w:hAnsi="Cambria Math" w:cs="Arial"/>
                  <w:sz w:val="24"/>
                  <w:szCs w:val="24"/>
                </w:rPr>
                <m:t>u</m:t>
              </w:ins>
            </m:r>
          </m:e>
          <m:sup>
            <m:r>
              <w:ins w:id="293" w:author="Gates TEM" w:date="2025-03-26T10:58:00Z" w16du:dateUtc="2025-03-26T09:58:00Z">
                <w:rPr>
                  <w:rFonts w:ascii="Cambria Math" w:hAnsi="Cambria Math" w:cs="Arial"/>
                  <w:sz w:val="24"/>
                  <w:szCs w:val="24"/>
                  <w:lang w:val="en-US"/>
                </w:rPr>
                <m:t>''</m:t>
              </w:ins>
            </m:r>
          </m:sup>
        </m:sSup>
        <m:d>
          <m:dPr>
            <m:ctrlPr>
              <w:ins w:id="294" w:author="Gates TEM" w:date="2025-03-26T10:58:00Z" w16du:dateUtc="2025-03-26T09:58:00Z">
                <w:rPr>
                  <w:rFonts w:ascii="Cambria Math" w:hAnsi="Cambria Math" w:cs="Arial"/>
                  <w:i/>
                  <w:sz w:val="24"/>
                  <w:szCs w:val="24"/>
                </w:rPr>
              </w:ins>
            </m:ctrlPr>
          </m:dPr>
          <m:e>
            <m:r>
              <w:ins w:id="295" w:author="Gates TEM" w:date="2025-03-26T10:58:00Z" w16du:dateUtc="2025-03-26T09:58:00Z">
                <w:rPr>
                  <w:rFonts w:ascii="Cambria Math" w:hAnsi="Cambria Math" w:cs="Arial"/>
                  <w:sz w:val="24"/>
                  <w:szCs w:val="24"/>
                </w:rPr>
                <m:t>x</m:t>
              </w:ins>
            </m:r>
          </m:e>
        </m:d>
        <m:r>
          <w:ins w:id="296" w:author="Gates TEM" w:date="2025-03-26T10:58:00Z" w16du:dateUtc="2025-03-26T09:58:00Z">
            <w:rPr>
              <w:rFonts w:ascii="Cambria Math" w:hAnsi="Cambria Math" w:cs="Arial"/>
              <w:sz w:val="24"/>
              <w:szCs w:val="24"/>
              <w:lang w:val="en-US"/>
            </w:rPr>
            <m:t xml:space="preserve"> + </m:t>
          </w:ins>
        </m:r>
        <m:sSup>
          <m:sSupPr>
            <m:ctrlPr>
              <w:ins w:id="297" w:author="Gates TEM" w:date="2025-03-26T10:58:00Z" w16du:dateUtc="2025-03-26T09:58:00Z">
                <w:rPr>
                  <w:rFonts w:ascii="Cambria Math" w:hAnsi="Cambria Math" w:cs="Arial"/>
                  <w:i/>
                  <w:sz w:val="24"/>
                  <w:szCs w:val="24"/>
                </w:rPr>
              </w:ins>
            </m:ctrlPr>
          </m:sSupPr>
          <m:e>
            <m:r>
              <w:ins w:id="298" w:author="Gates TEM" w:date="2025-03-26T10:58:00Z" w16du:dateUtc="2025-03-26T09:58:00Z">
                <w:rPr>
                  <w:rFonts w:ascii="Cambria Math" w:hAnsi="Cambria Math" w:cs="Arial"/>
                  <w:sz w:val="24"/>
                  <w:szCs w:val="24"/>
                </w:rPr>
                <m:t>u</m:t>
              </w:ins>
            </m:r>
          </m:e>
          <m:sup>
            <m:r>
              <w:ins w:id="299" w:author="Gates TEM" w:date="2025-03-26T10:58:00Z" w16du:dateUtc="2025-03-26T09:58:00Z">
                <w:rPr>
                  <w:rFonts w:ascii="Cambria Math" w:hAnsi="Cambria Math" w:cs="Arial"/>
                  <w:sz w:val="24"/>
                  <w:szCs w:val="24"/>
                  <w:lang w:val="en-US"/>
                </w:rPr>
                <m:t>'</m:t>
              </w:ins>
            </m:r>
          </m:sup>
        </m:sSup>
        <m:d>
          <m:dPr>
            <m:ctrlPr>
              <w:ins w:id="300" w:author="Gates TEM" w:date="2025-03-26T10:58:00Z" w16du:dateUtc="2025-03-26T09:58:00Z">
                <w:rPr>
                  <w:rFonts w:ascii="Cambria Math" w:hAnsi="Cambria Math" w:cs="Arial"/>
                  <w:i/>
                  <w:sz w:val="24"/>
                  <w:szCs w:val="24"/>
                </w:rPr>
              </w:ins>
            </m:ctrlPr>
          </m:dPr>
          <m:e>
            <m:r>
              <w:ins w:id="301" w:author="Gates TEM" w:date="2025-03-26T10:58:00Z" w16du:dateUtc="2025-03-26T09:58:00Z">
                <w:rPr>
                  <w:rFonts w:ascii="Cambria Math" w:hAnsi="Cambria Math" w:cs="Arial"/>
                  <w:sz w:val="24"/>
                  <w:szCs w:val="24"/>
                </w:rPr>
                <m:t>x</m:t>
              </w:ins>
            </m:r>
          </m:e>
        </m:d>
        <m:r>
          <w:ins w:id="302" w:author="Gates TEM" w:date="2025-03-26T10:58:00Z" w16du:dateUtc="2025-03-26T09:58:00Z">
            <w:rPr>
              <w:rFonts w:ascii="Cambria Math" w:hAnsi="Cambria Math" w:cs="Arial"/>
              <w:sz w:val="24"/>
              <w:szCs w:val="24"/>
              <w:lang w:val="en-US"/>
            </w:rPr>
            <m:t xml:space="preserve">= </m:t>
          </w:ins>
        </m:r>
        <m:r>
          <w:ins w:id="303" w:author="Gates TEM" w:date="2025-03-26T10:58:00Z" w16du:dateUtc="2025-03-26T09:58:00Z">
            <w:rPr>
              <w:rFonts w:ascii="Cambria Math" w:hAnsi="Cambria Math" w:cs="Arial"/>
              <w:sz w:val="24"/>
              <w:szCs w:val="24"/>
            </w:rPr>
            <m:t>f</m:t>
          </w:ins>
        </m:r>
        <m:d>
          <m:dPr>
            <m:ctrlPr>
              <w:ins w:id="304" w:author="Gates TEM" w:date="2025-03-26T10:58:00Z" w16du:dateUtc="2025-03-26T09:58:00Z">
                <w:rPr>
                  <w:rFonts w:ascii="Cambria Math" w:hAnsi="Cambria Math" w:cs="Arial"/>
                  <w:i/>
                  <w:sz w:val="24"/>
                  <w:szCs w:val="24"/>
                </w:rPr>
              </w:ins>
            </m:ctrlPr>
          </m:dPr>
          <m:e>
            <m:r>
              <w:ins w:id="305" w:author="Gates TEM" w:date="2025-03-26T10:58:00Z" w16du:dateUtc="2025-03-26T09:58:00Z">
                <w:rPr>
                  <w:rFonts w:ascii="Cambria Math" w:hAnsi="Cambria Math" w:cs="Arial"/>
                  <w:sz w:val="24"/>
                  <w:szCs w:val="24"/>
                </w:rPr>
                <m:t>x</m:t>
              </w:ins>
            </m:r>
          </m:e>
        </m:d>
        <m:r>
          <w:ins w:id="306" w:author="Gates TEM" w:date="2025-03-26T10:58:00Z" w16du:dateUtc="2025-03-26T09:58:00Z">
            <w:rPr>
              <w:rFonts w:ascii="Cambria Math" w:hAnsi="Cambria Math" w:cs="Arial"/>
              <w:sz w:val="24"/>
              <w:szCs w:val="24"/>
              <w:lang w:val="en-US"/>
            </w:rPr>
            <m:t xml:space="preserve">       </m:t>
          </w:ins>
        </m:r>
        <m:r>
          <w:ins w:id="307" w:author="Gates TEM" w:date="2025-03-26T10:58:00Z" w16du:dateUtc="2025-03-26T09:58:00Z">
            <w:rPr>
              <w:rFonts w:ascii="Cambria Math" w:hAnsi="Cambria Math" w:cs="Arial"/>
              <w:sz w:val="24"/>
              <w:szCs w:val="24"/>
            </w:rPr>
            <m:t>x</m:t>
          </w:ins>
        </m:r>
        <m:r>
          <w:ins w:id="308" w:author="Gates TEM" w:date="2025-03-26T10:58:00Z" w16du:dateUtc="2025-03-26T09:58:00Z">
            <w:rPr>
              <w:rFonts w:ascii="Cambria Math" w:hAnsi="Cambria Math" w:cs="Arial"/>
              <w:sz w:val="24"/>
              <w:szCs w:val="24"/>
              <w:lang w:val="en-US"/>
            </w:rPr>
            <m:t xml:space="preserve"> ∈(0,1)</m:t>
          </w:ins>
        </m:r>
      </m:oMath>
    </w:p>
    <w:p w14:paraId="6B93F5E1" w14:textId="0483FD7E" w:rsidR="000813D4" w:rsidRPr="000813D4" w:rsidRDefault="000813D4" w:rsidP="000813D4">
      <w:pPr>
        <w:numPr>
          <w:ilvl w:val="0"/>
          <w:numId w:val="21"/>
        </w:numPr>
        <w:rPr>
          <w:ins w:id="309" w:author="Gates TEM" w:date="2025-03-26T10:58:00Z"/>
          <w:sz w:val="24"/>
          <w:szCs w:val="24"/>
          <w:lang w:val="en-US" w:eastAsia="en-US"/>
          <w:rPrChange w:id="310" w:author="Gates TEM" w:date="2025-03-26T10:59:00Z" w16du:dateUtc="2025-03-26T09:59:00Z">
            <w:rPr>
              <w:ins w:id="311" w:author="Gates TEM" w:date="2025-03-26T10:58:00Z"/>
              <w:lang w:val="en-US" w:eastAsia="en-US"/>
            </w:rPr>
          </w:rPrChange>
        </w:rPr>
      </w:pPr>
      <w:ins w:id="312" w:author="Gates TEM" w:date="2025-03-26T10:58:00Z">
        <w:r w:rsidRPr="000813D4">
          <w:rPr>
            <w:sz w:val="24"/>
            <w:szCs w:val="24"/>
            <w:lang w:val="en-US" w:eastAsia="en-US"/>
            <w:rPrChange w:id="313" w:author="Gates TEM" w:date="2025-03-26T10:59:00Z" w16du:dateUtc="2025-03-26T09:59:00Z">
              <w:rPr>
                <w:lang w:val="en-US" w:eastAsia="en-US"/>
              </w:rPr>
            </w:rPrChange>
          </w:rPr>
          <w:t xml:space="preserve">Eq 02 : </w:t>
        </w:r>
      </w:ins>
      <m:oMath>
        <m:r>
          <w:ins w:id="314" w:author="Gates TEM" w:date="2025-03-26T10:59:00Z" w16du:dateUtc="2025-03-26T09:59:00Z">
            <w:rPr>
              <w:rFonts w:ascii="Cambria Math" w:hAnsi="Cambria Math" w:cs="Arial"/>
              <w:sz w:val="24"/>
              <w:szCs w:val="24"/>
              <w:lang w:val="en-US"/>
            </w:rPr>
            <m:t xml:space="preserve">- </m:t>
          </w:ins>
        </m:r>
        <m:sSup>
          <m:sSupPr>
            <m:ctrlPr>
              <w:ins w:id="315" w:author="Gates TEM" w:date="2025-03-26T10:59:00Z" w16du:dateUtc="2025-03-26T09:59:00Z">
                <w:rPr>
                  <w:rFonts w:ascii="Cambria Math" w:hAnsi="Cambria Math" w:cs="Arial"/>
                  <w:i/>
                  <w:sz w:val="24"/>
                  <w:szCs w:val="24"/>
                </w:rPr>
              </w:ins>
            </m:ctrlPr>
          </m:sSupPr>
          <m:e>
            <m:r>
              <w:ins w:id="316" w:author="Gates TEM" w:date="2025-03-26T10:59:00Z" w16du:dateUtc="2025-03-26T09:59:00Z">
                <w:rPr>
                  <w:rFonts w:ascii="Cambria Math" w:hAnsi="Cambria Math" w:cs="Arial"/>
                  <w:sz w:val="24"/>
                  <w:szCs w:val="24"/>
                </w:rPr>
                <m:t>u</m:t>
              </w:ins>
            </m:r>
          </m:e>
          <m:sup>
            <m:r>
              <w:ins w:id="317" w:author="Gates TEM" w:date="2025-03-26T10:59:00Z" w16du:dateUtc="2025-03-26T09:59:00Z">
                <w:rPr>
                  <w:rFonts w:ascii="Cambria Math" w:hAnsi="Cambria Math" w:cs="Arial"/>
                  <w:sz w:val="24"/>
                  <w:szCs w:val="24"/>
                  <w:lang w:val="en-US"/>
                </w:rPr>
                <m:t>''</m:t>
              </w:ins>
            </m:r>
          </m:sup>
        </m:sSup>
        <m:d>
          <m:dPr>
            <m:ctrlPr>
              <w:ins w:id="318" w:author="Gates TEM" w:date="2025-03-26T10:59:00Z" w16du:dateUtc="2025-03-26T09:59:00Z">
                <w:rPr>
                  <w:rFonts w:ascii="Cambria Math" w:hAnsi="Cambria Math" w:cs="Arial"/>
                  <w:i/>
                  <w:sz w:val="24"/>
                  <w:szCs w:val="24"/>
                </w:rPr>
              </w:ins>
            </m:ctrlPr>
          </m:dPr>
          <m:e>
            <m:r>
              <w:ins w:id="319" w:author="Gates TEM" w:date="2025-03-26T10:59:00Z" w16du:dateUtc="2025-03-26T09:59:00Z">
                <w:rPr>
                  <w:rFonts w:ascii="Cambria Math" w:hAnsi="Cambria Math" w:cs="Arial"/>
                  <w:sz w:val="24"/>
                  <w:szCs w:val="24"/>
                </w:rPr>
                <m:t>x</m:t>
              </w:ins>
            </m:r>
          </m:e>
        </m:d>
        <m:r>
          <w:ins w:id="320" w:author="Gates TEM" w:date="2025-03-26T10:59:00Z" w16du:dateUtc="2025-03-26T09:59:00Z">
            <w:rPr>
              <w:rFonts w:ascii="Cambria Math" w:hAnsi="Cambria Math" w:cs="Arial"/>
              <w:sz w:val="24"/>
              <w:szCs w:val="24"/>
              <w:lang w:val="en-US"/>
            </w:rPr>
            <m:t xml:space="preserve">= </m:t>
          </w:ins>
        </m:r>
        <m:r>
          <w:ins w:id="321" w:author="Gates TEM" w:date="2025-03-26T10:59:00Z" w16du:dateUtc="2025-03-26T09:59:00Z">
            <w:rPr>
              <w:rFonts w:ascii="Cambria Math" w:hAnsi="Cambria Math" w:cs="Arial"/>
              <w:sz w:val="24"/>
              <w:szCs w:val="24"/>
            </w:rPr>
            <m:t>f</m:t>
          </w:ins>
        </m:r>
        <m:d>
          <m:dPr>
            <m:ctrlPr>
              <w:ins w:id="322" w:author="Gates TEM" w:date="2025-03-26T10:59:00Z" w16du:dateUtc="2025-03-26T09:59:00Z">
                <w:rPr>
                  <w:rFonts w:ascii="Cambria Math" w:hAnsi="Cambria Math" w:cs="Arial"/>
                  <w:i/>
                  <w:sz w:val="24"/>
                  <w:szCs w:val="24"/>
                </w:rPr>
              </w:ins>
            </m:ctrlPr>
          </m:dPr>
          <m:e>
            <m:r>
              <w:ins w:id="323" w:author="Gates TEM" w:date="2025-03-26T10:59:00Z" w16du:dateUtc="2025-03-26T09:59:00Z">
                <w:rPr>
                  <w:rFonts w:ascii="Cambria Math" w:hAnsi="Cambria Math" w:cs="Arial"/>
                  <w:sz w:val="24"/>
                  <w:szCs w:val="24"/>
                </w:rPr>
                <m:t>x</m:t>
              </w:ins>
            </m:r>
          </m:e>
        </m:d>
        <m:r>
          <w:ins w:id="324" w:author="Gates TEM" w:date="2025-03-26T10:59:00Z" w16du:dateUtc="2025-03-26T09:59:00Z">
            <w:rPr>
              <w:rFonts w:ascii="Cambria Math" w:hAnsi="Cambria Math" w:cs="Arial"/>
              <w:sz w:val="24"/>
              <w:szCs w:val="24"/>
              <w:lang w:val="en-US"/>
            </w:rPr>
            <m:t xml:space="preserve">      </m:t>
          </w:ins>
        </m:r>
        <m:r>
          <w:ins w:id="325" w:author="Gates TEM" w:date="2025-03-26T10:59:00Z" w16du:dateUtc="2025-03-26T09:59:00Z">
            <w:rPr>
              <w:rFonts w:ascii="Cambria Math" w:hAnsi="Cambria Math" w:cs="Arial"/>
              <w:sz w:val="24"/>
              <w:szCs w:val="24"/>
            </w:rPr>
            <m:t>x</m:t>
          </w:ins>
        </m:r>
        <m:r>
          <w:ins w:id="326" w:author="Gates TEM" w:date="2025-03-26T10:59:00Z" w16du:dateUtc="2025-03-26T09:59:00Z">
            <w:rPr>
              <w:rFonts w:ascii="Cambria Math" w:hAnsi="Cambria Math" w:cs="Arial"/>
              <w:sz w:val="24"/>
              <w:szCs w:val="24"/>
              <w:lang w:val="en-US"/>
            </w:rPr>
            <m:t xml:space="preserve"> ∈ (0,1)</m:t>
          </w:ins>
        </m:r>
      </m:oMath>
    </w:p>
    <w:p w14:paraId="11AF8506" w14:textId="77777777" w:rsidR="000813D4" w:rsidRPr="000813D4" w:rsidRDefault="000813D4" w:rsidP="000813D4">
      <w:pPr>
        <w:rPr>
          <w:lang w:eastAsia="en-US"/>
          <w:rPrChange w:id="327" w:author="Gates TEM" w:date="2025-03-26T10:58:00Z" w16du:dateUtc="2025-03-26T09:58:00Z">
            <w:rPr/>
          </w:rPrChange>
        </w:rPr>
        <w:pPrChange w:id="328" w:author="Gates TEM" w:date="2025-03-26T10:58:00Z" w16du:dateUtc="2025-03-26T09:58:00Z">
          <w:pPr>
            <w:pStyle w:val="Heading2"/>
          </w:pPr>
        </w:pPrChange>
      </w:pPr>
    </w:p>
    <w:p w14:paraId="74ED3D5A" w14:textId="77777777" w:rsidR="006C7E5B" w:rsidRDefault="00000000">
      <w:pPr>
        <w:pStyle w:val="Heading2"/>
        <w:rPr>
          <w:ins w:id="329" w:author="Gates TEM" w:date="2025-03-26T10:59:00Z" w16du:dateUtc="2025-03-26T09:59:00Z"/>
        </w:rPr>
      </w:pPr>
      <w:r>
        <w:t xml:space="preserve"> </w:t>
      </w:r>
      <w:bookmarkStart w:id="330" w:name="_Toc14603"/>
      <w:r>
        <w:t>Méthodes utilisées et répartition initiale du travail</w:t>
      </w:r>
      <w:bookmarkEnd w:id="330"/>
    </w:p>
    <w:p w14:paraId="76008F65" w14:textId="77777777" w:rsidR="000813D4" w:rsidRPr="000813D4" w:rsidRDefault="000813D4" w:rsidP="000813D4">
      <w:pPr>
        <w:spacing w:before="100" w:beforeAutospacing="1" w:after="100" w:afterAutospacing="1" w:line="240" w:lineRule="auto"/>
        <w:jc w:val="left"/>
        <w:rPr>
          <w:ins w:id="331" w:author="Gates TEM" w:date="2025-03-26T10:59:00Z" w16du:dateUtc="2025-03-26T09:59:00Z"/>
          <w:rFonts w:ascii="Times New Roman" w:eastAsia="Times New Roman" w:hAnsi="Times New Roman" w:cs="Times New Roman"/>
          <w:sz w:val="24"/>
          <w:szCs w:val="24"/>
          <w:lang w:eastAsia="en-US"/>
          <w:rPrChange w:id="332" w:author="Gates TEM" w:date="2025-03-26T10:59:00Z" w16du:dateUtc="2025-03-26T09:59:00Z">
            <w:rPr>
              <w:ins w:id="333" w:author="Gates TEM" w:date="2025-03-26T10:59:00Z" w16du:dateUtc="2025-03-26T09:59:00Z"/>
              <w:rFonts w:ascii="Times New Roman" w:eastAsia="Times New Roman" w:hAnsi="Times New Roman" w:cs="Times New Roman"/>
              <w:sz w:val="24"/>
              <w:szCs w:val="24"/>
              <w:lang w:val="en-US" w:eastAsia="en-US"/>
            </w:rPr>
          </w:rPrChange>
        </w:rPr>
      </w:pPr>
      <w:ins w:id="334" w:author="Gates TEM" w:date="2025-03-26T10:59:00Z" w16du:dateUtc="2025-03-26T09:59:00Z">
        <w:r w:rsidRPr="000813D4">
          <w:rPr>
            <w:rFonts w:ascii="Times New Roman" w:eastAsia="Times New Roman" w:hAnsi="Times New Roman" w:cs="Times New Roman"/>
            <w:sz w:val="24"/>
            <w:szCs w:val="24"/>
            <w:lang w:eastAsia="en-US"/>
            <w:rPrChange w:id="335" w:author="Gates TEM" w:date="2025-03-26T10:59:00Z" w16du:dateUtc="2025-03-26T09:59:00Z">
              <w:rPr>
                <w:rFonts w:ascii="Times New Roman" w:eastAsia="Times New Roman" w:hAnsi="Times New Roman" w:cs="Times New Roman"/>
                <w:sz w:val="24"/>
                <w:szCs w:val="24"/>
                <w:lang w:val="en-US" w:eastAsia="en-US"/>
              </w:rPr>
            </w:rPrChange>
          </w:rPr>
          <w:t>Nous avons utilisé la méthode des différences finies pour discrétiser les équations et obtenir un système d'équations linéaires résolu numériquement. La répartition des tâches suit la méthodologie Scrum Agile avec des rôles bien définis (développeurs, testeurs, analystes, rapporteurs, Scrum Master, etc.).</w:t>
        </w:r>
      </w:ins>
    </w:p>
    <w:p w14:paraId="4E3A906A" w14:textId="77777777" w:rsidR="000813D4" w:rsidRPr="000813D4" w:rsidRDefault="000813D4" w:rsidP="000813D4">
      <w:pPr>
        <w:rPr>
          <w:lang w:eastAsia="en-US"/>
          <w:rPrChange w:id="336" w:author="Gates TEM" w:date="2025-03-26T10:59:00Z" w16du:dateUtc="2025-03-26T09:59:00Z">
            <w:rPr/>
          </w:rPrChange>
        </w:rPr>
        <w:pPrChange w:id="337" w:author="Gates TEM" w:date="2025-03-26T10:59:00Z" w16du:dateUtc="2025-03-26T09:59:00Z">
          <w:pPr>
            <w:pStyle w:val="Heading2"/>
          </w:pPr>
        </w:pPrChange>
      </w:pPr>
    </w:p>
    <w:p w14:paraId="6279340A" w14:textId="77777777" w:rsidR="006C7E5B" w:rsidRDefault="00000000">
      <w:pPr>
        <w:pStyle w:val="Heading2"/>
        <w:rPr>
          <w:ins w:id="338" w:author="Gates TEM" w:date="2025-03-26T11:00:00Z" w16du:dateUtc="2025-03-26T10:00:00Z"/>
        </w:rPr>
      </w:pPr>
      <w:bookmarkStart w:id="339" w:name="_Toc27463"/>
      <w:r>
        <w:t>Résultats atteints et principales connaissances acquises</w:t>
      </w:r>
      <w:bookmarkEnd w:id="339"/>
    </w:p>
    <w:p w14:paraId="0CFCE975" w14:textId="77777777" w:rsidR="000813D4" w:rsidRPr="000813D4" w:rsidRDefault="000813D4" w:rsidP="000813D4">
      <w:pPr>
        <w:rPr>
          <w:ins w:id="340" w:author="Gates TEM" w:date="2025-03-26T11:00:00Z" w16du:dateUtc="2025-03-26T10:00:00Z"/>
          <w:sz w:val="24"/>
          <w:szCs w:val="24"/>
          <w:lang w:eastAsia="en-US"/>
          <w:rPrChange w:id="341" w:author="Gates TEM" w:date="2025-03-26T11:00:00Z" w16du:dateUtc="2025-03-26T10:00:00Z">
            <w:rPr>
              <w:ins w:id="342" w:author="Gates TEM" w:date="2025-03-26T11:00:00Z" w16du:dateUtc="2025-03-26T10:00:00Z"/>
              <w:lang w:eastAsia="en-US"/>
            </w:rPr>
          </w:rPrChange>
        </w:rPr>
      </w:pPr>
    </w:p>
    <w:p w14:paraId="29205339" w14:textId="77777777" w:rsidR="000813D4" w:rsidRPr="000813D4" w:rsidRDefault="000813D4" w:rsidP="000813D4">
      <w:pPr>
        <w:numPr>
          <w:ilvl w:val="0"/>
          <w:numId w:val="22"/>
        </w:numPr>
        <w:rPr>
          <w:ins w:id="343" w:author="Gates TEM" w:date="2025-03-26T11:00:00Z"/>
          <w:sz w:val="24"/>
          <w:szCs w:val="24"/>
          <w:lang w:eastAsia="en-US"/>
          <w:rPrChange w:id="344" w:author="Gates TEM" w:date="2025-03-26T11:00:00Z" w16du:dateUtc="2025-03-26T10:00:00Z">
            <w:rPr>
              <w:ins w:id="345" w:author="Gates TEM" w:date="2025-03-26T11:00:00Z"/>
              <w:lang w:val="en-US" w:eastAsia="en-US"/>
            </w:rPr>
          </w:rPrChange>
        </w:rPr>
      </w:pPr>
      <w:ins w:id="346" w:author="Gates TEM" w:date="2025-03-26T11:00:00Z">
        <w:r w:rsidRPr="000813D4">
          <w:rPr>
            <w:sz w:val="24"/>
            <w:szCs w:val="24"/>
            <w:lang w:eastAsia="en-US"/>
            <w:rPrChange w:id="347" w:author="Gates TEM" w:date="2025-03-26T11:00:00Z" w16du:dateUtc="2025-03-26T10:00:00Z">
              <w:rPr>
                <w:lang w:val="en-US" w:eastAsia="en-US"/>
              </w:rPr>
            </w:rPrChange>
          </w:rPr>
          <w:t>Développement et implémentation des algorithmes en Python</w:t>
        </w:r>
      </w:ins>
    </w:p>
    <w:p w14:paraId="5825852D" w14:textId="77777777" w:rsidR="000813D4" w:rsidRPr="000813D4" w:rsidRDefault="000813D4" w:rsidP="000813D4">
      <w:pPr>
        <w:numPr>
          <w:ilvl w:val="0"/>
          <w:numId w:val="22"/>
        </w:numPr>
        <w:rPr>
          <w:ins w:id="348" w:author="Gates TEM" w:date="2025-03-26T11:00:00Z"/>
          <w:sz w:val="24"/>
          <w:szCs w:val="24"/>
          <w:lang w:eastAsia="en-US"/>
          <w:rPrChange w:id="349" w:author="Gates TEM" w:date="2025-03-26T11:00:00Z" w16du:dateUtc="2025-03-26T10:00:00Z">
            <w:rPr>
              <w:ins w:id="350" w:author="Gates TEM" w:date="2025-03-26T11:00:00Z"/>
              <w:lang w:val="en-US" w:eastAsia="en-US"/>
            </w:rPr>
          </w:rPrChange>
        </w:rPr>
      </w:pPr>
      <w:ins w:id="351" w:author="Gates TEM" w:date="2025-03-26T11:00:00Z">
        <w:r w:rsidRPr="000813D4">
          <w:rPr>
            <w:sz w:val="24"/>
            <w:szCs w:val="24"/>
            <w:lang w:eastAsia="en-US"/>
            <w:rPrChange w:id="352" w:author="Gates TEM" w:date="2025-03-26T11:00:00Z" w16du:dateUtc="2025-03-26T10:00:00Z">
              <w:rPr>
                <w:lang w:val="en-US" w:eastAsia="en-US"/>
              </w:rPr>
            </w:rPrChange>
          </w:rPr>
          <w:t>Vérification et validation des résultats obtenus</w:t>
        </w:r>
      </w:ins>
    </w:p>
    <w:p w14:paraId="3272F686" w14:textId="77777777" w:rsidR="000813D4" w:rsidRPr="000813D4" w:rsidRDefault="000813D4" w:rsidP="000813D4">
      <w:pPr>
        <w:numPr>
          <w:ilvl w:val="0"/>
          <w:numId w:val="22"/>
        </w:numPr>
        <w:rPr>
          <w:ins w:id="353" w:author="Gates TEM" w:date="2025-03-26T11:00:00Z"/>
          <w:sz w:val="24"/>
          <w:szCs w:val="24"/>
          <w:lang w:eastAsia="en-US"/>
          <w:rPrChange w:id="354" w:author="Gates TEM" w:date="2025-03-26T11:00:00Z" w16du:dateUtc="2025-03-26T10:00:00Z">
            <w:rPr>
              <w:ins w:id="355" w:author="Gates TEM" w:date="2025-03-26T11:00:00Z"/>
              <w:lang w:val="en-US" w:eastAsia="en-US"/>
            </w:rPr>
          </w:rPrChange>
        </w:rPr>
      </w:pPr>
      <w:ins w:id="356" w:author="Gates TEM" w:date="2025-03-26T11:00:00Z">
        <w:r w:rsidRPr="000813D4">
          <w:rPr>
            <w:sz w:val="24"/>
            <w:szCs w:val="24"/>
            <w:lang w:eastAsia="en-US"/>
            <w:rPrChange w:id="357" w:author="Gates TEM" w:date="2025-03-26T11:00:00Z" w16du:dateUtc="2025-03-26T10:00:00Z">
              <w:rPr>
                <w:lang w:val="en-US" w:eastAsia="en-US"/>
              </w:rPr>
            </w:rPrChange>
          </w:rPr>
          <w:t>Analyse de la précision et de la stabilité des méthodes numériques utilisées</w:t>
        </w:r>
      </w:ins>
    </w:p>
    <w:p w14:paraId="7F685116" w14:textId="77777777" w:rsidR="000813D4" w:rsidRPr="000813D4" w:rsidRDefault="000813D4" w:rsidP="000813D4">
      <w:pPr>
        <w:numPr>
          <w:ilvl w:val="0"/>
          <w:numId w:val="22"/>
        </w:numPr>
        <w:rPr>
          <w:ins w:id="358" w:author="Gates TEM" w:date="2025-03-26T11:00:00Z"/>
          <w:sz w:val="24"/>
          <w:szCs w:val="24"/>
          <w:lang w:eastAsia="en-US"/>
          <w:rPrChange w:id="359" w:author="Gates TEM" w:date="2025-03-26T11:00:00Z" w16du:dateUtc="2025-03-26T10:00:00Z">
            <w:rPr>
              <w:ins w:id="360" w:author="Gates TEM" w:date="2025-03-26T11:00:00Z"/>
              <w:lang w:val="en-US" w:eastAsia="en-US"/>
            </w:rPr>
          </w:rPrChange>
        </w:rPr>
      </w:pPr>
      <w:ins w:id="361" w:author="Gates TEM" w:date="2025-03-26T11:00:00Z">
        <w:r w:rsidRPr="000813D4">
          <w:rPr>
            <w:sz w:val="24"/>
            <w:szCs w:val="24"/>
            <w:lang w:eastAsia="en-US"/>
            <w:rPrChange w:id="362" w:author="Gates TEM" w:date="2025-03-26T11:00:00Z" w16du:dateUtc="2025-03-26T10:00:00Z">
              <w:rPr>
                <w:lang w:val="en-US" w:eastAsia="en-US"/>
              </w:rPr>
            </w:rPrChange>
          </w:rPr>
          <w:t>Documentation et rédaction d'un rapport détaillé</w:t>
        </w:r>
      </w:ins>
    </w:p>
    <w:p w14:paraId="290752A7" w14:textId="77777777" w:rsidR="000813D4" w:rsidRPr="000813D4" w:rsidRDefault="000813D4" w:rsidP="000813D4">
      <w:pPr>
        <w:rPr>
          <w:lang w:eastAsia="en-US"/>
          <w:rPrChange w:id="363" w:author="Gates TEM" w:date="2025-03-26T11:00:00Z" w16du:dateUtc="2025-03-26T10:00:00Z">
            <w:rPr/>
          </w:rPrChange>
        </w:rPr>
        <w:pPrChange w:id="364" w:author="Gates TEM" w:date="2025-03-26T11:00:00Z" w16du:dateUtc="2025-03-26T10:00:00Z">
          <w:pPr>
            <w:pStyle w:val="Heading2"/>
          </w:pPr>
        </w:pPrChange>
      </w:pPr>
    </w:p>
    <w:p w14:paraId="23C78250" w14:textId="77777777" w:rsidR="006C7E5B" w:rsidRDefault="00000000">
      <w:pPr>
        <w:pStyle w:val="Heading2"/>
      </w:pPr>
      <w:bookmarkStart w:id="365" w:name="_Toc6702"/>
      <w:r>
        <w:t>liens jugés utiles vers sites, documents et pages</w:t>
      </w:r>
      <w:bookmarkEnd w:id="365"/>
    </w:p>
    <w:p w14:paraId="2DBDB5B0" w14:textId="77777777" w:rsidR="006C7E5B" w:rsidRDefault="006C7E5B">
      <w:pPr>
        <w:pStyle w:val="Heading2"/>
        <w:numPr>
          <w:ilvl w:val="0"/>
          <w:numId w:val="0"/>
        </w:numPr>
        <w:ind w:left="576"/>
      </w:pPr>
    </w:p>
    <w:p w14:paraId="49339009" w14:textId="77777777" w:rsidR="006C7E5B" w:rsidRDefault="006C7E5B">
      <w:pPr>
        <w:rPr>
          <w:lang w:eastAsia="en-US"/>
        </w:rPr>
      </w:pPr>
    </w:p>
    <w:tbl>
      <w:tblPr>
        <w:tblStyle w:val="TableGrid"/>
        <w:tblW w:w="10718" w:type="dxa"/>
        <w:tblLook w:val="04A0" w:firstRow="1" w:lastRow="0" w:firstColumn="1" w:lastColumn="0" w:noHBand="0" w:noVBand="1"/>
      </w:tblPr>
      <w:tblGrid>
        <w:gridCol w:w="10718"/>
      </w:tblGrid>
      <w:tr w:rsidR="006C7E5B" w14:paraId="67DE3F71" w14:textId="77777777">
        <w:tc>
          <w:tcPr>
            <w:tcW w:w="4992" w:type="dxa"/>
          </w:tcPr>
          <w:p w14:paraId="174EB1F2" w14:textId="77777777" w:rsidR="006C7E5B" w:rsidRDefault="006C7E5B">
            <w:bookmarkStart w:id="366" w:name="_Toc61600867"/>
          </w:p>
        </w:tc>
      </w:tr>
      <w:tr w:rsidR="006C7E5B" w14:paraId="5434CA16" w14:textId="77777777">
        <w:tc>
          <w:tcPr>
            <w:tcW w:w="4992" w:type="dxa"/>
          </w:tcPr>
          <w:p w14:paraId="6804F2EC" w14:textId="77777777" w:rsidR="006C7E5B" w:rsidRDefault="006C7E5B"/>
        </w:tc>
      </w:tr>
      <w:tr w:rsidR="006C7E5B" w14:paraId="08398763" w14:textId="77777777">
        <w:tc>
          <w:tcPr>
            <w:tcW w:w="4992" w:type="dxa"/>
          </w:tcPr>
          <w:p w14:paraId="2BD882D9" w14:textId="77777777" w:rsidR="006C7E5B" w:rsidRDefault="006C7E5B"/>
        </w:tc>
      </w:tr>
      <w:tr w:rsidR="006C7E5B" w14:paraId="220B88D4" w14:textId="77777777">
        <w:tc>
          <w:tcPr>
            <w:tcW w:w="4992" w:type="dxa"/>
          </w:tcPr>
          <w:p w14:paraId="01790385" w14:textId="77777777" w:rsidR="006C7E5B" w:rsidRDefault="006C7E5B"/>
        </w:tc>
      </w:tr>
    </w:tbl>
    <w:p w14:paraId="67F0DD80" w14:textId="77777777" w:rsidR="006C7E5B" w:rsidDel="000813D4" w:rsidRDefault="006C7E5B">
      <w:pPr>
        <w:rPr>
          <w:del w:id="367" w:author="Gates TEM" w:date="2025-03-26T11:03:00Z" w16du:dateUtc="2025-03-26T10:03:00Z"/>
          <w:lang w:eastAsia="en-US"/>
        </w:rPr>
      </w:pPr>
    </w:p>
    <w:p w14:paraId="1E6E7528" w14:textId="77777777" w:rsidR="006C7E5B" w:rsidDel="000813D4" w:rsidRDefault="006C7E5B">
      <w:pPr>
        <w:rPr>
          <w:del w:id="368" w:author="Gates TEM" w:date="2025-03-26T11:03:00Z" w16du:dateUtc="2025-03-26T10:03:00Z"/>
          <w:lang w:eastAsia="en-US"/>
        </w:rPr>
      </w:pPr>
    </w:p>
    <w:bookmarkEnd w:id="366"/>
    <w:p w14:paraId="39618D42" w14:textId="77777777" w:rsidR="006C7E5B" w:rsidDel="000813D4" w:rsidRDefault="006C7E5B">
      <w:pPr>
        <w:rPr>
          <w:del w:id="369" w:author="Gates TEM" w:date="2025-03-26T11:03:00Z" w16du:dateUtc="2025-03-26T10:03:00Z"/>
        </w:rPr>
      </w:pPr>
    </w:p>
    <w:p w14:paraId="2DFD4335" w14:textId="39461E7A" w:rsidR="006C7E5B" w:rsidDel="000813D4" w:rsidRDefault="00000000">
      <w:pPr>
        <w:jc w:val="left"/>
        <w:rPr>
          <w:del w:id="370" w:author="Gates TEM" w:date="2025-03-26T11:02:00Z" w16du:dateUtc="2025-03-26T10:02:00Z"/>
          <w:rFonts w:asciiTheme="majorHAnsi" w:eastAsiaTheme="majorEastAsia" w:hAnsiTheme="majorHAnsi" w:cstheme="majorBidi"/>
          <w:b/>
          <w:bCs/>
          <w:sz w:val="28"/>
          <w:szCs w:val="28"/>
          <w:lang w:eastAsia="en-US"/>
        </w:rPr>
      </w:pPr>
      <w:bookmarkStart w:id="371" w:name="_Toc61600869"/>
      <w:del w:id="372" w:author="Gates TEM" w:date="2025-03-26T11:02:00Z" w16du:dateUtc="2025-03-26T10:02:00Z">
        <w:r w:rsidDel="000813D4">
          <w:br w:type="page"/>
        </w:r>
      </w:del>
    </w:p>
    <w:p w14:paraId="25DF50EF" w14:textId="73D1AD66" w:rsidR="006C7E5B" w:rsidDel="000813D4" w:rsidRDefault="00000000">
      <w:pPr>
        <w:jc w:val="left"/>
        <w:rPr>
          <w:del w:id="373" w:author="Gates TEM" w:date="2025-03-26T11:03:00Z" w16du:dateUtc="2025-03-26T10:03:00Z"/>
          <w:rFonts w:asciiTheme="majorHAnsi" w:eastAsiaTheme="majorEastAsia" w:hAnsiTheme="majorHAnsi" w:cstheme="majorBidi"/>
          <w:b/>
          <w:bCs/>
          <w:sz w:val="28"/>
          <w:szCs w:val="28"/>
          <w:lang w:eastAsia="en-US"/>
        </w:rPr>
      </w:pPr>
      <w:del w:id="374" w:author="Gates TEM" w:date="2025-03-26T11:02:00Z" w16du:dateUtc="2025-03-26T10:02:00Z">
        <w:r w:rsidDel="000813D4">
          <w:br w:type="page"/>
        </w:r>
      </w:del>
    </w:p>
    <w:p w14:paraId="42AC5253" w14:textId="4C9FD624" w:rsidR="006C7E5B" w:rsidDel="000813D4" w:rsidRDefault="00000000">
      <w:pPr>
        <w:jc w:val="left"/>
        <w:rPr>
          <w:del w:id="375" w:author="Gates TEM" w:date="2025-03-26T11:03:00Z" w16du:dateUtc="2025-03-26T10:03:00Z"/>
          <w:rFonts w:asciiTheme="majorHAnsi" w:eastAsiaTheme="majorEastAsia" w:hAnsiTheme="majorHAnsi" w:cstheme="majorBidi"/>
          <w:b/>
          <w:bCs/>
          <w:sz w:val="28"/>
          <w:szCs w:val="28"/>
          <w:lang w:eastAsia="en-US"/>
        </w:rPr>
      </w:pPr>
      <w:del w:id="376" w:author="Gates TEM" w:date="2025-03-26T11:03:00Z" w16du:dateUtc="2025-03-26T10:03:00Z">
        <w:r w:rsidDel="000813D4">
          <w:br w:type="page"/>
        </w:r>
      </w:del>
    </w:p>
    <w:p w14:paraId="585D49FD" w14:textId="17B28E6A" w:rsidR="006C7E5B" w:rsidRDefault="00000000">
      <w:pPr>
        <w:jc w:val="left"/>
        <w:rPr>
          <w:rFonts w:asciiTheme="majorHAnsi" w:eastAsiaTheme="majorEastAsia" w:hAnsiTheme="majorHAnsi" w:cstheme="majorBidi"/>
          <w:b/>
          <w:bCs/>
          <w:sz w:val="28"/>
          <w:szCs w:val="28"/>
          <w:lang w:eastAsia="en-US"/>
        </w:rPr>
      </w:pPr>
      <w:del w:id="377" w:author="Gates TEM" w:date="2025-03-26T11:03:00Z" w16du:dateUtc="2025-03-26T10:03:00Z">
        <w:r w:rsidDel="000813D4">
          <w:br w:type="page"/>
        </w:r>
      </w:del>
    </w:p>
    <w:p w14:paraId="6E74DF23" w14:textId="77777777" w:rsidR="006C7E5B" w:rsidRDefault="00000000">
      <w:pPr>
        <w:pStyle w:val="Heading1"/>
      </w:pPr>
      <w:bookmarkStart w:id="378" w:name="_Toc26133"/>
      <w:r>
        <w:lastRenderedPageBreak/>
        <w:t>Introduction</w:t>
      </w:r>
      <w:bookmarkEnd w:id="371"/>
      <w:bookmarkEnd w:id="378"/>
      <w:r>
        <w:t xml:space="preserve"> </w:t>
      </w:r>
    </w:p>
    <w:p w14:paraId="4CA5FDAA" w14:textId="77777777" w:rsidR="006C7E5B" w:rsidRDefault="006C7E5B">
      <w:pPr>
        <w:rPr>
          <w:b/>
          <w:lang w:eastAsia="en-US"/>
        </w:rPr>
      </w:pPr>
    </w:p>
    <w:p w14:paraId="2166310A" w14:textId="3523BEFA" w:rsidR="00483481" w:rsidRPr="00457E8C" w:rsidRDefault="00483481" w:rsidP="00483481">
      <w:pPr>
        <w:rPr>
          <w:ins w:id="379" w:author="Gates TEM" w:date="2025-03-25T08:15:00Z" w16du:dateUtc="2025-03-25T07:15:00Z"/>
          <w:rFonts w:ascii="Times New Roman" w:hAnsi="Times New Roman" w:cs="Times New Roman"/>
          <w:sz w:val="24"/>
          <w:szCs w:val="24"/>
          <w:rPrChange w:id="380" w:author="Gates TEM" w:date="2025-03-26T09:55:00Z" w16du:dateUtc="2025-03-26T08:55:00Z">
            <w:rPr>
              <w:ins w:id="381" w:author="Gates TEM" w:date="2025-03-25T08:15:00Z" w16du:dateUtc="2025-03-25T07:15:00Z"/>
              <w:rFonts w:ascii="Times New Roman" w:hAnsi="Times New Roman" w:cs="Times New Roman"/>
            </w:rPr>
          </w:rPrChange>
        </w:rPr>
      </w:pPr>
      <w:ins w:id="382" w:author="Gates TEM" w:date="2025-03-19T12:45:00Z">
        <w:r w:rsidRPr="00457E8C">
          <w:rPr>
            <w:rFonts w:ascii="Times New Roman" w:hAnsi="Times New Roman" w:cs="Times New Roman"/>
            <w:sz w:val="24"/>
            <w:szCs w:val="24"/>
            <w:rPrChange w:id="383" w:author="Gates TEM" w:date="2025-03-26T09:55:00Z" w16du:dateUtc="2025-03-26T08:55:00Z">
              <w:rPr>
                <w:rFonts w:ascii="Arial" w:hAnsi="Arial" w:cs="Arial"/>
                <w:b/>
                <w:bCs/>
                <w:lang w:val="en-US"/>
              </w:rPr>
            </w:rPrChange>
          </w:rPr>
          <w:t>La méthode des différences finies est une technique numérique couramment utilisée pour résoudre des équations différentielles. Dans ce problème, nous allons appliquer cette méthode sur un maillage uniforme pour résoudre l</w:t>
        </w:r>
      </w:ins>
      <w:ins w:id="384" w:author="Gates TEM" w:date="2025-03-26T09:33:00Z" w16du:dateUtc="2025-03-26T08:33:00Z">
        <w:r w:rsidR="00755F2D" w:rsidRPr="00457E8C">
          <w:rPr>
            <w:rFonts w:ascii="Times New Roman" w:hAnsi="Times New Roman" w:cs="Times New Roman"/>
            <w:sz w:val="24"/>
            <w:szCs w:val="24"/>
            <w:rPrChange w:id="385" w:author="Gates TEM" w:date="2025-03-26T09:55:00Z" w16du:dateUtc="2025-03-26T08:55:00Z">
              <w:rPr>
                <w:rFonts w:ascii="Times New Roman" w:hAnsi="Times New Roman" w:cs="Times New Roman"/>
              </w:rPr>
            </w:rPrChange>
          </w:rPr>
          <w:t xml:space="preserve">es </w:t>
        </w:r>
      </w:ins>
      <w:ins w:id="386" w:author="Gates TEM" w:date="2025-03-19T12:45:00Z">
        <w:r w:rsidRPr="00457E8C">
          <w:rPr>
            <w:rFonts w:ascii="Times New Roman" w:hAnsi="Times New Roman" w:cs="Times New Roman"/>
            <w:sz w:val="24"/>
            <w:szCs w:val="24"/>
            <w:rPrChange w:id="387" w:author="Gates TEM" w:date="2025-03-26T09:55:00Z" w16du:dateUtc="2025-03-26T08:55:00Z">
              <w:rPr>
                <w:rFonts w:ascii="Arial" w:hAnsi="Arial" w:cs="Arial"/>
                <w:b/>
                <w:bCs/>
                <w:lang w:val="en-US"/>
              </w:rPr>
            </w:rPrChange>
          </w:rPr>
          <w:t>équation</w:t>
        </w:r>
      </w:ins>
      <w:ins w:id="388" w:author="Gates TEM" w:date="2025-03-26T09:33:00Z" w16du:dateUtc="2025-03-26T08:33:00Z">
        <w:r w:rsidR="00755F2D" w:rsidRPr="00457E8C">
          <w:rPr>
            <w:rFonts w:ascii="Times New Roman" w:hAnsi="Times New Roman" w:cs="Times New Roman"/>
            <w:sz w:val="24"/>
            <w:szCs w:val="24"/>
            <w:rPrChange w:id="389" w:author="Gates TEM" w:date="2025-03-26T09:55:00Z" w16du:dateUtc="2025-03-26T08:55:00Z">
              <w:rPr>
                <w:rFonts w:ascii="Times New Roman" w:hAnsi="Times New Roman" w:cs="Times New Roman"/>
              </w:rPr>
            </w:rPrChange>
          </w:rPr>
          <w:t>s</w:t>
        </w:r>
      </w:ins>
      <w:ins w:id="390" w:author="Gates TEM" w:date="2025-03-19T12:45:00Z">
        <w:r w:rsidRPr="00457E8C">
          <w:rPr>
            <w:rFonts w:ascii="Times New Roman" w:hAnsi="Times New Roman" w:cs="Times New Roman"/>
            <w:sz w:val="24"/>
            <w:szCs w:val="24"/>
            <w:rPrChange w:id="391" w:author="Gates TEM" w:date="2025-03-26T09:55:00Z" w16du:dateUtc="2025-03-26T08:55:00Z">
              <w:rPr>
                <w:rFonts w:ascii="Arial" w:hAnsi="Arial" w:cs="Arial"/>
                <w:b/>
                <w:bCs/>
                <w:lang w:val="en-US"/>
              </w:rPr>
            </w:rPrChange>
          </w:rPr>
          <w:t xml:space="preserve"> différentielle </w:t>
        </w:r>
      </w:ins>
      <w:ins w:id="392" w:author="Gates TEM" w:date="2025-03-26T09:33:00Z" w16du:dateUtc="2025-03-26T08:33:00Z">
        <w:r w:rsidR="00755F2D" w:rsidRPr="00457E8C">
          <w:rPr>
            <w:rFonts w:ascii="Times New Roman" w:hAnsi="Times New Roman" w:cs="Times New Roman"/>
            <w:sz w:val="24"/>
            <w:szCs w:val="24"/>
            <w:rPrChange w:id="393" w:author="Gates TEM" w:date="2025-03-26T09:55:00Z" w16du:dateUtc="2025-03-26T08:55:00Z">
              <w:rPr>
                <w:rFonts w:ascii="Times New Roman" w:hAnsi="Times New Roman" w:cs="Times New Roman"/>
              </w:rPr>
            </w:rPrChange>
          </w:rPr>
          <w:t xml:space="preserve"> suivante</w:t>
        </w:r>
      </w:ins>
      <w:ins w:id="394" w:author="Gates TEM" w:date="2025-03-19T12:45:00Z">
        <w:r w:rsidRPr="00457E8C">
          <w:rPr>
            <w:rFonts w:ascii="Times New Roman" w:hAnsi="Times New Roman" w:cs="Times New Roman"/>
            <w:sz w:val="24"/>
            <w:szCs w:val="24"/>
            <w:rPrChange w:id="395" w:author="Gates TEM" w:date="2025-03-26T09:55:00Z" w16du:dateUtc="2025-03-26T08:55:00Z">
              <w:rPr>
                <w:rFonts w:ascii="Arial" w:hAnsi="Arial" w:cs="Arial"/>
                <w:b/>
                <w:bCs/>
                <w:lang w:val="en-US"/>
              </w:rPr>
            </w:rPrChange>
          </w:rPr>
          <w:t>:</w:t>
        </w:r>
      </w:ins>
    </w:p>
    <w:p w14:paraId="366B35B9" w14:textId="57E1C146" w:rsidR="00755F2D" w:rsidRPr="00457E8C" w:rsidRDefault="00755F2D" w:rsidP="00755F2D">
      <w:pPr>
        <w:rPr>
          <w:ins w:id="396" w:author="Gates TEM" w:date="2025-03-26T09:36:00Z" w16du:dateUtc="2025-03-26T08:36:00Z"/>
          <w:rFonts w:ascii="Times New Roman" w:hAnsi="Times New Roman" w:cs="Times New Roman"/>
          <w:sz w:val="24"/>
          <w:szCs w:val="24"/>
          <w:lang w:val="en-US"/>
          <w:rPrChange w:id="397" w:author="Gates TEM" w:date="2025-03-26T09:55:00Z" w16du:dateUtc="2025-03-26T08:55:00Z">
            <w:rPr>
              <w:ins w:id="398" w:author="Gates TEM" w:date="2025-03-26T09:36:00Z" w16du:dateUtc="2025-03-26T08:36:00Z"/>
              <w:rFonts w:ascii="Times New Roman" w:hAnsi="Times New Roman" w:cs="Times New Roman"/>
            </w:rPr>
          </w:rPrChange>
        </w:rPr>
        <w:pPrChange w:id="399" w:author="Gates TEM" w:date="2025-03-26T09:38:00Z" w16du:dateUtc="2025-03-26T08:38:00Z">
          <w:pPr>
            <w:ind w:left="360"/>
          </w:pPr>
        </w:pPrChange>
      </w:pPr>
      <m:oMath>
        <m:r>
          <w:ins w:id="400" w:author="Gates TEM" w:date="2025-03-26T09:33:00Z" w16du:dateUtc="2025-03-26T08:33:00Z">
            <w:rPr>
              <w:rFonts w:ascii="Cambria Math" w:hAnsi="Cambria Math" w:cs="Arial"/>
              <w:sz w:val="24"/>
              <w:szCs w:val="24"/>
              <w:lang w:val="en-US"/>
              <w:rPrChange w:id="401" w:author="Gates TEM" w:date="2025-03-26T09:55:00Z" w16du:dateUtc="2025-03-26T08:55:00Z">
                <w:rPr>
                  <w:rFonts w:ascii="Cambria Math" w:hAnsi="Cambria Math" w:cs="Arial"/>
                </w:rPr>
              </w:rPrChange>
            </w:rPr>
            <m:t xml:space="preserve">- </m:t>
          </w:ins>
        </m:r>
        <m:sSup>
          <m:sSupPr>
            <m:ctrlPr>
              <w:ins w:id="402" w:author="Gates TEM" w:date="2025-03-26T09:33:00Z" w16du:dateUtc="2025-03-26T08:33:00Z">
                <w:rPr>
                  <w:rFonts w:ascii="Cambria Math" w:hAnsi="Cambria Math" w:cs="Arial"/>
                  <w:i/>
                  <w:sz w:val="24"/>
                  <w:szCs w:val="24"/>
                  <w:rPrChange w:id="403" w:author="Gates TEM" w:date="2025-03-26T09:55:00Z" w16du:dateUtc="2025-03-26T08:55:00Z">
                    <w:rPr>
                      <w:rFonts w:ascii="Cambria Math" w:hAnsi="Cambria Math" w:cs="Arial"/>
                      <w:i/>
                    </w:rPr>
                  </w:rPrChange>
                </w:rPr>
              </w:ins>
            </m:ctrlPr>
          </m:sSupPr>
          <m:e>
            <m:r>
              <w:ins w:id="404" w:author="Gates TEM" w:date="2025-03-26T09:33:00Z" w16du:dateUtc="2025-03-26T08:33:00Z">
                <w:rPr>
                  <w:rFonts w:ascii="Cambria Math" w:hAnsi="Cambria Math" w:cs="Arial"/>
                  <w:sz w:val="24"/>
                  <w:szCs w:val="24"/>
                  <w:rPrChange w:id="405" w:author="Gates TEM" w:date="2025-03-26T09:55:00Z" w16du:dateUtc="2025-03-26T08:55:00Z">
                    <w:rPr>
                      <w:rFonts w:ascii="Cambria Math" w:hAnsi="Cambria Math" w:cs="Arial"/>
                    </w:rPr>
                  </w:rPrChange>
                </w:rPr>
                <m:t>u</m:t>
              </w:ins>
            </m:r>
          </m:e>
          <m:sup>
            <m:r>
              <w:ins w:id="406" w:author="Gates TEM" w:date="2025-03-26T09:33:00Z" w16du:dateUtc="2025-03-26T08:33:00Z">
                <w:rPr>
                  <w:rFonts w:ascii="Cambria Math" w:hAnsi="Cambria Math" w:cs="Arial"/>
                  <w:sz w:val="24"/>
                  <w:szCs w:val="24"/>
                  <w:lang w:val="en-US"/>
                  <w:rPrChange w:id="407" w:author="Gates TEM" w:date="2025-03-26T09:55:00Z" w16du:dateUtc="2025-03-26T08:55:00Z">
                    <w:rPr>
                      <w:rFonts w:ascii="Cambria Math" w:hAnsi="Cambria Math" w:cs="Arial"/>
                    </w:rPr>
                  </w:rPrChange>
                </w:rPr>
                <m:t>''</m:t>
              </w:ins>
            </m:r>
          </m:sup>
        </m:sSup>
        <m:d>
          <m:dPr>
            <m:ctrlPr>
              <w:ins w:id="408" w:author="Gates TEM" w:date="2025-03-26T09:33:00Z" w16du:dateUtc="2025-03-26T08:33:00Z">
                <w:rPr>
                  <w:rFonts w:ascii="Cambria Math" w:hAnsi="Cambria Math" w:cs="Arial"/>
                  <w:i/>
                  <w:sz w:val="24"/>
                  <w:szCs w:val="24"/>
                  <w:rPrChange w:id="409" w:author="Gates TEM" w:date="2025-03-26T09:55:00Z" w16du:dateUtc="2025-03-26T08:55:00Z">
                    <w:rPr>
                      <w:rFonts w:ascii="Cambria Math" w:hAnsi="Cambria Math" w:cs="Arial"/>
                      <w:i/>
                    </w:rPr>
                  </w:rPrChange>
                </w:rPr>
              </w:ins>
            </m:ctrlPr>
          </m:dPr>
          <m:e>
            <m:r>
              <w:ins w:id="410" w:author="Gates TEM" w:date="2025-03-26T09:33:00Z" w16du:dateUtc="2025-03-26T08:33:00Z">
                <w:rPr>
                  <w:rFonts w:ascii="Cambria Math" w:hAnsi="Cambria Math" w:cs="Arial"/>
                  <w:sz w:val="24"/>
                  <w:szCs w:val="24"/>
                  <w:rPrChange w:id="411" w:author="Gates TEM" w:date="2025-03-26T09:55:00Z" w16du:dateUtc="2025-03-26T08:55:00Z">
                    <w:rPr>
                      <w:rFonts w:ascii="Cambria Math" w:hAnsi="Cambria Math" w:cs="Arial"/>
                    </w:rPr>
                  </w:rPrChange>
                </w:rPr>
                <m:t>x</m:t>
              </w:ins>
            </m:r>
          </m:e>
        </m:d>
        <m:r>
          <w:ins w:id="412" w:author="Gates TEM" w:date="2025-03-26T09:34:00Z" w16du:dateUtc="2025-03-26T08:34:00Z">
            <w:rPr>
              <w:rFonts w:ascii="Cambria Math" w:hAnsi="Cambria Math" w:cs="Arial"/>
              <w:sz w:val="24"/>
              <w:szCs w:val="24"/>
              <w:lang w:val="en-US"/>
              <w:rPrChange w:id="413" w:author="Gates TEM" w:date="2025-03-26T09:55:00Z" w16du:dateUtc="2025-03-26T08:55:00Z">
                <w:rPr>
                  <w:rFonts w:ascii="Cambria Math" w:hAnsi="Cambria Math" w:cs="Arial"/>
                </w:rPr>
              </w:rPrChange>
            </w:rPr>
            <m:t xml:space="preserve"> </m:t>
          </w:ins>
        </m:r>
        <m:r>
          <w:ins w:id="414" w:author="Gates TEM" w:date="2025-03-26T09:33:00Z" w16du:dateUtc="2025-03-26T08:33:00Z">
            <w:rPr>
              <w:rFonts w:ascii="Cambria Math" w:hAnsi="Cambria Math" w:cs="Arial"/>
              <w:sz w:val="24"/>
              <w:szCs w:val="24"/>
              <w:lang w:val="en-US"/>
              <w:rPrChange w:id="415" w:author="Gates TEM" w:date="2025-03-26T09:55:00Z" w16du:dateUtc="2025-03-26T08:55:00Z">
                <w:rPr>
                  <w:rFonts w:ascii="Cambria Math" w:hAnsi="Cambria Math" w:cs="Arial"/>
                </w:rPr>
              </w:rPrChange>
            </w:rPr>
            <m:t xml:space="preserve">+ </m:t>
          </w:ins>
        </m:r>
        <m:sSup>
          <m:sSupPr>
            <m:ctrlPr>
              <w:ins w:id="416" w:author="Gates TEM" w:date="2025-03-26T09:34:00Z" w16du:dateUtc="2025-03-26T08:34:00Z">
                <w:rPr>
                  <w:rFonts w:ascii="Cambria Math" w:hAnsi="Cambria Math" w:cs="Arial"/>
                  <w:i/>
                  <w:sz w:val="24"/>
                  <w:szCs w:val="24"/>
                  <w:rPrChange w:id="417" w:author="Gates TEM" w:date="2025-03-26T09:55:00Z" w16du:dateUtc="2025-03-26T08:55:00Z">
                    <w:rPr>
                      <w:rFonts w:ascii="Cambria Math" w:hAnsi="Cambria Math" w:cs="Arial"/>
                      <w:i/>
                    </w:rPr>
                  </w:rPrChange>
                </w:rPr>
              </w:ins>
            </m:ctrlPr>
          </m:sSupPr>
          <m:e>
            <m:r>
              <w:ins w:id="418" w:author="Gates TEM" w:date="2025-03-26T09:34:00Z" w16du:dateUtc="2025-03-26T08:34:00Z">
                <w:rPr>
                  <w:rFonts w:ascii="Cambria Math" w:hAnsi="Cambria Math" w:cs="Arial"/>
                  <w:sz w:val="24"/>
                  <w:szCs w:val="24"/>
                  <w:rPrChange w:id="419" w:author="Gates TEM" w:date="2025-03-26T09:55:00Z" w16du:dateUtc="2025-03-26T08:55:00Z">
                    <w:rPr>
                      <w:rFonts w:ascii="Cambria Math" w:hAnsi="Cambria Math" w:cs="Arial"/>
                    </w:rPr>
                  </w:rPrChange>
                </w:rPr>
                <m:t>u</m:t>
              </w:ins>
            </m:r>
          </m:e>
          <m:sup>
            <m:r>
              <w:ins w:id="420" w:author="Gates TEM" w:date="2025-03-26T09:34:00Z" w16du:dateUtc="2025-03-26T08:34:00Z">
                <w:rPr>
                  <w:rFonts w:ascii="Cambria Math" w:hAnsi="Cambria Math" w:cs="Arial"/>
                  <w:sz w:val="24"/>
                  <w:szCs w:val="24"/>
                  <w:lang w:val="en-US"/>
                  <w:rPrChange w:id="421" w:author="Gates TEM" w:date="2025-03-26T09:55:00Z" w16du:dateUtc="2025-03-26T08:55:00Z">
                    <w:rPr>
                      <w:rFonts w:ascii="Cambria Math" w:hAnsi="Cambria Math" w:cs="Arial"/>
                    </w:rPr>
                  </w:rPrChange>
                </w:rPr>
                <m:t>'</m:t>
              </w:ins>
            </m:r>
          </m:sup>
        </m:sSup>
        <m:d>
          <m:dPr>
            <m:ctrlPr>
              <w:ins w:id="422" w:author="Gates TEM" w:date="2025-03-26T09:34:00Z" w16du:dateUtc="2025-03-26T08:34:00Z">
                <w:rPr>
                  <w:rFonts w:ascii="Cambria Math" w:hAnsi="Cambria Math" w:cs="Arial"/>
                  <w:i/>
                  <w:sz w:val="24"/>
                  <w:szCs w:val="24"/>
                  <w:rPrChange w:id="423" w:author="Gates TEM" w:date="2025-03-26T09:55:00Z" w16du:dateUtc="2025-03-26T08:55:00Z">
                    <w:rPr>
                      <w:rFonts w:ascii="Cambria Math" w:hAnsi="Cambria Math" w:cs="Arial"/>
                      <w:i/>
                    </w:rPr>
                  </w:rPrChange>
                </w:rPr>
              </w:ins>
            </m:ctrlPr>
          </m:dPr>
          <m:e>
            <m:r>
              <w:ins w:id="424" w:author="Gates TEM" w:date="2025-03-26T09:34:00Z" w16du:dateUtc="2025-03-26T08:34:00Z">
                <w:rPr>
                  <w:rFonts w:ascii="Cambria Math" w:hAnsi="Cambria Math" w:cs="Arial"/>
                  <w:sz w:val="24"/>
                  <w:szCs w:val="24"/>
                  <w:rPrChange w:id="425" w:author="Gates TEM" w:date="2025-03-26T09:55:00Z" w16du:dateUtc="2025-03-26T08:55:00Z">
                    <w:rPr>
                      <w:rFonts w:ascii="Cambria Math" w:hAnsi="Cambria Math" w:cs="Arial"/>
                    </w:rPr>
                  </w:rPrChange>
                </w:rPr>
                <m:t>x</m:t>
              </w:ins>
            </m:r>
          </m:e>
        </m:d>
        <m:r>
          <w:ins w:id="426" w:author="Gates TEM" w:date="2025-03-26T09:33:00Z" w16du:dateUtc="2025-03-26T08:33:00Z">
            <w:rPr>
              <w:rFonts w:ascii="Cambria Math" w:hAnsi="Cambria Math" w:cs="Arial"/>
              <w:sz w:val="24"/>
              <w:szCs w:val="24"/>
              <w:lang w:val="en-US"/>
              <w:rPrChange w:id="427" w:author="Gates TEM" w:date="2025-03-26T09:55:00Z" w16du:dateUtc="2025-03-26T08:55:00Z">
                <w:rPr>
                  <w:rFonts w:ascii="Cambria Math" w:hAnsi="Cambria Math" w:cs="Arial"/>
                </w:rPr>
              </w:rPrChange>
            </w:rPr>
            <m:t xml:space="preserve">= </m:t>
          </w:ins>
        </m:r>
        <m:r>
          <w:ins w:id="428" w:author="Gates TEM" w:date="2025-03-26T09:33:00Z" w16du:dateUtc="2025-03-26T08:33:00Z">
            <w:rPr>
              <w:rFonts w:ascii="Cambria Math" w:hAnsi="Cambria Math" w:cs="Arial"/>
              <w:sz w:val="24"/>
              <w:szCs w:val="24"/>
              <w:rPrChange w:id="429" w:author="Gates TEM" w:date="2025-03-26T09:55:00Z" w16du:dateUtc="2025-03-26T08:55:00Z">
                <w:rPr>
                  <w:rFonts w:ascii="Cambria Math" w:hAnsi="Cambria Math" w:cs="Arial"/>
                </w:rPr>
              </w:rPrChange>
            </w:rPr>
            <m:t>f</m:t>
          </w:ins>
        </m:r>
        <m:d>
          <m:dPr>
            <m:ctrlPr>
              <w:ins w:id="430" w:author="Gates TEM" w:date="2025-03-26T09:33:00Z" w16du:dateUtc="2025-03-26T08:33:00Z">
                <w:rPr>
                  <w:rFonts w:ascii="Cambria Math" w:hAnsi="Cambria Math" w:cs="Arial"/>
                  <w:i/>
                  <w:sz w:val="24"/>
                  <w:szCs w:val="24"/>
                  <w:rPrChange w:id="431" w:author="Gates TEM" w:date="2025-03-26T09:55:00Z" w16du:dateUtc="2025-03-26T08:55:00Z">
                    <w:rPr>
                      <w:rFonts w:ascii="Cambria Math" w:hAnsi="Cambria Math" w:cs="Arial"/>
                      <w:i/>
                    </w:rPr>
                  </w:rPrChange>
                </w:rPr>
              </w:ins>
            </m:ctrlPr>
          </m:dPr>
          <m:e>
            <m:r>
              <w:ins w:id="432" w:author="Gates TEM" w:date="2025-03-26T09:33:00Z" w16du:dateUtc="2025-03-26T08:33:00Z">
                <w:rPr>
                  <w:rFonts w:ascii="Cambria Math" w:hAnsi="Cambria Math" w:cs="Arial"/>
                  <w:sz w:val="24"/>
                  <w:szCs w:val="24"/>
                  <w:rPrChange w:id="433" w:author="Gates TEM" w:date="2025-03-26T09:55:00Z" w16du:dateUtc="2025-03-26T08:55:00Z">
                    <w:rPr>
                      <w:rFonts w:ascii="Cambria Math" w:hAnsi="Cambria Math" w:cs="Arial"/>
                    </w:rPr>
                  </w:rPrChange>
                </w:rPr>
                <m:t>x</m:t>
              </w:ins>
            </m:r>
          </m:e>
        </m:d>
        <m:r>
          <w:ins w:id="434" w:author="Gates TEM" w:date="2025-03-26T09:34:00Z" w16du:dateUtc="2025-03-26T08:34:00Z">
            <w:rPr>
              <w:rFonts w:ascii="Cambria Math" w:hAnsi="Cambria Math" w:cs="Arial"/>
              <w:sz w:val="24"/>
              <w:szCs w:val="24"/>
              <w:lang w:val="en-US"/>
              <w:rPrChange w:id="435" w:author="Gates TEM" w:date="2025-03-26T09:55:00Z" w16du:dateUtc="2025-03-26T08:55:00Z">
                <w:rPr>
                  <w:rFonts w:ascii="Cambria Math" w:hAnsi="Cambria Math" w:cs="Arial"/>
                </w:rPr>
              </w:rPrChange>
            </w:rPr>
            <m:t xml:space="preserve">       </m:t>
          </w:ins>
        </m:r>
        <m:r>
          <w:ins w:id="436" w:author="Gates TEM" w:date="2025-03-26T09:34:00Z" w16du:dateUtc="2025-03-26T08:34:00Z">
            <w:rPr>
              <w:rFonts w:ascii="Cambria Math" w:hAnsi="Cambria Math" w:cs="Arial"/>
              <w:sz w:val="24"/>
              <w:szCs w:val="24"/>
              <w:rPrChange w:id="437" w:author="Gates TEM" w:date="2025-03-26T09:55:00Z" w16du:dateUtc="2025-03-26T08:55:00Z">
                <w:rPr>
                  <w:rFonts w:ascii="Cambria Math" w:hAnsi="Cambria Math" w:cs="Arial"/>
                </w:rPr>
              </w:rPrChange>
            </w:rPr>
            <m:t>x</m:t>
          </w:ins>
        </m:r>
        <m:r>
          <w:ins w:id="438" w:author="Gates TEM" w:date="2025-03-26T09:34:00Z" w16du:dateUtc="2025-03-26T08:34:00Z">
            <w:rPr>
              <w:rFonts w:ascii="Cambria Math" w:hAnsi="Cambria Math" w:cs="Arial"/>
              <w:sz w:val="24"/>
              <w:szCs w:val="24"/>
              <w:lang w:val="en-US"/>
              <w:rPrChange w:id="439" w:author="Gates TEM" w:date="2025-03-26T09:55:00Z" w16du:dateUtc="2025-03-26T08:55:00Z">
                <w:rPr>
                  <w:rFonts w:ascii="Cambria Math" w:hAnsi="Cambria Math" w:cs="Arial"/>
                </w:rPr>
              </w:rPrChange>
            </w:rPr>
            <m:t xml:space="preserve"> ∈(0</m:t>
          </w:ins>
        </m:r>
        <m:r>
          <w:ins w:id="440" w:author="Gates TEM" w:date="2025-03-26T09:35:00Z" w16du:dateUtc="2025-03-26T08:35:00Z">
            <w:rPr>
              <w:rFonts w:ascii="Cambria Math" w:hAnsi="Cambria Math" w:cs="Arial"/>
              <w:sz w:val="24"/>
              <w:szCs w:val="24"/>
              <w:lang w:val="en-US"/>
              <w:rPrChange w:id="441" w:author="Gates TEM" w:date="2025-03-26T09:55:00Z" w16du:dateUtc="2025-03-26T08:55:00Z">
                <w:rPr>
                  <w:rFonts w:ascii="Cambria Math" w:hAnsi="Cambria Math" w:cs="Arial"/>
                </w:rPr>
              </w:rPrChange>
            </w:rPr>
            <m:t>,</m:t>
          </w:ins>
        </m:r>
        <m:r>
          <w:ins w:id="442" w:author="Gates TEM" w:date="2025-03-26T09:34:00Z" w16du:dateUtc="2025-03-26T08:34:00Z">
            <w:rPr>
              <w:rFonts w:ascii="Cambria Math" w:hAnsi="Cambria Math" w:cs="Arial"/>
              <w:sz w:val="24"/>
              <w:szCs w:val="24"/>
              <w:lang w:val="en-US"/>
              <w:rPrChange w:id="443" w:author="Gates TEM" w:date="2025-03-26T09:55:00Z" w16du:dateUtc="2025-03-26T08:55:00Z">
                <w:rPr>
                  <w:rFonts w:ascii="Cambria Math" w:hAnsi="Cambria Math" w:cs="Arial"/>
                </w:rPr>
              </w:rPrChange>
            </w:rPr>
            <m:t>1)</m:t>
          </w:ins>
        </m:r>
      </m:oMath>
      <w:ins w:id="444" w:author="Gates TEM" w:date="2025-03-26T09:37:00Z" w16du:dateUtc="2025-03-26T08:37:00Z">
        <w:r w:rsidRPr="00457E8C">
          <w:rPr>
            <w:rFonts w:ascii="Times New Roman" w:hAnsi="Times New Roman" w:cs="Times New Roman"/>
            <w:sz w:val="24"/>
            <w:szCs w:val="24"/>
            <w:lang w:val="en-US"/>
            <w:rPrChange w:id="445" w:author="Gates TEM" w:date="2025-03-26T09:55:00Z" w16du:dateUtc="2025-03-26T08:55:00Z">
              <w:rPr>
                <w:rFonts w:ascii="Times New Roman" w:hAnsi="Times New Roman" w:cs="Times New Roman"/>
              </w:rPr>
            </w:rPrChange>
          </w:rPr>
          <w:t xml:space="preserve">                      Eq </w:t>
        </w:r>
      </w:ins>
      <w:ins w:id="446" w:author="Gates TEM" w:date="2025-03-26T09:38:00Z" w16du:dateUtc="2025-03-26T08:38:00Z">
        <w:r w:rsidRPr="00457E8C">
          <w:rPr>
            <w:rFonts w:ascii="Times New Roman" w:hAnsi="Times New Roman" w:cs="Times New Roman"/>
            <w:sz w:val="24"/>
            <w:szCs w:val="24"/>
            <w:lang w:val="en-US"/>
            <w:rPrChange w:id="447" w:author="Gates TEM" w:date="2025-03-26T09:55:00Z" w16du:dateUtc="2025-03-26T08:55:00Z">
              <w:rPr>
                <w:rFonts w:ascii="Times New Roman" w:hAnsi="Times New Roman" w:cs="Times New Roman"/>
              </w:rPr>
            </w:rPrChange>
          </w:rPr>
          <w:t>01</w:t>
        </w:r>
      </w:ins>
    </w:p>
    <w:p w14:paraId="6C29C7A5" w14:textId="3CDA2F21" w:rsidR="00755F2D" w:rsidRPr="00457E8C" w:rsidRDefault="00755F2D" w:rsidP="00755F2D">
      <w:pPr>
        <w:rPr>
          <w:ins w:id="448" w:author="Gates TEM" w:date="2025-03-26T09:36:00Z" w16du:dateUtc="2025-03-26T08:36:00Z"/>
          <w:rFonts w:ascii="Times New Roman" w:hAnsi="Times New Roman" w:cs="Times New Roman"/>
          <w:sz w:val="24"/>
          <w:szCs w:val="24"/>
          <w:lang w:val="en-US"/>
          <w:rPrChange w:id="449" w:author="Gates TEM" w:date="2025-03-26T09:55:00Z" w16du:dateUtc="2025-03-26T08:55:00Z">
            <w:rPr>
              <w:ins w:id="450" w:author="Gates TEM" w:date="2025-03-26T09:36:00Z" w16du:dateUtc="2025-03-26T08:36:00Z"/>
              <w:rFonts w:ascii="Times New Roman" w:hAnsi="Times New Roman" w:cs="Times New Roman"/>
            </w:rPr>
          </w:rPrChange>
        </w:rPr>
        <w:pPrChange w:id="451" w:author="Gates TEM" w:date="2025-03-26T09:38:00Z" w16du:dateUtc="2025-03-26T08:38:00Z">
          <w:pPr>
            <w:ind w:left="3192" w:firstLine="348"/>
          </w:pPr>
        </w:pPrChange>
      </w:pPr>
      <m:oMath>
        <m:r>
          <w:ins w:id="452" w:author="Gates TEM" w:date="2025-03-26T09:36:00Z" w16du:dateUtc="2025-03-26T08:36:00Z">
            <w:rPr>
              <w:rFonts w:ascii="Cambria Math" w:hAnsi="Cambria Math" w:cs="Arial"/>
              <w:sz w:val="24"/>
              <w:szCs w:val="24"/>
              <w:lang w:val="en-US"/>
              <w:rPrChange w:id="453" w:author="Gates TEM" w:date="2025-03-26T09:55:00Z" w16du:dateUtc="2025-03-26T08:55:00Z">
                <w:rPr>
                  <w:rFonts w:ascii="Cambria Math" w:hAnsi="Cambria Math" w:cs="Arial"/>
                </w:rPr>
              </w:rPrChange>
            </w:rPr>
            <m:t xml:space="preserve">- </m:t>
          </w:ins>
        </m:r>
        <m:sSup>
          <m:sSupPr>
            <m:ctrlPr>
              <w:ins w:id="454" w:author="Gates TEM" w:date="2025-03-26T09:36:00Z" w16du:dateUtc="2025-03-26T08:36:00Z">
                <w:rPr>
                  <w:rFonts w:ascii="Cambria Math" w:hAnsi="Cambria Math" w:cs="Arial"/>
                  <w:i/>
                  <w:sz w:val="24"/>
                  <w:szCs w:val="24"/>
                  <w:rPrChange w:id="455" w:author="Gates TEM" w:date="2025-03-26T09:55:00Z" w16du:dateUtc="2025-03-26T08:55:00Z">
                    <w:rPr>
                      <w:rFonts w:ascii="Cambria Math" w:hAnsi="Cambria Math" w:cs="Arial"/>
                      <w:i/>
                    </w:rPr>
                  </w:rPrChange>
                </w:rPr>
              </w:ins>
            </m:ctrlPr>
          </m:sSupPr>
          <m:e>
            <m:r>
              <w:ins w:id="456" w:author="Gates TEM" w:date="2025-03-26T09:36:00Z" w16du:dateUtc="2025-03-26T08:36:00Z">
                <w:rPr>
                  <w:rFonts w:ascii="Cambria Math" w:hAnsi="Cambria Math" w:cs="Arial"/>
                  <w:sz w:val="24"/>
                  <w:szCs w:val="24"/>
                  <w:rPrChange w:id="457" w:author="Gates TEM" w:date="2025-03-26T09:55:00Z" w16du:dateUtc="2025-03-26T08:55:00Z">
                    <w:rPr>
                      <w:rFonts w:ascii="Cambria Math" w:hAnsi="Cambria Math" w:cs="Arial"/>
                    </w:rPr>
                  </w:rPrChange>
                </w:rPr>
                <m:t>u</m:t>
              </w:ins>
            </m:r>
          </m:e>
          <m:sup>
            <m:r>
              <w:ins w:id="458" w:author="Gates TEM" w:date="2025-03-26T09:36:00Z" w16du:dateUtc="2025-03-26T08:36:00Z">
                <w:rPr>
                  <w:rFonts w:ascii="Cambria Math" w:hAnsi="Cambria Math" w:cs="Arial"/>
                  <w:sz w:val="24"/>
                  <w:szCs w:val="24"/>
                  <w:lang w:val="en-US"/>
                  <w:rPrChange w:id="459" w:author="Gates TEM" w:date="2025-03-26T09:55:00Z" w16du:dateUtc="2025-03-26T08:55:00Z">
                    <w:rPr>
                      <w:rFonts w:ascii="Cambria Math" w:hAnsi="Cambria Math" w:cs="Arial"/>
                    </w:rPr>
                  </w:rPrChange>
                </w:rPr>
                <m:t>''</m:t>
              </w:ins>
            </m:r>
          </m:sup>
        </m:sSup>
        <m:d>
          <m:dPr>
            <m:ctrlPr>
              <w:ins w:id="460" w:author="Gates TEM" w:date="2025-03-26T09:36:00Z" w16du:dateUtc="2025-03-26T08:36:00Z">
                <w:rPr>
                  <w:rFonts w:ascii="Cambria Math" w:hAnsi="Cambria Math" w:cs="Arial"/>
                  <w:i/>
                  <w:sz w:val="24"/>
                  <w:szCs w:val="24"/>
                  <w:rPrChange w:id="461" w:author="Gates TEM" w:date="2025-03-26T09:55:00Z" w16du:dateUtc="2025-03-26T08:55:00Z">
                    <w:rPr>
                      <w:rFonts w:ascii="Cambria Math" w:hAnsi="Cambria Math" w:cs="Arial"/>
                      <w:i/>
                    </w:rPr>
                  </w:rPrChange>
                </w:rPr>
              </w:ins>
            </m:ctrlPr>
          </m:dPr>
          <m:e>
            <m:r>
              <w:ins w:id="462" w:author="Gates TEM" w:date="2025-03-26T09:36:00Z" w16du:dateUtc="2025-03-26T08:36:00Z">
                <w:rPr>
                  <w:rFonts w:ascii="Cambria Math" w:hAnsi="Cambria Math" w:cs="Arial"/>
                  <w:sz w:val="24"/>
                  <w:szCs w:val="24"/>
                  <w:rPrChange w:id="463" w:author="Gates TEM" w:date="2025-03-26T09:55:00Z" w16du:dateUtc="2025-03-26T08:55:00Z">
                    <w:rPr>
                      <w:rFonts w:ascii="Cambria Math" w:hAnsi="Cambria Math" w:cs="Arial"/>
                    </w:rPr>
                  </w:rPrChange>
                </w:rPr>
                <m:t>x</m:t>
              </w:ins>
            </m:r>
          </m:e>
        </m:d>
        <m:r>
          <w:ins w:id="464" w:author="Gates TEM" w:date="2025-03-26T09:36:00Z" w16du:dateUtc="2025-03-26T08:36:00Z">
            <w:rPr>
              <w:rFonts w:ascii="Cambria Math" w:hAnsi="Cambria Math" w:cs="Arial"/>
              <w:sz w:val="24"/>
              <w:szCs w:val="24"/>
              <w:lang w:val="en-US"/>
              <w:rPrChange w:id="465" w:author="Gates TEM" w:date="2025-03-26T09:55:00Z" w16du:dateUtc="2025-03-26T08:55:00Z">
                <w:rPr>
                  <w:rFonts w:ascii="Cambria Math" w:hAnsi="Cambria Math" w:cs="Arial"/>
                </w:rPr>
              </w:rPrChange>
            </w:rPr>
            <m:t xml:space="preserve">= </m:t>
          </w:ins>
        </m:r>
        <m:r>
          <w:ins w:id="466" w:author="Gates TEM" w:date="2025-03-26T09:36:00Z" w16du:dateUtc="2025-03-26T08:36:00Z">
            <w:rPr>
              <w:rFonts w:ascii="Cambria Math" w:hAnsi="Cambria Math" w:cs="Arial"/>
              <w:sz w:val="24"/>
              <w:szCs w:val="24"/>
              <w:rPrChange w:id="467" w:author="Gates TEM" w:date="2025-03-26T09:55:00Z" w16du:dateUtc="2025-03-26T08:55:00Z">
                <w:rPr>
                  <w:rFonts w:ascii="Cambria Math" w:hAnsi="Cambria Math" w:cs="Arial"/>
                </w:rPr>
              </w:rPrChange>
            </w:rPr>
            <m:t>f</m:t>
          </w:ins>
        </m:r>
        <m:d>
          <m:dPr>
            <m:ctrlPr>
              <w:ins w:id="468" w:author="Gates TEM" w:date="2025-03-26T09:36:00Z" w16du:dateUtc="2025-03-26T08:36:00Z">
                <w:rPr>
                  <w:rFonts w:ascii="Cambria Math" w:hAnsi="Cambria Math" w:cs="Arial"/>
                  <w:i/>
                  <w:sz w:val="24"/>
                  <w:szCs w:val="24"/>
                  <w:rPrChange w:id="469" w:author="Gates TEM" w:date="2025-03-26T09:55:00Z" w16du:dateUtc="2025-03-26T08:55:00Z">
                    <w:rPr>
                      <w:rFonts w:ascii="Cambria Math" w:hAnsi="Cambria Math" w:cs="Arial"/>
                      <w:i/>
                    </w:rPr>
                  </w:rPrChange>
                </w:rPr>
              </w:ins>
            </m:ctrlPr>
          </m:dPr>
          <m:e>
            <m:r>
              <w:ins w:id="470" w:author="Gates TEM" w:date="2025-03-26T09:36:00Z" w16du:dateUtc="2025-03-26T08:36:00Z">
                <w:rPr>
                  <w:rFonts w:ascii="Cambria Math" w:hAnsi="Cambria Math" w:cs="Arial"/>
                  <w:sz w:val="24"/>
                  <w:szCs w:val="24"/>
                  <w:rPrChange w:id="471" w:author="Gates TEM" w:date="2025-03-26T09:55:00Z" w16du:dateUtc="2025-03-26T08:55:00Z">
                    <w:rPr>
                      <w:rFonts w:ascii="Cambria Math" w:hAnsi="Cambria Math" w:cs="Arial"/>
                    </w:rPr>
                  </w:rPrChange>
                </w:rPr>
                <m:t>x</m:t>
              </w:ins>
            </m:r>
          </m:e>
        </m:d>
        <m:r>
          <w:ins w:id="472" w:author="Gates TEM" w:date="2025-03-26T09:41:00Z" w16du:dateUtc="2025-03-26T08:41:00Z">
            <w:rPr>
              <w:rFonts w:ascii="Cambria Math" w:hAnsi="Cambria Math" w:cs="Arial"/>
              <w:sz w:val="24"/>
              <w:szCs w:val="24"/>
              <w:lang w:val="en-US"/>
              <w:rPrChange w:id="473" w:author="Gates TEM" w:date="2025-03-26T09:55:00Z" w16du:dateUtc="2025-03-26T08:55:00Z">
                <w:rPr>
                  <w:rFonts w:ascii="Cambria Math" w:hAnsi="Cambria Math" w:cs="Arial"/>
                </w:rPr>
              </w:rPrChange>
            </w:rPr>
            <m:t xml:space="preserve">      </m:t>
          </w:ins>
        </m:r>
        <m:r>
          <w:ins w:id="474" w:author="Gates TEM" w:date="2025-03-26T09:41:00Z" w16du:dateUtc="2025-03-26T08:41:00Z">
            <w:rPr>
              <w:rFonts w:ascii="Cambria Math" w:hAnsi="Cambria Math" w:cs="Arial"/>
              <w:sz w:val="24"/>
              <w:szCs w:val="24"/>
              <w:rPrChange w:id="475" w:author="Gates TEM" w:date="2025-03-26T09:55:00Z" w16du:dateUtc="2025-03-26T08:55:00Z">
                <w:rPr>
                  <w:rFonts w:ascii="Cambria Math" w:hAnsi="Cambria Math" w:cs="Arial"/>
                </w:rPr>
              </w:rPrChange>
            </w:rPr>
            <m:t>x</m:t>
          </w:ins>
        </m:r>
        <m:r>
          <w:ins w:id="476" w:author="Gates TEM" w:date="2025-03-26T09:41:00Z" w16du:dateUtc="2025-03-26T08:41:00Z">
            <w:rPr>
              <w:rFonts w:ascii="Cambria Math" w:hAnsi="Cambria Math" w:cs="Arial"/>
              <w:sz w:val="24"/>
              <w:szCs w:val="24"/>
              <w:lang w:val="en-US"/>
              <w:rPrChange w:id="477" w:author="Gates TEM" w:date="2025-03-26T09:55:00Z" w16du:dateUtc="2025-03-26T08:55:00Z">
                <w:rPr>
                  <w:rFonts w:ascii="Cambria Math" w:hAnsi="Cambria Math" w:cs="Arial"/>
                </w:rPr>
              </w:rPrChange>
            </w:rPr>
            <m:t xml:space="preserve"> ∈ (0,1) </m:t>
          </w:ins>
        </m:r>
      </m:oMath>
      <w:ins w:id="478" w:author="Gates TEM" w:date="2025-03-26T09:38:00Z" w16du:dateUtc="2025-03-26T08:38:00Z">
        <w:r w:rsidRPr="00457E8C">
          <w:rPr>
            <w:rFonts w:ascii="Times New Roman" w:hAnsi="Times New Roman" w:cs="Times New Roman"/>
            <w:sz w:val="24"/>
            <w:szCs w:val="24"/>
            <w:lang w:val="en-US"/>
            <w:rPrChange w:id="479" w:author="Gates TEM" w:date="2025-03-26T09:55:00Z" w16du:dateUtc="2025-03-26T08:55:00Z">
              <w:rPr>
                <w:rFonts w:ascii="Times New Roman" w:hAnsi="Times New Roman" w:cs="Times New Roman"/>
              </w:rPr>
            </w:rPrChange>
          </w:rPr>
          <w:t xml:space="preserve"> </w:t>
        </w:r>
      </w:ins>
      <w:ins w:id="480" w:author="Gates TEM" w:date="2025-03-26T09:41:00Z" w16du:dateUtc="2025-03-26T08:41:00Z">
        <w:r w:rsidRPr="00457E8C">
          <w:rPr>
            <w:rFonts w:ascii="Times New Roman" w:hAnsi="Times New Roman" w:cs="Times New Roman"/>
            <w:sz w:val="24"/>
            <w:szCs w:val="24"/>
            <w:lang w:val="en-US"/>
            <w:rPrChange w:id="481" w:author="Gates TEM" w:date="2025-03-26T09:55:00Z" w16du:dateUtc="2025-03-26T08:55:00Z">
              <w:rPr>
                <w:rFonts w:ascii="Times New Roman" w:hAnsi="Times New Roman" w:cs="Times New Roman"/>
              </w:rPr>
            </w:rPrChange>
          </w:rPr>
          <w:t xml:space="preserve"> </w:t>
        </w:r>
      </w:ins>
      <w:ins w:id="482" w:author="Gates TEM" w:date="2025-03-26T09:38:00Z" w16du:dateUtc="2025-03-26T08:38:00Z">
        <w:r w:rsidRPr="00457E8C">
          <w:rPr>
            <w:rFonts w:ascii="Times New Roman" w:hAnsi="Times New Roman" w:cs="Times New Roman"/>
            <w:sz w:val="24"/>
            <w:szCs w:val="24"/>
            <w:lang w:val="en-US"/>
            <w:rPrChange w:id="483" w:author="Gates TEM" w:date="2025-03-26T09:55:00Z" w16du:dateUtc="2025-03-26T08:55:00Z">
              <w:rPr>
                <w:rFonts w:ascii="Times New Roman" w:hAnsi="Times New Roman" w:cs="Times New Roman"/>
              </w:rPr>
            </w:rPrChange>
          </w:rPr>
          <w:t xml:space="preserve">                                 Eq 02</w:t>
        </w:r>
      </w:ins>
    </w:p>
    <w:p w14:paraId="2014B5DD" w14:textId="31951F20" w:rsidR="00483481" w:rsidRPr="00457E8C" w:rsidRDefault="00483481" w:rsidP="00483481">
      <w:pPr>
        <w:rPr>
          <w:ins w:id="484" w:author="Gates TEM" w:date="2025-03-19T12:46:00Z"/>
          <w:rFonts w:ascii="Times New Roman" w:hAnsi="Times New Roman" w:cs="Times New Roman"/>
          <w:sz w:val="24"/>
          <w:szCs w:val="24"/>
          <w:rPrChange w:id="485" w:author="Gates TEM" w:date="2025-03-26T09:55:00Z" w16du:dateUtc="2025-03-26T08:55:00Z">
            <w:rPr>
              <w:ins w:id="486" w:author="Gates TEM" w:date="2025-03-19T12:46:00Z"/>
              <w:rFonts w:ascii="Arial" w:hAnsi="Arial" w:cs="Arial"/>
              <w:lang w:val="en-US"/>
            </w:rPr>
          </w:rPrChange>
        </w:rPr>
      </w:pPr>
      <w:ins w:id="487" w:author="Gates TEM" w:date="2025-03-19T12:46:00Z">
        <w:r w:rsidRPr="00457E8C">
          <w:rPr>
            <w:rFonts w:ascii="Times New Roman" w:hAnsi="Times New Roman" w:cs="Times New Roman"/>
            <w:sz w:val="24"/>
            <w:szCs w:val="24"/>
            <w:rPrChange w:id="488" w:author="Gates TEM" w:date="2025-03-26T09:55:00Z" w16du:dateUtc="2025-03-26T08:55:00Z">
              <w:rPr>
                <w:rFonts w:ascii="Arial" w:hAnsi="Arial" w:cs="Arial"/>
                <w:lang w:val="en-US"/>
              </w:rPr>
            </w:rPrChange>
          </w:rPr>
          <w:t>Cette équation</w:t>
        </w:r>
      </w:ins>
      <w:ins w:id="489" w:author="Gates TEM" w:date="2025-03-26T09:48:00Z" w16du:dateUtc="2025-03-26T08:48:00Z">
        <w:r w:rsidR="001B59F0" w:rsidRPr="00457E8C">
          <w:rPr>
            <w:rFonts w:ascii="Times New Roman" w:hAnsi="Times New Roman" w:cs="Times New Roman"/>
            <w:sz w:val="24"/>
            <w:szCs w:val="24"/>
            <w:rPrChange w:id="490" w:author="Gates TEM" w:date="2025-03-26T09:55:00Z" w16du:dateUtc="2025-03-26T08:55:00Z">
              <w:rPr>
                <w:rFonts w:ascii="Times New Roman" w:hAnsi="Times New Roman" w:cs="Times New Roman"/>
              </w:rPr>
            </w:rPrChange>
          </w:rPr>
          <w:t xml:space="preserve"> 2</w:t>
        </w:r>
      </w:ins>
      <w:ins w:id="491" w:author="Gates TEM" w:date="2025-03-19T12:46:00Z">
        <w:r w:rsidRPr="00457E8C">
          <w:rPr>
            <w:rFonts w:ascii="Times New Roman" w:hAnsi="Times New Roman" w:cs="Times New Roman"/>
            <w:sz w:val="24"/>
            <w:szCs w:val="24"/>
            <w:rPrChange w:id="492" w:author="Gates TEM" w:date="2025-03-26T09:55:00Z" w16du:dateUtc="2025-03-26T08:55:00Z">
              <w:rPr>
                <w:rFonts w:ascii="Arial" w:hAnsi="Arial" w:cs="Arial"/>
                <w:lang w:val="en-US"/>
              </w:rPr>
            </w:rPrChange>
          </w:rPr>
          <w:t xml:space="preserve"> modélise plusieurs phénomènes physiques, notamment :</w:t>
        </w:r>
      </w:ins>
    </w:p>
    <w:p w14:paraId="55919A67" w14:textId="4A1951C4" w:rsidR="00483481" w:rsidRPr="00457E8C" w:rsidRDefault="00483481" w:rsidP="00483481">
      <w:pPr>
        <w:numPr>
          <w:ilvl w:val="0"/>
          <w:numId w:val="7"/>
        </w:numPr>
        <w:rPr>
          <w:ins w:id="493" w:author="Gates TEM" w:date="2025-03-19T12:46:00Z"/>
          <w:rFonts w:ascii="Times New Roman" w:hAnsi="Times New Roman" w:cs="Times New Roman"/>
          <w:sz w:val="24"/>
          <w:szCs w:val="24"/>
          <w:rPrChange w:id="494" w:author="Gates TEM" w:date="2025-03-26T09:55:00Z" w16du:dateUtc="2025-03-26T08:55:00Z">
            <w:rPr>
              <w:ins w:id="495" w:author="Gates TEM" w:date="2025-03-19T12:46:00Z"/>
              <w:rFonts w:ascii="Arial" w:hAnsi="Arial" w:cs="Arial"/>
              <w:lang w:val="en-US"/>
            </w:rPr>
          </w:rPrChange>
        </w:rPr>
      </w:pPr>
      <w:ins w:id="496" w:author="Gates TEM" w:date="2025-03-19T12:46:00Z">
        <w:r w:rsidRPr="00457E8C">
          <w:rPr>
            <w:rFonts w:ascii="Times New Roman" w:hAnsi="Times New Roman" w:cs="Times New Roman"/>
            <w:b/>
            <w:bCs/>
            <w:sz w:val="24"/>
            <w:szCs w:val="24"/>
            <w:rPrChange w:id="497" w:author="Gates TEM" w:date="2025-03-26T09:55:00Z" w16du:dateUtc="2025-03-26T08:55:00Z">
              <w:rPr>
                <w:rFonts w:ascii="Arial" w:hAnsi="Arial" w:cs="Arial"/>
                <w:b/>
                <w:bCs/>
                <w:lang w:val="en-US"/>
              </w:rPr>
            </w:rPrChange>
          </w:rPr>
          <w:t>Problème de la corde vibrante</w:t>
        </w:r>
        <w:r w:rsidRPr="00457E8C">
          <w:rPr>
            <w:rFonts w:ascii="Times New Roman" w:hAnsi="Times New Roman" w:cs="Times New Roman"/>
            <w:sz w:val="24"/>
            <w:szCs w:val="24"/>
            <w:rPrChange w:id="498" w:author="Gates TEM" w:date="2025-03-26T09:55:00Z" w16du:dateUtc="2025-03-26T08:55:00Z">
              <w:rPr>
                <w:rFonts w:ascii="Arial" w:hAnsi="Arial" w:cs="Arial"/>
                <w:lang w:val="en-US"/>
              </w:rPr>
            </w:rPrChange>
          </w:rPr>
          <w:t> : u(x) représente le déplacement vertical de la corde, et </w:t>
        </w:r>
      </w:ins>
      <w:ins w:id="499" w:author="Gates TEM" w:date="2025-03-25T08:20:00Z" w16du:dateUtc="2025-03-25T07:20:00Z">
        <w:r w:rsidR="00F53DCD" w:rsidRPr="00457E8C">
          <w:rPr>
            <w:rFonts w:ascii="Times New Roman" w:hAnsi="Times New Roman" w:cs="Times New Roman"/>
            <w:i/>
            <w:iCs/>
            <w:sz w:val="24"/>
            <w:szCs w:val="24"/>
            <w:rPrChange w:id="500" w:author="Gates TEM" w:date="2025-03-26T09:55:00Z" w16du:dateUtc="2025-03-26T08:55:00Z">
              <w:rPr>
                <w:rFonts w:ascii="Times New Roman" w:hAnsi="Times New Roman" w:cs="Times New Roman"/>
                <w:i/>
                <w:iCs/>
              </w:rPr>
            </w:rPrChange>
          </w:rPr>
          <w:t xml:space="preserve"> </w:t>
        </w:r>
      </w:ins>
      <w:ins w:id="501" w:author="Gates TEM" w:date="2025-03-19T12:46:00Z">
        <w:r w:rsidRPr="00457E8C">
          <w:rPr>
            <w:rFonts w:ascii="Times New Roman" w:hAnsi="Times New Roman" w:cs="Times New Roman"/>
            <w:i/>
            <w:iCs/>
            <w:sz w:val="24"/>
            <w:szCs w:val="24"/>
            <w:rPrChange w:id="502" w:author="Gates TEM" w:date="2025-03-26T09:55:00Z" w16du:dateUtc="2025-03-26T08:55:00Z">
              <w:rPr>
                <w:rFonts w:ascii="Arial" w:hAnsi="Arial" w:cs="Arial"/>
                <w:i/>
                <w:iCs/>
                <w:lang w:val="en-US"/>
              </w:rPr>
            </w:rPrChange>
          </w:rPr>
          <w:t>f</w:t>
        </w:r>
        <w:r w:rsidRPr="00457E8C">
          <w:rPr>
            <w:rFonts w:ascii="Times New Roman" w:hAnsi="Times New Roman" w:cs="Times New Roman"/>
            <w:sz w:val="24"/>
            <w:szCs w:val="24"/>
            <w:rPrChange w:id="503" w:author="Gates TEM" w:date="2025-03-26T09:55:00Z" w16du:dateUtc="2025-03-26T08:55:00Z">
              <w:rPr>
                <w:rFonts w:ascii="Arial" w:hAnsi="Arial" w:cs="Arial"/>
                <w:lang w:val="en-US"/>
              </w:rPr>
            </w:rPrChange>
          </w:rPr>
          <w:t>(</w:t>
        </w:r>
        <w:r w:rsidRPr="00457E8C">
          <w:rPr>
            <w:rFonts w:ascii="Times New Roman" w:hAnsi="Times New Roman" w:cs="Times New Roman"/>
            <w:i/>
            <w:iCs/>
            <w:sz w:val="24"/>
            <w:szCs w:val="24"/>
            <w:rPrChange w:id="504" w:author="Gates TEM" w:date="2025-03-26T09:55:00Z" w16du:dateUtc="2025-03-26T08:55:00Z">
              <w:rPr>
                <w:rFonts w:ascii="Arial" w:hAnsi="Arial" w:cs="Arial"/>
                <w:i/>
                <w:iCs/>
                <w:lang w:val="en-US"/>
              </w:rPr>
            </w:rPrChange>
          </w:rPr>
          <w:t>x</w:t>
        </w:r>
        <w:r w:rsidRPr="00457E8C">
          <w:rPr>
            <w:rFonts w:ascii="Times New Roman" w:hAnsi="Times New Roman" w:cs="Times New Roman"/>
            <w:sz w:val="24"/>
            <w:szCs w:val="24"/>
            <w:rPrChange w:id="505" w:author="Gates TEM" w:date="2025-03-26T09:55:00Z" w16du:dateUtc="2025-03-26T08:55:00Z">
              <w:rPr>
                <w:rFonts w:ascii="Arial" w:hAnsi="Arial" w:cs="Arial"/>
                <w:lang w:val="en-US"/>
              </w:rPr>
            </w:rPrChange>
          </w:rPr>
          <w:t>) représente une force externe appliquée.</w:t>
        </w:r>
      </w:ins>
    </w:p>
    <w:p w14:paraId="4DDD4752" w14:textId="1365746F" w:rsidR="00483481" w:rsidRPr="00457E8C" w:rsidRDefault="00483481" w:rsidP="00483481">
      <w:pPr>
        <w:numPr>
          <w:ilvl w:val="0"/>
          <w:numId w:val="7"/>
        </w:numPr>
        <w:rPr>
          <w:ins w:id="506" w:author="Gates TEM" w:date="2025-03-19T12:46:00Z"/>
          <w:rFonts w:ascii="Times New Roman" w:hAnsi="Times New Roman" w:cs="Times New Roman"/>
          <w:sz w:val="24"/>
          <w:szCs w:val="24"/>
          <w:rPrChange w:id="507" w:author="Gates TEM" w:date="2025-03-26T09:55:00Z" w16du:dateUtc="2025-03-26T08:55:00Z">
            <w:rPr>
              <w:ins w:id="508" w:author="Gates TEM" w:date="2025-03-19T12:46:00Z"/>
              <w:rFonts w:ascii="Arial" w:hAnsi="Arial" w:cs="Arial"/>
              <w:lang w:val="en-US"/>
            </w:rPr>
          </w:rPrChange>
        </w:rPr>
      </w:pPr>
      <w:ins w:id="509" w:author="Gates TEM" w:date="2025-03-19T12:46:00Z">
        <w:r w:rsidRPr="00457E8C">
          <w:rPr>
            <w:rFonts w:ascii="Times New Roman" w:hAnsi="Times New Roman" w:cs="Times New Roman"/>
            <w:b/>
            <w:bCs/>
            <w:sz w:val="24"/>
            <w:szCs w:val="24"/>
            <w:rPrChange w:id="510" w:author="Gates TEM" w:date="2025-03-26T09:55:00Z" w16du:dateUtc="2025-03-26T08:55:00Z">
              <w:rPr>
                <w:rFonts w:ascii="Arial" w:hAnsi="Arial" w:cs="Arial"/>
                <w:b/>
                <w:bCs/>
                <w:lang w:val="en-US"/>
              </w:rPr>
            </w:rPrChange>
          </w:rPr>
          <w:t>Problème de conduction thermique</w:t>
        </w:r>
        <w:r w:rsidRPr="00457E8C">
          <w:rPr>
            <w:rFonts w:ascii="Times New Roman" w:hAnsi="Times New Roman" w:cs="Times New Roman"/>
            <w:sz w:val="24"/>
            <w:szCs w:val="24"/>
            <w:rPrChange w:id="511" w:author="Gates TEM" w:date="2025-03-26T09:55:00Z" w16du:dateUtc="2025-03-26T08:55:00Z">
              <w:rPr>
                <w:rFonts w:ascii="Arial" w:hAnsi="Arial" w:cs="Arial"/>
                <w:lang w:val="en-US"/>
              </w:rPr>
            </w:rPrChange>
          </w:rPr>
          <w:t> : u(x)</w:t>
        </w:r>
      </w:ins>
      <w:ins w:id="512" w:author="Gates TEM" w:date="2025-03-19T12:49:00Z" w16du:dateUtc="2025-03-19T11:49:00Z">
        <w:r w:rsidRPr="00457E8C">
          <w:rPr>
            <w:rFonts w:ascii="Times New Roman" w:hAnsi="Times New Roman" w:cs="Times New Roman"/>
            <w:sz w:val="24"/>
            <w:szCs w:val="24"/>
            <w:rPrChange w:id="513" w:author="Gates TEM" w:date="2025-03-26T09:55:00Z" w16du:dateUtc="2025-03-26T08:55:00Z">
              <w:rPr>
                <w:rFonts w:ascii="Arial" w:hAnsi="Arial" w:cs="Arial"/>
              </w:rPr>
            </w:rPrChange>
          </w:rPr>
          <w:t xml:space="preserve"> </w:t>
        </w:r>
      </w:ins>
      <w:ins w:id="514" w:author="Gates TEM" w:date="2025-03-19T12:46:00Z">
        <w:r w:rsidRPr="00457E8C">
          <w:rPr>
            <w:rFonts w:ascii="Times New Roman" w:hAnsi="Times New Roman" w:cs="Times New Roman"/>
            <w:sz w:val="24"/>
            <w:szCs w:val="24"/>
            <w:rPrChange w:id="515" w:author="Gates TEM" w:date="2025-03-26T09:55:00Z" w16du:dateUtc="2025-03-26T08:55:00Z">
              <w:rPr>
                <w:rFonts w:ascii="Arial" w:hAnsi="Arial" w:cs="Arial"/>
                <w:lang w:val="en-US"/>
              </w:rPr>
            </w:rPrChange>
          </w:rPr>
          <w:t>représente la température dans une barre métallique, et f(x) représente une source de chaleur.</w:t>
        </w:r>
      </w:ins>
    </w:p>
    <w:p w14:paraId="3D05EFD4" w14:textId="613FD18D" w:rsidR="00483481" w:rsidRPr="00457E8C" w:rsidRDefault="00483481" w:rsidP="00483481">
      <w:pPr>
        <w:numPr>
          <w:ilvl w:val="0"/>
          <w:numId w:val="7"/>
        </w:numPr>
        <w:rPr>
          <w:ins w:id="516" w:author="Gates TEM" w:date="2025-03-19T12:46:00Z"/>
          <w:rFonts w:ascii="Times New Roman" w:hAnsi="Times New Roman" w:cs="Times New Roman"/>
          <w:sz w:val="24"/>
          <w:szCs w:val="24"/>
          <w:rPrChange w:id="517" w:author="Gates TEM" w:date="2025-03-26T09:55:00Z" w16du:dateUtc="2025-03-26T08:55:00Z">
            <w:rPr>
              <w:ins w:id="518" w:author="Gates TEM" w:date="2025-03-19T12:46:00Z"/>
              <w:rFonts w:ascii="Arial" w:hAnsi="Arial" w:cs="Arial"/>
              <w:lang w:val="en-US"/>
            </w:rPr>
          </w:rPrChange>
        </w:rPr>
      </w:pPr>
      <w:ins w:id="519" w:author="Gates TEM" w:date="2025-03-19T12:46:00Z">
        <w:r w:rsidRPr="00457E8C">
          <w:rPr>
            <w:rFonts w:ascii="Times New Roman" w:hAnsi="Times New Roman" w:cs="Times New Roman"/>
            <w:b/>
            <w:bCs/>
            <w:sz w:val="24"/>
            <w:szCs w:val="24"/>
            <w:rPrChange w:id="520" w:author="Gates TEM" w:date="2025-03-26T09:55:00Z" w16du:dateUtc="2025-03-26T08:55:00Z">
              <w:rPr>
                <w:rFonts w:ascii="Arial" w:hAnsi="Arial" w:cs="Arial"/>
                <w:b/>
                <w:bCs/>
                <w:lang w:val="en-US"/>
              </w:rPr>
            </w:rPrChange>
          </w:rPr>
          <w:t>Problème de diffusion</w:t>
        </w:r>
        <w:r w:rsidRPr="00457E8C">
          <w:rPr>
            <w:rFonts w:ascii="Times New Roman" w:hAnsi="Times New Roman" w:cs="Times New Roman"/>
            <w:sz w:val="24"/>
            <w:szCs w:val="24"/>
            <w:rPrChange w:id="521" w:author="Gates TEM" w:date="2025-03-26T09:55:00Z" w16du:dateUtc="2025-03-26T08:55:00Z">
              <w:rPr>
                <w:rFonts w:ascii="Arial" w:hAnsi="Arial" w:cs="Arial"/>
                <w:lang w:val="en-US"/>
              </w:rPr>
            </w:rPrChange>
          </w:rPr>
          <w:t> : u(x) représente la concentration d'une substance, et f(x) représente un terme de production ou de consommation.</w:t>
        </w:r>
      </w:ins>
    </w:p>
    <w:p w14:paraId="62F22419" w14:textId="4E3D1ED8" w:rsidR="00483481" w:rsidRPr="00457E8C" w:rsidRDefault="00483481" w:rsidP="00483481">
      <w:pPr>
        <w:rPr>
          <w:ins w:id="522" w:author="Gates TEM" w:date="2025-03-19T12:45:00Z" w16du:dateUtc="2025-03-19T11:45:00Z"/>
          <w:rFonts w:ascii="Times New Roman" w:hAnsi="Times New Roman" w:cs="Times New Roman"/>
          <w:sz w:val="24"/>
          <w:szCs w:val="24"/>
          <w:rPrChange w:id="523" w:author="Gates TEM" w:date="2025-03-26T09:55:00Z" w16du:dateUtc="2025-03-26T08:55:00Z">
            <w:rPr>
              <w:ins w:id="524" w:author="Gates TEM" w:date="2025-03-19T12:45:00Z" w16du:dateUtc="2025-03-19T11:45:00Z"/>
              <w:rFonts w:ascii="Arial" w:hAnsi="Arial" w:cs="Arial"/>
              <w:b/>
              <w:bCs/>
            </w:rPr>
          </w:rPrChange>
        </w:rPr>
      </w:pPr>
      <w:ins w:id="525" w:author="Gates TEM" w:date="2025-03-19T12:46:00Z">
        <w:r w:rsidRPr="00457E8C">
          <w:rPr>
            <w:rFonts w:ascii="Times New Roman" w:hAnsi="Times New Roman" w:cs="Times New Roman"/>
            <w:sz w:val="24"/>
            <w:szCs w:val="24"/>
            <w:rPrChange w:id="526" w:author="Gates TEM" w:date="2025-03-26T09:55:00Z" w16du:dateUtc="2025-03-26T08:55:00Z">
              <w:rPr>
                <w:rFonts w:ascii="Arial" w:hAnsi="Arial" w:cs="Arial"/>
                <w:lang w:val="en-US"/>
              </w:rPr>
            </w:rPrChange>
          </w:rPr>
          <w:t>Dans tous ces cas, la résolution de l'équation permet de prédire le comportement du système étudié.</w:t>
        </w:r>
      </w:ins>
    </w:p>
    <w:p w14:paraId="6FA3166A" w14:textId="1222FA89" w:rsidR="00CD0A51" w:rsidRPr="00457E8C" w:rsidRDefault="00CD0A51">
      <w:pPr>
        <w:rPr>
          <w:ins w:id="527" w:author="Gates TEM" w:date="2025-03-19T12:34:00Z"/>
          <w:rFonts w:ascii="Times New Roman" w:hAnsi="Times New Roman" w:cs="Times New Roman"/>
          <w:b/>
          <w:bCs/>
          <w:sz w:val="24"/>
          <w:szCs w:val="24"/>
          <w:rPrChange w:id="528" w:author="Gates TEM" w:date="2025-03-26T09:55:00Z" w16du:dateUtc="2025-03-26T08:55:00Z">
            <w:rPr>
              <w:ins w:id="529" w:author="Gates TEM" w:date="2025-03-19T12:34:00Z"/>
              <w:rFonts w:ascii="Arial" w:hAnsi="Arial" w:cs="Arial"/>
              <w:b/>
              <w:bCs/>
              <w:lang w:val="en-US"/>
            </w:rPr>
          </w:rPrChange>
        </w:rPr>
        <w:pPrChange w:id="530" w:author="Gates TEM" w:date="2025-03-19T12:34:00Z" w16du:dateUtc="2025-03-19T11:34:00Z">
          <w:pPr>
            <w:numPr>
              <w:numId w:val="5"/>
            </w:numPr>
            <w:tabs>
              <w:tab w:val="num" w:pos="720"/>
            </w:tabs>
            <w:ind w:left="720" w:hanging="360"/>
          </w:pPr>
        </w:pPrChange>
      </w:pPr>
      <w:ins w:id="531" w:author="Gates TEM" w:date="2025-03-19T12:34:00Z">
        <w:r w:rsidRPr="00457E8C">
          <w:rPr>
            <w:rFonts w:ascii="Times New Roman" w:hAnsi="Times New Roman" w:cs="Times New Roman"/>
            <w:b/>
            <w:bCs/>
            <w:sz w:val="24"/>
            <w:szCs w:val="24"/>
            <w:rPrChange w:id="532" w:author="Gates TEM" w:date="2025-03-26T09:55:00Z" w16du:dateUtc="2025-03-26T08:55:00Z">
              <w:rPr>
                <w:rFonts w:ascii="Arial" w:hAnsi="Arial" w:cs="Arial"/>
                <w:b/>
                <w:bCs/>
                <w:lang w:val="en-US"/>
              </w:rPr>
            </w:rPrChange>
          </w:rPr>
          <w:t>Objectifs du travail</w:t>
        </w:r>
      </w:ins>
    </w:p>
    <w:p w14:paraId="5E9FD2EC" w14:textId="3DB3A804" w:rsidR="00CD0A51" w:rsidRPr="00457E8C" w:rsidRDefault="00CD0A51" w:rsidP="00CD0A51">
      <w:pPr>
        <w:rPr>
          <w:ins w:id="533" w:author="Gates TEM" w:date="2025-03-19T12:34:00Z"/>
          <w:rFonts w:ascii="Times New Roman" w:hAnsi="Times New Roman" w:cs="Times New Roman"/>
          <w:bCs/>
          <w:sz w:val="24"/>
          <w:szCs w:val="24"/>
          <w:rPrChange w:id="534" w:author="Gates TEM" w:date="2025-03-26T09:55:00Z" w16du:dateUtc="2025-03-26T08:55:00Z">
            <w:rPr>
              <w:ins w:id="535" w:author="Gates TEM" w:date="2025-03-19T12:34:00Z"/>
              <w:rFonts w:ascii="Arial" w:hAnsi="Arial" w:cs="Arial"/>
              <w:b/>
              <w:lang w:val="en-US"/>
            </w:rPr>
          </w:rPrChange>
        </w:rPr>
      </w:pPr>
      <w:ins w:id="536" w:author="Gates TEM" w:date="2025-03-19T12:34:00Z">
        <w:r w:rsidRPr="00457E8C">
          <w:rPr>
            <w:rFonts w:ascii="Times New Roman" w:hAnsi="Times New Roman" w:cs="Times New Roman"/>
            <w:bCs/>
            <w:sz w:val="24"/>
            <w:szCs w:val="24"/>
            <w:rPrChange w:id="537" w:author="Gates TEM" w:date="2025-03-26T09:55:00Z" w16du:dateUtc="2025-03-26T08:55:00Z">
              <w:rPr>
                <w:rFonts w:ascii="Arial" w:hAnsi="Arial" w:cs="Arial"/>
                <w:b/>
                <w:lang w:val="en-US"/>
              </w:rPr>
            </w:rPrChange>
          </w:rPr>
          <w:t>L'objectif de ce travail est de résoudre l'équation  </w:t>
        </w:r>
      </w:ins>
      <m:oMath>
        <m:r>
          <w:ins w:id="538" w:author="Gates TEM" w:date="2025-03-26T09:49:00Z" w16du:dateUtc="2025-03-26T08:49:00Z">
            <w:rPr>
              <w:rFonts w:ascii="Cambria Math" w:hAnsi="Cambria Math" w:cs="Arial"/>
              <w:sz w:val="24"/>
              <w:szCs w:val="24"/>
              <w:rPrChange w:id="539" w:author="Gates TEM" w:date="2025-03-26T09:55:00Z" w16du:dateUtc="2025-03-26T08:55:00Z">
                <w:rPr>
                  <w:rFonts w:ascii="Cambria Math" w:hAnsi="Cambria Math" w:cs="Arial"/>
                </w:rPr>
              </w:rPrChange>
            </w:rPr>
            <m:t>Eq 1 et Eq 2</m:t>
          </w:ins>
        </m:r>
      </m:oMath>
      <w:ins w:id="540" w:author="Gates TEM" w:date="2025-03-26T09:49:00Z" w16du:dateUtc="2025-03-26T08:49:00Z">
        <w:r w:rsidR="001B59F0" w:rsidRPr="00457E8C">
          <w:rPr>
            <w:rFonts w:ascii="Times New Roman" w:hAnsi="Times New Roman" w:cs="Times New Roman"/>
            <w:bCs/>
            <w:sz w:val="24"/>
            <w:szCs w:val="24"/>
            <w:rPrChange w:id="541" w:author="Gates TEM" w:date="2025-03-26T09:55:00Z" w16du:dateUtc="2025-03-26T08:55:00Z">
              <w:rPr>
                <w:rFonts w:ascii="Times New Roman" w:hAnsi="Times New Roman" w:cs="Times New Roman"/>
                <w:bCs/>
              </w:rPr>
            </w:rPrChange>
          </w:rPr>
          <w:t xml:space="preserve"> </w:t>
        </w:r>
      </w:ins>
      <w:ins w:id="542" w:author="Gates TEM" w:date="2025-03-19T12:34:00Z">
        <w:r w:rsidRPr="00457E8C">
          <w:rPr>
            <w:rFonts w:ascii="Times New Roman" w:hAnsi="Times New Roman" w:cs="Times New Roman"/>
            <w:bCs/>
            <w:sz w:val="24"/>
            <w:szCs w:val="24"/>
            <w:rPrChange w:id="543" w:author="Gates TEM" w:date="2025-03-26T09:55:00Z" w16du:dateUtc="2025-03-26T08:55:00Z">
              <w:rPr>
                <w:rFonts w:ascii="Arial" w:hAnsi="Arial" w:cs="Arial"/>
                <w:b/>
                <w:lang w:val="en-US"/>
              </w:rPr>
            </w:rPrChange>
          </w:rPr>
          <w:t>[0,1][0,1] avec des conditions aux limites u(0)=u0</w:t>
        </w:r>
      </w:ins>
      <w:ins w:id="544" w:author="Gates TEM" w:date="2025-03-19T12:50:00Z" w16du:dateUtc="2025-03-19T11:50:00Z">
        <w:r w:rsidR="00483481" w:rsidRPr="00457E8C">
          <w:rPr>
            <w:rFonts w:ascii="Times New Roman" w:hAnsi="Times New Roman" w:cs="Times New Roman"/>
            <w:bCs/>
            <w:sz w:val="24"/>
            <w:szCs w:val="24"/>
            <w:rPrChange w:id="545" w:author="Gates TEM" w:date="2025-03-26T09:55:00Z" w16du:dateUtc="2025-03-26T08:55:00Z">
              <w:rPr>
                <w:rFonts w:ascii="Arial" w:hAnsi="Arial" w:cs="Arial"/>
                <w:bCs/>
              </w:rPr>
            </w:rPrChange>
          </w:rPr>
          <w:t xml:space="preserve"> </w:t>
        </w:r>
      </w:ins>
      <w:ins w:id="546" w:author="Gates TEM" w:date="2025-03-19T12:34:00Z">
        <w:r w:rsidRPr="00457E8C">
          <w:rPr>
            <w:rFonts w:ascii="Times New Roman" w:hAnsi="Times New Roman" w:cs="Times New Roman"/>
            <w:bCs/>
            <w:sz w:val="24"/>
            <w:szCs w:val="24"/>
            <w:rPrChange w:id="547" w:author="Gates TEM" w:date="2025-03-26T09:55:00Z" w16du:dateUtc="2025-03-26T08:55:00Z">
              <w:rPr>
                <w:rFonts w:ascii="Arial" w:hAnsi="Arial" w:cs="Arial"/>
                <w:b/>
                <w:lang w:val="en-US"/>
              </w:rPr>
            </w:rPrChange>
          </w:rPr>
          <w:t>​ et </w:t>
        </w:r>
      </w:ins>
      <w:ins w:id="548" w:author="Gates TEM" w:date="2025-03-19T12:50:00Z" w16du:dateUtc="2025-03-19T11:50:00Z">
        <w:r w:rsidR="00483481" w:rsidRPr="00457E8C">
          <w:rPr>
            <w:rFonts w:ascii="Times New Roman" w:hAnsi="Times New Roman" w:cs="Times New Roman"/>
            <w:bCs/>
            <w:i/>
            <w:iCs/>
            <w:sz w:val="24"/>
            <w:szCs w:val="24"/>
            <w:rPrChange w:id="549" w:author="Gates TEM" w:date="2025-03-26T09:55:00Z" w16du:dateUtc="2025-03-26T08:55:00Z">
              <w:rPr>
                <w:rFonts w:ascii="Arial" w:hAnsi="Arial" w:cs="Arial"/>
                <w:bCs/>
                <w:i/>
                <w:iCs/>
              </w:rPr>
            </w:rPrChange>
          </w:rPr>
          <w:t xml:space="preserve"> </w:t>
        </w:r>
      </w:ins>
      <w:ins w:id="550" w:author="Gates TEM" w:date="2025-03-19T12:34:00Z">
        <w:r w:rsidRPr="00457E8C">
          <w:rPr>
            <w:rFonts w:ascii="Times New Roman" w:hAnsi="Times New Roman" w:cs="Times New Roman"/>
            <w:bCs/>
            <w:i/>
            <w:iCs/>
            <w:sz w:val="24"/>
            <w:szCs w:val="24"/>
            <w:rPrChange w:id="551" w:author="Gates TEM" w:date="2025-03-26T09:55:00Z" w16du:dateUtc="2025-03-26T08:55:00Z">
              <w:rPr>
                <w:rFonts w:ascii="Arial" w:hAnsi="Arial" w:cs="Arial"/>
                <w:b/>
                <w:i/>
                <w:iCs/>
                <w:lang w:val="en-US"/>
              </w:rPr>
            </w:rPrChange>
          </w:rPr>
          <w:t>u</w:t>
        </w:r>
        <w:r w:rsidRPr="00457E8C">
          <w:rPr>
            <w:rFonts w:ascii="Times New Roman" w:hAnsi="Times New Roman" w:cs="Times New Roman"/>
            <w:bCs/>
            <w:sz w:val="24"/>
            <w:szCs w:val="24"/>
            <w:rPrChange w:id="552" w:author="Gates TEM" w:date="2025-03-26T09:55:00Z" w16du:dateUtc="2025-03-26T08:55:00Z">
              <w:rPr>
                <w:rFonts w:ascii="Arial" w:hAnsi="Arial" w:cs="Arial"/>
                <w:b/>
                <w:lang w:val="en-US"/>
              </w:rPr>
            </w:rPrChange>
          </w:rPr>
          <w:t>(1)=</w:t>
        </w:r>
        <w:r w:rsidRPr="00457E8C">
          <w:rPr>
            <w:rFonts w:ascii="Times New Roman" w:hAnsi="Times New Roman" w:cs="Times New Roman"/>
            <w:bCs/>
            <w:i/>
            <w:iCs/>
            <w:sz w:val="24"/>
            <w:szCs w:val="24"/>
            <w:rPrChange w:id="553" w:author="Gates TEM" w:date="2025-03-26T09:55:00Z" w16du:dateUtc="2025-03-26T08:55:00Z">
              <w:rPr>
                <w:rFonts w:ascii="Arial" w:hAnsi="Arial" w:cs="Arial"/>
                <w:b/>
                <w:i/>
                <w:iCs/>
                <w:lang w:val="en-US"/>
              </w:rPr>
            </w:rPrChange>
          </w:rPr>
          <w:t>u</w:t>
        </w:r>
        <w:r w:rsidRPr="00457E8C">
          <w:rPr>
            <w:rFonts w:ascii="Times New Roman" w:hAnsi="Times New Roman" w:cs="Times New Roman"/>
            <w:bCs/>
            <w:sz w:val="24"/>
            <w:szCs w:val="24"/>
            <w:rPrChange w:id="554" w:author="Gates TEM" w:date="2025-03-26T09:55:00Z" w16du:dateUtc="2025-03-26T08:55:00Z">
              <w:rPr>
                <w:rFonts w:ascii="Arial" w:hAnsi="Arial" w:cs="Arial"/>
                <w:b/>
                <w:lang w:val="en-US"/>
              </w:rPr>
            </w:rPrChange>
          </w:rPr>
          <w:t>1​, en utilisant la méthode des différences finies. Nous allons :</w:t>
        </w:r>
      </w:ins>
    </w:p>
    <w:p w14:paraId="346B8FA9" w14:textId="77777777" w:rsidR="00CD0A51" w:rsidRPr="00457E8C" w:rsidRDefault="00CD0A51" w:rsidP="00CD0A51">
      <w:pPr>
        <w:numPr>
          <w:ilvl w:val="0"/>
          <w:numId w:val="5"/>
        </w:numPr>
        <w:rPr>
          <w:ins w:id="555" w:author="Gates TEM" w:date="2025-03-19T12:34:00Z"/>
          <w:rFonts w:ascii="Times New Roman" w:hAnsi="Times New Roman" w:cs="Times New Roman"/>
          <w:bCs/>
          <w:sz w:val="24"/>
          <w:szCs w:val="24"/>
          <w:rPrChange w:id="556" w:author="Gates TEM" w:date="2025-03-26T09:55:00Z" w16du:dateUtc="2025-03-26T08:55:00Z">
            <w:rPr>
              <w:ins w:id="557" w:author="Gates TEM" w:date="2025-03-19T12:34:00Z"/>
              <w:rFonts w:ascii="Arial" w:hAnsi="Arial" w:cs="Arial"/>
              <w:b/>
              <w:lang w:val="en-US"/>
            </w:rPr>
          </w:rPrChange>
        </w:rPr>
      </w:pPr>
      <w:ins w:id="558" w:author="Gates TEM" w:date="2025-03-19T12:34:00Z">
        <w:r w:rsidRPr="00457E8C">
          <w:rPr>
            <w:rFonts w:ascii="Times New Roman" w:hAnsi="Times New Roman" w:cs="Times New Roman"/>
            <w:bCs/>
            <w:sz w:val="24"/>
            <w:szCs w:val="24"/>
            <w:rPrChange w:id="559" w:author="Gates TEM" w:date="2025-03-26T09:55:00Z" w16du:dateUtc="2025-03-26T08:55:00Z">
              <w:rPr>
                <w:rFonts w:ascii="Arial" w:hAnsi="Arial" w:cs="Arial"/>
                <w:b/>
                <w:lang w:val="en-US"/>
              </w:rPr>
            </w:rPrChange>
          </w:rPr>
          <w:t>Implémenter la méthode en Python.</w:t>
        </w:r>
      </w:ins>
    </w:p>
    <w:p w14:paraId="1D731DC3" w14:textId="77777777" w:rsidR="00CD0A51" w:rsidRPr="00457E8C" w:rsidRDefault="00CD0A51" w:rsidP="00CD0A51">
      <w:pPr>
        <w:numPr>
          <w:ilvl w:val="0"/>
          <w:numId w:val="5"/>
        </w:numPr>
        <w:rPr>
          <w:ins w:id="560" w:author="Gates TEM" w:date="2025-03-19T12:34:00Z"/>
          <w:rFonts w:ascii="Times New Roman" w:hAnsi="Times New Roman" w:cs="Times New Roman"/>
          <w:bCs/>
          <w:sz w:val="24"/>
          <w:szCs w:val="24"/>
          <w:rPrChange w:id="561" w:author="Gates TEM" w:date="2025-03-26T09:55:00Z" w16du:dateUtc="2025-03-26T08:55:00Z">
            <w:rPr>
              <w:ins w:id="562" w:author="Gates TEM" w:date="2025-03-19T12:34:00Z"/>
              <w:rFonts w:ascii="Arial" w:hAnsi="Arial" w:cs="Arial"/>
              <w:b/>
              <w:lang w:val="en-US"/>
            </w:rPr>
          </w:rPrChange>
        </w:rPr>
      </w:pPr>
      <w:ins w:id="563" w:author="Gates TEM" w:date="2025-03-19T12:34:00Z">
        <w:r w:rsidRPr="00457E8C">
          <w:rPr>
            <w:rFonts w:ascii="Times New Roman" w:hAnsi="Times New Roman" w:cs="Times New Roman"/>
            <w:bCs/>
            <w:sz w:val="24"/>
            <w:szCs w:val="24"/>
            <w:rPrChange w:id="564" w:author="Gates TEM" w:date="2025-03-26T09:55:00Z" w16du:dateUtc="2025-03-26T08:55:00Z">
              <w:rPr>
                <w:rFonts w:ascii="Arial" w:hAnsi="Arial" w:cs="Arial"/>
                <w:b/>
                <w:lang w:val="en-US"/>
              </w:rPr>
            </w:rPrChange>
          </w:rPr>
          <w:t>Valider le code en comparant la solution numérique à la solution exacte pour deux cas tests.</w:t>
        </w:r>
      </w:ins>
    </w:p>
    <w:p w14:paraId="644993BC" w14:textId="548E9A0C" w:rsidR="00CD0A51" w:rsidRPr="00457E8C" w:rsidRDefault="00CD0A51" w:rsidP="00CD0A51">
      <w:pPr>
        <w:numPr>
          <w:ilvl w:val="0"/>
          <w:numId w:val="5"/>
        </w:numPr>
        <w:rPr>
          <w:ins w:id="565" w:author="Gates TEM" w:date="2025-03-19T12:34:00Z"/>
          <w:rFonts w:ascii="Times New Roman" w:hAnsi="Times New Roman" w:cs="Times New Roman"/>
          <w:bCs/>
          <w:sz w:val="24"/>
          <w:szCs w:val="24"/>
          <w:rPrChange w:id="566" w:author="Gates TEM" w:date="2025-03-26T09:55:00Z" w16du:dateUtc="2025-03-26T08:55:00Z">
            <w:rPr>
              <w:ins w:id="567" w:author="Gates TEM" w:date="2025-03-19T12:34:00Z"/>
              <w:rFonts w:ascii="Arial" w:hAnsi="Arial" w:cs="Arial"/>
              <w:b/>
              <w:lang w:val="en-US"/>
            </w:rPr>
          </w:rPrChange>
        </w:rPr>
      </w:pPr>
      <w:ins w:id="568" w:author="Gates TEM" w:date="2025-03-19T12:34:00Z">
        <w:r w:rsidRPr="00457E8C">
          <w:rPr>
            <w:rFonts w:ascii="Times New Roman" w:hAnsi="Times New Roman" w:cs="Times New Roman"/>
            <w:bCs/>
            <w:sz w:val="24"/>
            <w:szCs w:val="24"/>
            <w:rPrChange w:id="569" w:author="Gates TEM" w:date="2025-03-26T09:55:00Z" w16du:dateUtc="2025-03-26T08:55:00Z">
              <w:rPr>
                <w:rFonts w:ascii="Arial" w:hAnsi="Arial" w:cs="Arial"/>
                <w:b/>
                <w:lang w:val="en-US"/>
              </w:rPr>
            </w:rPrChange>
          </w:rPr>
          <w:t>Calculer l'erreur en norme </w:t>
        </w:r>
      </w:ins>
      <m:oMath>
        <m:sSup>
          <m:sSupPr>
            <m:ctrlPr>
              <w:ins w:id="570" w:author="Gates TEM" w:date="2025-03-25T09:27:00Z" w16du:dateUtc="2025-03-25T08:27:00Z">
                <w:rPr>
                  <w:rFonts w:ascii="Cambria Math" w:hAnsi="Cambria Math" w:cs="Times New Roman"/>
                  <w:i/>
                  <w:sz w:val="24"/>
                  <w:szCs w:val="24"/>
                </w:rPr>
              </w:ins>
            </m:ctrlPr>
          </m:sSupPr>
          <m:e>
            <m:r>
              <w:ins w:id="571" w:author="Gates TEM" w:date="2025-03-25T09:27:00Z" w16du:dateUtc="2025-03-25T08:27:00Z">
                <w:rPr>
                  <w:rFonts w:ascii="Cambria Math" w:hAnsi="Cambria Math" w:cs="Times New Roman"/>
                  <w:sz w:val="24"/>
                  <w:szCs w:val="24"/>
                </w:rPr>
                <m:t>L</m:t>
              </w:ins>
            </m:r>
          </m:e>
          <m:sup>
            <m:r>
              <w:ins w:id="572" w:author="Gates TEM" w:date="2025-03-25T09:27:00Z" w16du:dateUtc="2025-03-25T08:27:00Z">
                <m:rPr>
                  <m:sty m:val="p"/>
                </m:rPr>
                <w:rPr>
                  <w:rFonts w:ascii="Cambria Math" w:hAnsi="Cambria Math" w:cs="Times New Roman"/>
                  <w:sz w:val="24"/>
                  <w:szCs w:val="24"/>
                  <w:lang w:eastAsia="en-US"/>
                </w:rPr>
                <m:t>∞</m:t>
              </w:ins>
            </m:r>
          </m:sup>
        </m:sSup>
      </m:oMath>
      <w:ins w:id="573" w:author="Gates TEM" w:date="2025-03-19T12:34:00Z">
        <w:r w:rsidRPr="00457E8C">
          <w:rPr>
            <w:rFonts w:ascii="Times New Roman" w:hAnsi="Times New Roman" w:cs="Times New Roman" w:hint="eastAsia"/>
            <w:bCs/>
            <w:sz w:val="24"/>
            <w:szCs w:val="24"/>
            <w:rPrChange w:id="574" w:author="Gates TEM" w:date="2025-03-26T09:55:00Z" w16du:dateUtc="2025-03-26T08:55:00Z">
              <w:rPr>
                <w:rFonts w:ascii="Arial" w:hAnsi="Arial" w:cs="Arial" w:hint="eastAsia"/>
                <w:b/>
                <w:lang w:val="en-US"/>
              </w:rPr>
            </w:rPrChange>
          </w:rPr>
          <w:t> </w:t>
        </w:r>
        <w:r w:rsidRPr="00457E8C">
          <w:rPr>
            <w:rFonts w:ascii="Times New Roman" w:hAnsi="Times New Roman" w:cs="Times New Roman"/>
            <w:bCs/>
            <w:sz w:val="24"/>
            <w:szCs w:val="24"/>
            <w:rPrChange w:id="575" w:author="Gates TEM" w:date="2025-03-26T09:55:00Z" w16du:dateUtc="2025-03-26T08:55:00Z">
              <w:rPr>
                <w:rFonts w:ascii="Arial" w:hAnsi="Arial" w:cs="Arial"/>
                <w:b/>
                <w:lang w:val="en-US"/>
              </w:rPr>
            </w:rPrChange>
          </w:rPr>
          <w:t>et déterminer l'ordre de convergence numérique.</w:t>
        </w:r>
      </w:ins>
    </w:p>
    <w:p w14:paraId="17013C73" w14:textId="50B72B6D" w:rsidR="0086036E" w:rsidRPr="00457E8C" w:rsidRDefault="00CD0A51" w:rsidP="0086036E">
      <w:pPr>
        <w:numPr>
          <w:ilvl w:val="0"/>
          <w:numId w:val="5"/>
        </w:numPr>
        <w:tabs>
          <w:tab w:val="left" w:pos="2004"/>
        </w:tabs>
        <w:rPr>
          <w:del w:id="576" w:author="Gates TEM" w:date="2025-03-25T09:32:00Z" w16du:dateUtc="2025-03-25T08:32:00Z"/>
          <w:rFonts w:ascii="Times New Roman" w:hAnsi="Times New Roman" w:cs="Times New Roman"/>
          <w:bCs/>
          <w:sz w:val="24"/>
          <w:szCs w:val="24"/>
          <w:rPrChange w:id="577" w:author="Gates TEM" w:date="2025-03-26T09:55:00Z" w16du:dateUtc="2025-03-26T08:55:00Z">
            <w:rPr>
              <w:del w:id="578" w:author="Gates TEM" w:date="2025-03-25T09:32:00Z" w16du:dateUtc="2025-03-25T08:32:00Z"/>
              <w:rFonts w:ascii="Arial" w:hAnsi="Arial" w:cs="Arial"/>
              <w:b/>
            </w:rPr>
          </w:rPrChange>
        </w:rPr>
        <w:sectPr w:rsidR="0086036E" w:rsidRPr="00457E8C">
          <w:footerReference w:type="default" r:id="rId11"/>
          <w:type w:val="continuous"/>
          <w:pgSz w:w="12240" w:h="15840"/>
          <w:pgMar w:top="1440" w:right="1440" w:bottom="1440" w:left="1440" w:header="720" w:footer="720" w:gutter="0"/>
          <w:cols w:space="720"/>
          <w:docGrid w:linePitch="360"/>
        </w:sectPr>
        <w:pPrChange w:id="579" w:author="Gates TEM" w:date="2025-03-25T09:32:00Z" w16du:dateUtc="2025-03-25T08:32:00Z">
          <w:pPr/>
        </w:pPrChange>
      </w:pPr>
      <w:ins w:id="580" w:author="Gates TEM" w:date="2025-03-19T12:34:00Z">
        <w:r w:rsidRPr="00457E8C">
          <w:rPr>
            <w:rFonts w:ascii="Times New Roman" w:hAnsi="Times New Roman" w:cs="Times New Roman"/>
            <w:bCs/>
            <w:sz w:val="24"/>
            <w:szCs w:val="24"/>
            <w:rPrChange w:id="581" w:author="Gates TEM" w:date="2025-03-26T09:55:00Z" w16du:dateUtc="2025-03-26T08:55:00Z">
              <w:rPr>
                <w:rFonts w:ascii="Arial" w:hAnsi="Arial" w:cs="Arial"/>
                <w:b/>
                <w:lang w:val="en-US"/>
              </w:rPr>
            </w:rPrChange>
          </w:rPr>
          <w:t>Représenter graphiquement les solutions et les erreurs.</w:t>
        </w:r>
      </w:ins>
    </w:p>
    <w:p w14:paraId="2578CB84" w14:textId="77777777" w:rsidR="006C7E5B" w:rsidRPr="00457E8C" w:rsidDel="00110F8A" w:rsidRDefault="006C7E5B">
      <w:pPr>
        <w:rPr>
          <w:del w:id="582" w:author="Gates TEM" w:date="2025-03-25T09:32:00Z" w16du:dateUtc="2025-03-25T08:32:00Z"/>
          <w:rFonts w:ascii="Arial" w:hAnsi="Arial" w:cs="Arial"/>
          <w:sz w:val="24"/>
          <w:szCs w:val="24"/>
          <w:rPrChange w:id="583" w:author="Gates TEM" w:date="2025-03-26T09:55:00Z" w16du:dateUtc="2025-03-26T08:55:00Z">
            <w:rPr>
              <w:del w:id="584" w:author="Gates TEM" w:date="2025-03-25T09:32:00Z" w16du:dateUtc="2025-03-25T08:32:00Z"/>
              <w:rFonts w:ascii="Arial" w:hAnsi="Arial" w:cs="Arial"/>
            </w:rPr>
          </w:rPrChange>
        </w:rPr>
      </w:pPr>
    </w:p>
    <w:p w14:paraId="26244239" w14:textId="77777777" w:rsidR="006C7E5B" w:rsidRPr="00457E8C" w:rsidRDefault="006C7E5B">
      <w:pPr>
        <w:rPr>
          <w:sz w:val="24"/>
          <w:szCs w:val="24"/>
          <w:rPrChange w:id="585" w:author="Gates TEM" w:date="2025-03-26T09:55:00Z" w16du:dateUtc="2025-03-26T08:55:00Z">
            <w:rPr/>
          </w:rPrChange>
        </w:rPr>
      </w:pPr>
    </w:p>
    <w:p w14:paraId="580D522F" w14:textId="77777777" w:rsidR="006C7E5B" w:rsidRDefault="00000000">
      <w:pPr>
        <w:pStyle w:val="Heading1"/>
      </w:pPr>
      <w:bookmarkStart w:id="586" w:name="_Toc61600870"/>
      <w:bookmarkStart w:id="587" w:name="_Toc15416"/>
      <w:r>
        <w:lastRenderedPageBreak/>
        <w:t>Chapitre 1 : Définition du problème</w:t>
      </w:r>
      <w:bookmarkEnd w:id="586"/>
      <w:bookmarkEnd w:id="587"/>
    </w:p>
    <w:p w14:paraId="1216A7E0" w14:textId="7309BABA" w:rsidR="006C7E5B" w:rsidRDefault="00000000">
      <w:r>
        <w:rPr>
          <w:b/>
          <w:lang w:eastAsia="en-US"/>
        </w:rPr>
        <w:t xml:space="preserve">Code </w:t>
      </w:r>
      <w:commentRangeStart w:id="588"/>
      <w:commentRangeStart w:id="589"/>
      <w:r>
        <w:rPr>
          <w:b/>
          <w:lang w:eastAsia="en-US"/>
        </w:rPr>
        <w:t>projet</w:t>
      </w:r>
      <w:commentRangeEnd w:id="588"/>
      <w:r>
        <w:rPr>
          <w:rStyle w:val="CommentReference"/>
          <w:rFonts w:eastAsiaTheme="minorHAnsi"/>
          <w:lang w:eastAsia="en-US"/>
        </w:rPr>
        <w:commentReference w:id="588"/>
      </w:r>
      <w:commentRangeEnd w:id="589"/>
      <w:r>
        <w:rPr>
          <w:rStyle w:val="CommentReference"/>
          <w:rFonts w:eastAsiaTheme="minorHAnsi"/>
          <w:lang w:eastAsia="en-US"/>
        </w:rPr>
        <w:commentReference w:id="589"/>
      </w:r>
      <w:r>
        <w:rPr>
          <w:lang w:eastAsia="en-US"/>
        </w:rPr>
        <w:t xml:space="preserve"> : </w:t>
      </w:r>
      <w:r>
        <w:rPr>
          <w:lang w:eastAsia="en-US"/>
        </w:rPr>
        <w:tab/>
      </w:r>
      <w:ins w:id="590" w:author="Gates TEM" w:date="2025-03-19T12:38:00Z" w16du:dateUtc="2025-03-19T11:38:00Z">
        <w:r w:rsidR="00CD0A51">
          <w:rPr>
            <w:lang w:eastAsia="en-US"/>
          </w:rPr>
          <w:t>DF</w:t>
        </w:r>
      </w:ins>
      <w:r>
        <w:rPr>
          <w:lang w:eastAsia="en-US"/>
        </w:rPr>
        <w:tab/>
      </w:r>
      <w:r>
        <w:rPr>
          <w:lang w:eastAsia="en-US"/>
        </w:rPr>
        <w:tab/>
      </w:r>
      <w:r>
        <w:rPr>
          <w:b/>
          <w:lang w:eastAsia="en-US"/>
        </w:rPr>
        <w:t>code dossier</w:t>
      </w:r>
      <w:r>
        <w:rPr>
          <w:lang w:eastAsia="en-US"/>
        </w:rPr>
        <w:t xml:space="preserve"> : </w:t>
      </w:r>
      <w:r>
        <w:rPr>
          <w:lang w:eastAsia="en-US"/>
        </w:rPr>
        <w:tab/>
      </w:r>
      <w:ins w:id="591" w:author="Gates TEM" w:date="2025-03-19T12:38:00Z" w16du:dateUtc="2025-03-19T11:38:00Z">
        <w:r w:rsidR="00CD0A51">
          <w:rPr>
            <w:lang w:eastAsia="en-US"/>
          </w:rPr>
          <w:t>Groupe_12_DF</w:t>
        </w:r>
      </w:ins>
      <w:r>
        <w:rPr>
          <w:lang w:eastAsia="en-US"/>
        </w:rPr>
        <w:tab/>
      </w:r>
      <w:r>
        <w:rPr>
          <w:lang w:eastAsia="en-US"/>
        </w:rPr>
        <w:tab/>
      </w:r>
      <w:r>
        <w:rPr>
          <w:b/>
          <w:lang w:eastAsia="en-US"/>
        </w:rPr>
        <w:t>code ticket</w:t>
      </w:r>
      <w:r>
        <w:rPr>
          <w:lang w:eastAsia="en-US"/>
        </w:rPr>
        <w:t xml:space="preserve"> : </w:t>
      </w:r>
      <w:ins w:id="592" w:author="Gates TEM" w:date="2025-03-19T12:38:00Z" w16du:dateUtc="2025-03-19T11:38:00Z">
        <w:r w:rsidR="00CD0A51">
          <w:rPr>
            <w:lang w:eastAsia="en-US"/>
          </w:rPr>
          <w:t>02</w:t>
        </w:r>
      </w:ins>
    </w:p>
    <w:p w14:paraId="0A32E4D7" w14:textId="77777777" w:rsidR="006C7E5B" w:rsidRDefault="00000000">
      <w:pPr>
        <w:pStyle w:val="Heading2"/>
      </w:pPr>
      <w:bookmarkStart w:id="593" w:name="_Toc61600871"/>
      <w:bookmarkStart w:id="594" w:name="_Toc311"/>
      <w:r>
        <w:t>Expression des besoins</w:t>
      </w:r>
      <w:bookmarkEnd w:id="593"/>
      <w:bookmarkEnd w:id="594"/>
    </w:p>
    <w:p w14:paraId="5D81C2E0" w14:textId="77777777" w:rsidR="006C7E5B" w:rsidDel="00A5750D" w:rsidRDefault="006C7E5B" w:rsidP="00483481">
      <w:pPr>
        <w:rPr>
          <w:del w:id="595" w:author="Gates TEM" w:date="2025-03-19T12:55:00Z" w16du:dateUtc="2025-03-19T11:55:00Z"/>
          <w:rFonts w:ascii="Arial" w:hAnsi="Arial" w:cs="Arial"/>
        </w:rPr>
      </w:pPr>
    </w:p>
    <w:p w14:paraId="2F5AE93B" w14:textId="77777777" w:rsidR="00A5750D" w:rsidRDefault="00A5750D">
      <w:pPr>
        <w:rPr>
          <w:ins w:id="596" w:author="Gates TEM" w:date="2025-03-19T12:55:00Z" w16du:dateUtc="2025-03-19T11:55:00Z"/>
        </w:rPr>
      </w:pPr>
    </w:p>
    <w:p w14:paraId="03715EB2" w14:textId="4D8DA21C" w:rsidR="00483481" w:rsidRDefault="00483481" w:rsidP="00483481">
      <w:pPr>
        <w:rPr>
          <w:ins w:id="597" w:author="Gates TEM" w:date="2025-03-26T09:57:00Z" w16du:dateUtc="2025-03-26T08:57:00Z"/>
          <w:rFonts w:ascii="Times New Roman" w:hAnsi="Times New Roman" w:cs="Times New Roman"/>
          <w:sz w:val="24"/>
          <w:szCs w:val="24"/>
        </w:rPr>
      </w:pPr>
      <w:ins w:id="598" w:author="Gates TEM" w:date="2025-03-19T12:52:00Z" w16du:dateUtc="2025-03-19T11:52:00Z">
        <w:r w:rsidRPr="00F636E1">
          <w:rPr>
            <w:rFonts w:ascii="Times New Roman" w:hAnsi="Times New Roman" w:cs="Times New Roman"/>
            <w:sz w:val="24"/>
            <w:szCs w:val="24"/>
            <w:rPrChange w:id="599" w:author="Gates TEM" w:date="2025-03-25T08:35:00Z" w16du:dateUtc="2025-03-25T07:35:00Z">
              <w:rPr>
                <w:rFonts w:ascii="Arial" w:hAnsi="Arial" w:cs="Arial"/>
              </w:rPr>
            </w:rPrChange>
          </w:rPr>
          <w:t>Dans ce problème, nous allons appliquer cette méthode sur un maillage uniforme pour résoudre l'équation différentielle :</w:t>
        </w:r>
      </w:ins>
    </w:p>
    <w:p w14:paraId="227378E8" w14:textId="2C4D3772" w:rsidR="00457E8C" w:rsidRPr="00F636E1" w:rsidRDefault="00457E8C" w:rsidP="00483481">
      <w:pPr>
        <w:rPr>
          <w:ins w:id="600" w:author="Gates TEM" w:date="2025-03-19T12:52:00Z" w16du:dateUtc="2025-03-19T11:52:00Z"/>
          <w:rFonts w:ascii="Times New Roman" w:hAnsi="Times New Roman" w:cs="Times New Roman"/>
          <w:sz w:val="24"/>
          <w:szCs w:val="24"/>
          <w:rPrChange w:id="601" w:author="Gates TEM" w:date="2025-03-25T08:35:00Z" w16du:dateUtc="2025-03-25T07:35:00Z">
            <w:rPr>
              <w:ins w:id="602" w:author="Gates TEM" w:date="2025-03-19T12:52:00Z" w16du:dateUtc="2025-03-19T11:52:00Z"/>
              <w:rFonts w:ascii="Arial" w:hAnsi="Arial" w:cs="Arial"/>
            </w:rPr>
          </w:rPrChange>
        </w:rPr>
      </w:pPr>
      <m:oMathPara>
        <m:oMath>
          <m:r>
            <w:ins w:id="603" w:author="Gates TEM" w:date="2025-03-26T09:57:00Z" w16du:dateUtc="2025-03-26T08:57:00Z">
              <w:rPr>
                <w:rFonts w:ascii="Cambria Math" w:hAnsi="Cambria Math" w:cs="Arial"/>
                <w:sz w:val="24"/>
                <w:szCs w:val="24"/>
                <w:lang w:val="en-US"/>
              </w:rPr>
              <m:t xml:space="preserve">- </m:t>
            </w:ins>
          </m:r>
          <m:sSup>
            <m:sSupPr>
              <m:ctrlPr>
                <w:ins w:id="604" w:author="Gates TEM" w:date="2025-03-26T09:57:00Z" w16du:dateUtc="2025-03-26T08:57:00Z">
                  <w:rPr>
                    <w:rFonts w:ascii="Cambria Math" w:hAnsi="Cambria Math" w:cs="Arial"/>
                    <w:i/>
                    <w:sz w:val="24"/>
                    <w:szCs w:val="24"/>
                  </w:rPr>
                </w:ins>
              </m:ctrlPr>
            </m:sSupPr>
            <m:e>
              <m:r>
                <w:ins w:id="605" w:author="Gates TEM" w:date="2025-03-26T09:57:00Z" w16du:dateUtc="2025-03-26T08:57:00Z">
                  <w:rPr>
                    <w:rFonts w:ascii="Cambria Math" w:hAnsi="Cambria Math" w:cs="Arial"/>
                    <w:sz w:val="24"/>
                    <w:szCs w:val="24"/>
                  </w:rPr>
                  <m:t>u</m:t>
                </w:ins>
              </m:r>
            </m:e>
            <m:sup>
              <m:r>
                <w:ins w:id="606" w:author="Gates TEM" w:date="2025-03-26T09:57:00Z" w16du:dateUtc="2025-03-26T08:57:00Z">
                  <w:rPr>
                    <w:rFonts w:ascii="Cambria Math" w:hAnsi="Cambria Math" w:cs="Arial"/>
                    <w:sz w:val="24"/>
                    <w:szCs w:val="24"/>
                    <w:lang w:val="en-US"/>
                  </w:rPr>
                  <m:t>''</m:t>
                </w:ins>
              </m:r>
            </m:sup>
          </m:sSup>
          <m:d>
            <m:dPr>
              <m:ctrlPr>
                <w:ins w:id="607" w:author="Gates TEM" w:date="2025-03-26T09:57:00Z" w16du:dateUtc="2025-03-26T08:57:00Z">
                  <w:rPr>
                    <w:rFonts w:ascii="Cambria Math" w:hAnsi="Cambria Math" w:cs="Arial"/>
                    <w:i/>
                    <w:sz w:val="24"/>
                    <w:szCs w:val="24"/>
                  </w:rPr>
                </w:ins>
              </m:ctrlPr>
            </m:dPr>
            <m:e>
              <m:r>
                <w:ins w:id="608" w:author="Gates TEM" w:date="2025-03-26T09:57:00Z" w16du:dateUtc="2025-03-26T08:57:00Z">
                  <w:rPr>
                    <w:rFonts w:ascii="Cambria Math" w:hAnsi="Cambria Math" w:cs="Arial"/>
                    <w:sz w:val="24"/>
                    <w:szCs w:val="24"/>
                  </w:rPr>
                  <m:t>x</m:t>
                </w:ins>
              </m:r>
            </m:e>
          </m:d>
          <m:r>
            <w:ins w:id="609" w:author="Gates TEM" w:date="2025-03-26T09:57:00Z" w16du:dateUtc="2025-03-26T08:57:00Z">
              <w:rPr>
                <w:rFonts w:ascii="Cambria Math" w:hAnsi="Cambria Math" w:cs="Arial"/>
                <w:sz w:val="24"/>
                <w:szCs w:val="24"/>
                <w:lang w:val="en-US"/>
              </w:rPr>
              <m:t xml:space="preserve"> + </m:t>
            </w:ins>
          </m:r>
          <m:sSup>
            <m:sSupPr>
              <m:ctrlPr>
                <w:ins w:id="610" w:author="Gates TEM" w:date="2025-03-26T09:57:00Z" w16du:dateUtc="2025-03-26T08:57:00Z">
                  <w:rPr>
                    <w:rFonts w:ascii="Cambria Math" w:hAnsi="Cambria Math" w:cs="Arial"/>
                    <w:i/>
                    <w:sz w:val="24"/>
                    <w:szCs w:val="24"/>
                  </w:rPr>
                </w:ins>
              </m:ctrlPr>
            </m:sSupPr>
            <m:e>
              <m:r>
                <w:ins w:id="611" w:author="Gates TEM" w:date="2025-03-26T09:57:00Z" w16du:dateUtc="2025-03-26T08:57:00Z">
                  <w:rPr>
                    <w:rFonts w:ascii="Cambria Math" w:hAnsi="Cambria Math" w:cs="Arial"/>
                    <w:sz w:val="24"/>
                    <w:szCs w:val="24"/>
                  </w:rPr>
                  <m:t>u</m:t>
                </w:ins>
              </m:r>
            </m:e>
            <m:sup>
              <m:r>
                <w:ins w:id="612" w:author="Gates TEM" w:date="2025-03-26T09:57:00Z" w16du:dateUtc="2025-03-26T08:57:00Z">
                  <w:rPr>
                    <w:rFonts w:ascii="Cambria Math" w:hAnsi="Cambria Math" w:cs="Arial"/>
                    <w:sz w:val="24"/>
                    <w:szCs w:val="24"/>
                    <w:lang w:val="en-US"/>
                  </w:rPr>
                  <m:t>'</m:t>
                </w:ins>
              </m:r>
            </m:sup>
          </m:sSup>
          <m:d>
            <m:dPr>
              <m:ctrlPr>
                <w:ins w:id="613" w:author="Gates TEM" w:date="2025-03-26T09:57:00Z" w16du:dateUtc="2025-03-26T08:57:00Z">
                  <w:rPr>
                    <w:rFonts w:ascii="Cambria Math" w:hAnsi="Cambria Math" w:cs="Arial"/>
                    <w:i/>
                    <w:sz w:val="24"/>
                    <w:szCs w:val="24"/>
                  </w:rPr>
                </w:ins>
              </m:ctrlPr>
            </m:dPr>
            <m:e>
              <m:r>
                <w:ins w:id="614" w:author="Gates TEM" w:date="2025-03-26T09:57:00Z" w16du:dateUtc="2025-03-26T08:57:00Z">
                  <w:rPr>
                    <w:rFonts w:ascii="Cambria Math" w:hAnsi="Cambria Math" w:cs="Arial"/>
                    <w:sz w:val="24"/>
                    <w:szCs w:val="24"/>
                  </w:rPr>
                  <m:t>x</m:t>
                </w:ins>
              </m:r>
            </m:e>
          </m:d>
          <m:r>
            <w:ins w:id="615" w:author="Gates TEM" w:date="2025-03-26T09:57:00Z" w16du:dateUtc="2025-03-26T08:57:00Z">
              <w:rPr>
                <w:rFonts w:ascii="Cambria Math" w:hAnsi="Cambria Math" w:cs="Arial"/>
                <w:sz w:val="24"/>
                <w:szCs w:val="24"/>
                <w:lang w:val="en-US"/>
              </w:rPr>
              <m:t xml:space="preserve">= </m:t>
            </w:ins>
          </m:r>
          <m:r>
            <w:ins w:id="616" w:author="Gates TEM" w:date="2025-03-26T09:57:00Z" w16du:dateUtc="2025-03-26T08:57:00Z">
              <w:rPr>
                <w:rFonts w:ascii="Cambria Math" w:hAnsi="Cambria Math" w:cs="Arial"/>
                <w:sz w:val="24"/>
                <w:szCs w:val="24"/>
              </w:rPr>
              <m:t>f</m:t>
            </w:ins>
          </m:r>
          <m:d>
            <m:dPr>
              <m:ctrlPr>
                <w:ins w:id="617" w:author="Gates TEM" w:date="2025-03-26T09:57:00Z" w16du:dateUtc="2025-03-26T08:57:00Z">
                  <w:rPr>
                    <w:rFonts w:ascii="Cambria Math" w:hAnsi="Cambria Math" w:cs="Arial"/>
                    <w:i/>
                    <w:sz w:val="24"/>
                    <w:szCs w:val="24"/>
                  </w:rPr>
                </w:ins>
              </m:ctrlPr>
            </m:dPr>
            <m:e>
              <m:r>
                <w:ins w:id="618" w:author="Gates TEM" w:date="2025-03-26T09:57:00Z" w16du:dateUtc="2025-03-26T08:57:00Z">
                  <w:rPr>
                    <w:rFonts w:ascii="Cambria Math" w:hAnsi="Cambria Math" w:cs="Arial"/>
                    <w:sz w:val="24"/>
                    <w:szCs w:val="24"/>
                  </w:rPr>
                  <m:t>x</m:t>
                </w:ins>
              </m:r>
            </m:e>
          </m:d>
          <m:r>
            <w:ins w:id="619" w:author="Gates TEM" w:date="2025-03-26T09:57:00Z" w16du:dateUtc="2025-03-26T08:57:00Z">
              <w:rPr>
                <w:rFonts w:ascii="Cambria Math" w:hAnsi="Cambria Math" w:cs="Arial"/>
                <w:sz w:val="24"/>
                <w:szCs w:val="24"/>
                <w:lang w:val="en-US"/>
              </w:rPr>
              <m:t xml:space="preserve">       </m:t>
            </w:ins>
          </m:r>
          <m:r>
            <w:ins w:id="620" w:author="Gates TEM" w:date="2025-03-26T09:57:00Z" w16du:dateUtc="2025-03-26T08:57:00Z">
              <w:rPr>
                <w:rFonts w:ascii="Cambria Math" w:hAnsi="Cambria Math" w:cs="Arial"/>
                <w:sz w:val="24"/>
                <w:szCs w:val="24"/>
              </w:rPr>
              <m:t>x</m:t>
            </w:ins>
          </m:r>
          <m:r>
            <w:ins w:id="621" w:author="Gates TEM" w:date="2025-03-26T09:57:00Z" w16du:dateUtc="2025-03-26T08:57:00Z">
              <w:rPr>
                <w:rFonts w:ascii="Cambria Math" w:hAnsi="Cambria Math" w:cs="Arial"/>
                <w:sz w:val="24"/>
                <w:szCs w:val="24"/>
                <w:lang w:val="en-US"/>
              </w:rPr>
              <m:t xml:space="preserve"> ∈(0,1)</m:t>
            </w:ins>
          </m:r>
        </m:oMath>
      </m:oMathPara>
    </w:p>
    <w:p w14:paraId="0CFABE34" w14:textId="19EAA624" w:rsidR="00457E8C" w:rsidRPr="00390DA4" w:rsidRDefault="00457E8C" w:rsidP="000C349F">
      <w:pPr>
        <w:rPr>
          <w:ins w:id="622" w:author="Gates TEM" w:date="2025-03-26T10:00:00Z" w16du:dateUtc="2025-03-26T09:00:00Z"/>
          <w:rFonts w:ascii="Times New Roman" w:hAnsi="Times New Roman" w:cs="Times New Roman"/>
          <w:sz w:val="24"/>
          <w:szCs w:val="24"/>
          <w:lang w:val="en-US"/>
        </w:rPr>
        <w:pPrChange w:id="623" w:author="Gates TEM" w:date="2025-03-26T11:18:00Z" w16du:dateUtc="2025-03-26T10:18:00Z">
          <w:pPr>
            <w:ind w:left="360"/>
          </w:pPr>
        </w:pPrChange>
      </w:pPr>
      <m:oMathPara>
        <m:oMath>
          <m:r>
            <w:ins w:id="624" w:author="Gates TEM" w:date="2025-03-26T09:56:00Z" w16du:dateUtc="2025-03-26T08:56:00Z">
              <w:rPr>
                <w:rFonts w:ascii="Cambria Math" w:hAnsi="Cambria Math" w:cs="Arial"/>
                <w:sz w:val="24"/>
                <w:szCs w:val="24"/>
                <w:lang w:val="en-US"/>
              </w:rPr>
              <m:t xml:space="preserve">- </m:t>
            </w:ins>
          </m:r>
          <m:sSup>
            <m:sSupPr>
              <m:ctrlPr>
                <w:ins w:id="625" w:author="Gates TEM" w:date="2025-03-26T09:56:00Z" w16du:dateUtc="2025-03-26T08:56:00Z">
                  <w:rPr>
                    <w:rFonts w:ascii="Cambria Math" w:hAnsi="Cambria Math" w:cs="Arial"/>
                    <w:i/>
                    <w:sz w:val="24"/>
                    <w:szCs w:val="24"/>
                  </w:rPr>
                </w:ins>
              </m:ctrlPr>
            </m:sSupPr>
            <m:e>
              <m:r>
                <w:ins w:id="626" w:author="Gates TEM" w:date="2025-03-26T09:56:00Z" w16du:dateUtc="2025-03-26T08:56:00Z">
                  <w:rPr>
                    <w:rFonts w:ascii="Cambria Math" w:hAnsi="Cambria Math" w:cs="Arial"/>
                    <w:sz w:val="24"/>
                    <w:szCs w:val="24"/>
                  </w:rPr>
                  <m:t>u</m:t>
                </w:ins>
              </m:r>
            </m:e>
            <m:sup>
              <m:r>
                <w:ins w:id="627" w:author="Gates TEM" w:date="2025-03-26T09:56:00Z" w16du:dateUtc="2025-03-26T08:56:00Z">
                  <w:rPr>
                    <w:rFonts w:ascii="Cambria Math" w:hAnsi="Cambria Math" w:cs="Arial"/>
                    <w:sz w:val="24"/>
                    <w:szCs w:val="24"/>
                    <w:lang w:val="en-US"/>
                  </w:rPr>
                  <m:t>''</m:t>
                </w:ins>
              </m:r>
            </m:sup>
          </m:sSup>
          <m:d>
            <m:dPr>
              <m:ctrlPr>
                <w:ins w:id="628" w:author="Gates TEM" w:date="2025-03-26T09:56:00Z" w16du:dateUtc="2025-03-26T08:56:00Z">
                  <w:rPr>
                    <w:rFonts w:ascii="Cambria Math" w:hAnsi="Cambria Math" w:cs="Arial"/>
                    <w:i/>
                    <w:sz w:val="24"/>
                    <w:szCs w:val="24"/>
                  </w:rPr>
                </w:ins>
              </m:ctrlPr>
            </m:dPr>
            <m:e>
              <m:r>
                <w:ins w:id="629" w:author="Gates TEM" w:date="2025-03-26T09:56:00Z" w16du:dateUtc="2025-03-26T08:56:00Z">
                  <w:rPr>
                    <w:rFonts w:ascii="Cambria Math" w:hAnsi="Cambria Math" w:cs="Arial"/>
                    <w:sz w:val="24"/>
                    <w:szCs w:val="24"/>
                  </w:rPr>
                  <m:t>x</m:t>
                </w:ins>
              </m:r>
            </m:e>
          </m:d>
          <m:r>
            <w:ins w:id="630" w:author="Gates TEM" w:date="2025-03-26T09:56:00Z" w16du:dateUtc="2025-03-26T08:56:00Z">
              <w:rPr>
                <w:rFonts w:ascii="Cambria Math" w:hAnsi="Cambria Math" w:cs="Arial"/>
                <w:sz w:val="24"/>
                <w:szCs w:val="24"/>
                <w:lang w:val="en-US"/>
              </w:rPr>
              <m:t xml:space="preserve">= </m:t>
            </w:ins>
          </m:r>
          <m:r>
            <w:ins w:id="631" w:author="Gates TEM" w:date="2025-03-26T09:56:00Z" w16du:dateUtc="2025-03-26T08:56:00Z">
              <w:rPr>
                <w:rFonts w:ascii="Cambria Math" w:hAnsi="Cambria Math" w:cs="Arial"/>
                <w:sz w:val="24"/>
                <w:szCs w:val="24"/>
              </w:rPr>
              <m:t>f</m:t>
            </w:ins>
          </m:r>
          <m:d>
            <m:dPr>
              <m:ctrlPr>
                <w:ins w:id="632" w:author="Gates TEM" w:date="2025-03-26T09:56:00Z" w16du:dateUtc="2025-03-26T08:56:00Z">
                  <w:rPr>
                    <w:rFonts w:ascii="Cambria Math" w:hAnsi="Cambria Math" w:cs="Arial"/>
                    <w:i/>
                    <w:sz w:val="24"/>
                    <w:szCs w:val="24"/>
                  </w:rPr>
                </w:ins>
              </m:ctrlPr>
            </m:dPr>
            <m:e>
              <m:r>
                <w:ins w:id="633" w:author="Gates TEM" w:date="2025-03-26T09:56:00Z" w16du:dateUtc="2025-03-26T08:56:00Z">
                  <w:rPr>
                    <w:rFonts w:ascii="Cambria Math" w:hAnsi="Cambria Math" w:cs="Arial"/>
                    <w:sz w:val="24"/>
                    <w:szCs w:val="24"/>
                  </w:rPr>
                  <m:t>x</m:t>
                </w:ins>
              </m:r>
            </m:e>
          </m:d>
          <m:r>
            <w:ins w:id="634" w:author="Gates TEM" w:date="2025-03-26T09:56:00Z" w16du:dateUtc="2025-03-26T08:56:00Z">
              <w:rPr>
                <w:rFonts w:ascii="Cambria Math" w:hAnsi="Cambria Math" w:cs="Arial"/>
                <w:sz w:val="24"/>
                <w:szCs w:val="24"/>
                <w:lang w:val="en-US"/>
              </w:rPr>
              <m:t xml:space="preserve">      </m:t>
            </w:ins>
          </m:r>
          <m:r>
            <w:ins w:id="635" w:author="Gates TEM" w:date="2025-03-26T09:56:00Z" w16du:dateUtc="2025-03-26T08:56:00Z">
              <w:rPr>
                <w:rFonts w:ascii="Cambria Math" w:hAnsi="Cambria Math" w:cs="Arial"/>
                <w:sz w:val="24"/>
                <w:szCs w:val="24"/>
              </w:rPr>
              <m:t>x</m:t>
            </w:ins>
          </m:r>
          <m:r>
            <w:ins w:id="636" w:author="Gates TEM" w:date="2025-03-26T09:56:00Z" w16du:dateUtc="2025-03-26T08:56:00Z">
              <w:rPr>
                <w:rFonts w:ascii="Cambria Math" w:hAnsi="Cambria Math" w:cs="Arial"/>
                <w:sz w:val="24"/>
                <w:szCs w:val="24"/>
                <w:lang w:val="en-US"/>
              </w:rPr>
              <m:t xml:space="preserve"> ∈ </m:t>
            </w:ins>
          </m:r>
          <m:d>
            <m:dPr>
              <m:ctrlPr>
                <w:ins w:id="637" w:author="Gates TEM" w:date="2025-03-26T09:56:00Z" w16du:dateUtc="2025-03-26T08:56:00Z">
                  <w:rPr>
                    <w:rFonts w:ascii="Cambria Math" w:hAnsi="Cambria Math" w:cs="Arial"/>
                    <w:i/>
                    <w:sz w:val="24"/>
                    <w:szCs w:val="24"/>
                    <w:lang w:val="en-US"/>
                  </w:rPr>
                </w:ins>
              </m:ctrlPr>
            </m:dPr>
            <m:e>
              <m:r>
                <w:ins w:id="638" w:author="Gates TEM" w:date="2025-03-26T09:56:00Z" w16du:dateUtc="2025-03-26T08:56:00Z">
                  <w:rPr>
                    <w:rFonts w:ascii="Cambria Math" w:hAnsi="Cambria Math" w:cs="Arial"/>
                    <w:sz w:val="24"/>
                    <w:szCs w:val="24"/>
                    <w:lang w:val="en-US"/>
                  </w:rPr>
                  <m:t>0,1</m:t>
                </w:ins>
              </m:r>
            </m:e>
          </m:d>
        </m:oMath>
      </m:oMathPara>
    </w:p>
    <w:p w14:paraId="0A5F80B3" w14:textId="77777777" w:rsidR="00457E8C" w:rsidRPr="00390DA4" w:rsidRDefault="00457E8C" w:rsidP="00457E8C">
      <w:pPr>
        <w:rPr>
          <w:ins w:id="639" w:author="Gates TEM" w:date="2025-03-26T10:00:00Z" w16du:dateUtc="2025-03-26T09:00:00Z"/>
          <w:rFonts w:ascii="Times New Roman" w:hAnsi="Times New Roman" w:cs="Times New Roman"/>
          <w:sz w:val="24"/>
          <w:szCs w:val="24"/>
        </w:rPr>
      </w:pPr>
      <w:ins w:id="640" w:author="Gates TEM" w:date="2025-03-26T10:00:00Z" w16du:dateUtc="2025-03-26T09:00:00Z">
        <w:r w:rsidRPr="00390DA4">
          <w:rPr>
            <w:rFonts w:ascii="Times New Roman" w:hAnsi="Times New Roman" w:cs="Times New Roman"/>
            <w:sz w:val="24"/>
            <w:szCs w:val="24"/>
          </w:rPr>
          <w:t>où :</w:t>
        </w:r>
      </w:ins>
    </w:p>
    <w:p w14:paraId="0CD90229" w14:textId="77777777" w:rsidR="00457E8C" w:rsidRPr="00390DA4" w:rsidRDefault="00457E8C" w:rsidP="00457E8C">
      <w:pPr>
        <w:numPr>
          <w:ilvl w:val="0"/>
          <w:numId w:val="6"/>
        </w:numPr>
        <w:rPr>
          <w:ins w:id="641" w:author="Gates TEM" w:date="2025-03-26T10:00:00Z" w16du:dateUtc="2025-03-26T09:00:00Z"/>
          <w:rFonts w:ascii="Times New Roman" w:hAnsi="Times New Roman" w:cs="Times New Roman"/>
          <w:sz w:val="24"/>
          <w:szCs w:val="24"/>
        </w:rPr>
      </w:pPr>
      <m:oMath>
        <m:r>
          <w:ins w:id="642" w:author="Gates TEM" w:date="2025-03-26T10:00:00Z" w16du:dateUtc="2025-03-26T09:00:00Z">
            <w:rPr>
              <w:rFonts w:ascii="Cambria Math" w:hAnsi="Cambria Math" w:cs="Arial"/>
              <w:sz w:val="24"/>
              <w:szCs w:val="24"/>
            </w:rPr>
            <m:t>u</m:t>
          </w:ins>
        </m:r>
        <m:d>
          <m:dPr>
            <m:ctrlPr>
              <w:ins w:id="643" w:author="Gates TEM" w:date="2025-03-26T10:00:00Z" w16du:dateUtc="2025-03-26T09:00:00Z">
                <w:rPr>
                  <w:rFonts w:ascii="Cambria Math" w:hAnsi="Cambria Math" w:cs="Arial"/>
                  <w:i/>
                  <w:sz w:val="24"/>
                  <w:szCs w:val="24"/>
                </w:rPr>
              </w:ins>
            </m:ctrlPr>
          </m:dPr>
          <m:e>
            <m:r>
              <w:ins w:id="644" w:author="Gates TEM" w:date="2025-03-26T10:00:00Z" w16du:dateUtc="2025-03-26T09:00:00Z">
                <w:rPr>
                  <w:rFonts w:ascii="Cambria Math" w:hAnsi="Cambria Math" w:cs="Arial"/>
                  <w:sz w:val="24"/>
                  <w:szCs w:val="24"/>
                </w:rPr>
                <m:t>x</m:t>
              </w:ins>
            </m:r>
          </m:e>
        </m:d>
        <m:r>
          <w:ins w:id="645" w:author="Gates TEM" w:date="2025-03-26T10:00:00Z" w16du:dateUtc="2025-03-26T09:00:00Z">
            <w:rPr>
              <w:rFonts w:ascii="Cambria Math" w:hAnsi="Cambria Math" w:cs="Arial"/>
              <w:sz w:val="24"/>
              <w:szCs w:val="24"/>
            </w:rPr>
            <m:t xml:space="preserve">  </m:t>
          </w:ins>
        </m:r>
      </m:oMath>
      <w:ins w:id="646" w:author="Gates TEM" w:date="2025-03-26T10:00:00Z" w16du:dateUtc="2025-03-26T09:00:00Z">
        <w:r w:rsidRPr="00390DA4">
          <w:rPr>
            <w:rFonts w:ascii="Times New Roman" w:hAnsi="Times New Roman" w:cs="Times New Roman"/>
            <w:sz w:val="24"/>
            <w:szCs w:val="24"/>
          </w:rPr>
          <w:t>est la fonction inconnue à déterminer.</w:t>
        </w:r>
      </w:ins>
    </w:p>
    <w:p w14:paraId="7C349C08" w14:textId="77777777" w:rsidR="00457E8C" w:rsidRPr="00390DA4" w:rsidRDefault="00457E8C" w:rsidP="00457E8C">
      <w:pPr>
        <w:pStyle w:val="ListParagraph"/>
        <w:numPr>
          <w:ilvl w:val="0"/>
          <w:numId w:val="6"/>
        </w:numPr>
        <w:rPr>
          <w:ins w:id="647" w:author="Gates TEM" w:date="2025-03-26T10:00:00Z" w16du:dateUtc="2025-03-26T09:00:00Z"/>
          <w:rFonts w:ascii="Times New Roman" w:hAnsi="Times New Roman" w:cs="Times New Roman"/>
          <w:sz w:val="24"/>
          <w:szCs w:val="24"/>
        </w:rPr>
      </w:pPr>
      <m:oMath>
        <m:sSup>
          <m:sSupPr>
            <m:ctrlPr>
              <w:ins w:id="648" w:author="Gates TEM" w:date="2025-03-26T10:00:00Z" w16du:dateUtc="2025-03-26T09:00:00Z">
                <w:rPr>
                  <w:rFonts w:ascii="Cambria Math" w:hAnsi="Cambria Math" w:cs="Times New Roman"/>
                  <w:i/>
                  <w:sz w:val="24"/>
                  <w:szCs w:val="24"/>
                </w:rPr>
              </w:ins>
            </m:ctrlPr>
          </m:sSupPr>
          <m:e>
            <m:r>
              <w:ins w:id="649" w:author="Gates TEM" w:date="2025-03-26T10:00:00Z" w16du:dateUtc="2025-03-26T09:00:00Z">
                <w:rPr>
                  <w:rFonts w:ascii="Cambria Math" w:hAnsi="Cambria Math" w:cs="Times New Roman"/>
                  <w:sz w:val="24"/>
                  <w:szCs w:val="24"/>
                </w:rPr>
                <m:t>u</m:t>
              </w:ins>
            </m:r>
          </m:e>
          <m:sup>
            <m:r>
              <w:ins w:id="650" w:author="Gates TEM" w:date="2025-03-26T10:00:00Z" w16du:dateUtc="2025-03-26T09:00:00Z">
                <w:rPr>
                  <w:rFonts w:ascii="Cambria Math" w:hAnsi="Cambria Math" w:cs="Times New Roman"/>
                  <w:sz w:val="24"/>
                  <w:szCs w:val="24"/>
                </w:rPr>
                <m:t>'</m:t>
              </w:ins>
            </m:r>
          </m:sup>
        </m:sSup>
        <m:r>
          <w:ins w:id="651" w:author="Gates TEM" w:date="2025-03-26T10:00:00Z" w16du:dateUtc="2025-03-26T09:00:00Z">
            <w:rPr>
              <w:rFonts w:ascii="Cambria Math" w:hAnsi="Cambria Math" w:cs="Times New Roman"/>
              <w:sz w:val="24"/>
              <w:szCs w:val="24"/>
            </w:rPr>
            <m:t>(x)</m:t>
          </w:ins>
        </m:r>
      </m:oMath>
      <w:ins w:id="652" w:author="Gates TEM" w:date="2025-03-26T10:00:00Z" w16du:dateUtc="2025-03-26T09:00:00Z">
        <w:r w:rsidRPr="00390DA4">
          <w:rPr>
            <w:rFonts w:ascii="Times New Roman" w:eastAsiaTheme="minorEastAsia" w:hAnsi="Times New Roman" w:cs="Times New Roman"/>
            <w:sz w:val="24"/>
            <w:szCs w:val="24"/>
          </w:rPr>
          <w:t xml:space="preserve">  est la </w:t>
        </w:r>
        <w:r w:rsidRPr="00390DA4">
          <w:rPr>
            <w:rFonts w:ascii="Times New Roman" w:hAnsi="Times New Roman" w:cs="Times New Roman"/>
            <w:sz w:val="24"/>
            <w:szCs w:val="24"/>
          </w:rPr>
          <w:t>dérivée</w:t>
        </w:r>
        <w:r w:rsidRPr="00390DA4">
          <w:rPr>
            <w:rFonts w:ascii="Times New Roman" w:eastAsiaTheme="minorEastAsia" w:hAnsi="Times New Roman" w:cs="Times New Roman"/>
            <w:sz w:val="24"/>
            <w:szCs w:val="24"/>
          </w:rPr>
          <w:t xml:space="preserve"> première de u par rapport à </w:t>
        </w:r>
        <w:r w:rsidRPr="00390DA4">
          <w:rPr>
            <w:rFonts w:ascii="Times New Roman" w:hAnsi="Times New Roman" w:cs="Times New Roman"/>
            <w:i/>
            <w:iCs/>
            <w:sz w:val="24"/>
            <w:szCs w:val="24"/>
          </w:rPr>
          <w:t>x</w:t>
        </w:r>
      </w:ins>
    </w:p>
    <w:p w14:paraId="0952E781" w14:textId="77777777" w:rsidR="00457E8C" w:rsidRPr="00390DA4" w:rsidRDefault="00457E8C" w:rsidP="00457E8C">
      <w:pPr>
        <w:numPr>
          <w:ilvl w:val="0"/>
          <w:numId w:val="6"/>
        </w:numPr>
        <w:rPr>
          <w:ins w:id="653" w:author="Gates TEM" w:date="2025-03-26T10:00:00Z" w16du:dateUtc="2025-03-26T09:00:00Z"/>
          <w:rFonts w:ascii="Times New Roman" w:hAnsi="Times New Roman" w:cs="Times New Roman"/>
          <w:sz w:val="24"/>
          <w:szCs w:val="24"/>
        </w:rPr>
      </w:pPr>
      <m:oMath>
        <m:r>
          <w:ins w:id="654" w:author="Gates TEM" w:date="2025-03-26T10:00:00Z" w16du:dateUtc="2025-03-26T09:00:00Z">
            <w:rPr>
              <w:rFonts w:ascii="Cambria Math" w:hAnsi="Cambria Math" w:cs="Arial"/>
              <w:sz w:val="24"/>
              <w:szCs w:val="24"/>
            </w:rPr>
            <m:t>f(x)</m:t>
          </w:ins>
        </m:r>
      </m:oMath>
      <w:ins w:id="655" w:author="Gates TEM" w:date="2025-03-26T10:00:00Z" w16du:dateUtc="2025-03-26T09:00:00Z">
        <w:r w:rsidRPr="00390DA4">
          <w:rPr>
            <w:rFonts w:ascii="Times New Roman" w:hAnsi="Times New Roman" w:cs="Times New Roman"/>
            <w:sz w:val="24"/>
            <w:szCs w:val="24"/>
          </w:rPr>
          <w:t>est une fonction donnée, appelée </w:t>
        </w:r>
        <w:r w:rsidRPr="00390DA4">
          <w:rPr>
            <w:rFonts w:ascii="Times New Roman" w:hAnsi="Times New Roman" w:cs="Times New Roman"/>
            <w:b/>
            <w:bCs/>
            <w:sz w:val="24"/>
            <w:szCs w:val="24"/>
          </w:rPr>
          <w:t>terme source</w:t>
        </w:r>
        <w:r w:rsidRPr="00390DA4">
          <w:rPr>
            <w:rFonts w:ascii="Times New Roman" w:hAnsi="Times New Roman" w:cs="Times New Roman"/>
            <w:sz w:val="24"/>
            <w:szCs w:val="24"/>
          </w:rPr>
          <w:t>.</w:t>
        </w:r>
      </w:ins>
    </w:p>
    <w:p w14:paraId="4C87F86F" w14:textId="77777777" w:rsidR="00457E8C" w:rsidRPr="00390DA4" w:rsidRDefault="00457E8C" w:rsidP="00457E8C">
      <w:pPr>
        <w:numPr>
          <w:ilvl w:val="0"/>
          <w:numId w:val="6"/>
        </w:numPr>
        <w:rPr>
          <w:ins w:id="656" w:author="Gates TEM" w:date="2025-03-26T10:00:00Z" w16du:dateUtc="2025-03-26T09:00:00Z"/>
          <w:rFonts w:ascii="Times New Roman" w:hAnsi="Times New Roman" w:cs="Times New Roman"/>
          <w:sz w:val="24"/>
          <w:szCs w:val="24"/>
        </w:rPr>
      </w:pPr>
      <m:oMath>
        <m:sSup>
          <m:sSupPr>
            <m:ctrlPr>
              <w:ins w:id="657" w:author="Gates TEM" w:date="2025-03-26T10:00:00Z" w16du:dateUtc="2025-03-26T09:00:00Z">
                <w:rPr>
                  <w:rFonts w:ascii="Cambria Math" w:hAnsi="Cambria Math" w:cs="Arial"/>
                  <w:i/>
                  <w:sz w:val="24"/>
                  <w:szCs w:val="24"/>
                </w:rPr>
              </w:ins>
            </m:ctrlPr>
          </m:sSupPr>
          <m:e>
            <m:r>
              <w:ins w:id="658" w:author="Gates TEM" w:date="2025-03-26T10:00:00Z" w16du:dateUtc="2025-03-26T09:00:00Z">
                <w:rPr>
                  <w:rFonts w:ascii="Cambria Math" w:hAnsi="Cambria Math" w:cs="Arial"/>
                  <w:sz w:val="24"/>
                  <w:szCs w:val="24"/>
                </w:rPr>
                <m:t>u</m:t>
              </w:ins>
            </m:r>
          </m:e>
          <m:sup>
            <m:r>
              <w:ins w:id="659" w:author="Gates TEM" w:date="2025-03-26T10:00:00Z" w16du:dateUtc="2025-03-26T09:00:00Z">
                <w:rPr>
                  <w:rFonts w:ascii="Cambria Math" w:hAnsi="Cambria Math" w:cs="Arial"/>
                  <w:sz w:val="24"/>
                  <w:szCs w:val="24"/>
                </w:rPr>
                <m:t>''</m:t>
              </w:ins>
            </m:r>
          </m:sup>
        </m:sSup>
        <m:r>
          <w:ins w:id="660" w:author="Gates TEM" w:date="2025-03-26T10:00:00Z" w16du:dateUtc="2025-03-26T09:00:00Z">
            <w:rPr>
              <w:rFonts w:ascii="Cambria Math" w:hAnsi="Cambria Math" w:cs="Arial"/>
              <w:sz w:val="24"/>
              <w:szCs w:val="24"/>
            </w:rPr>
            <m:t>(x)</m:t>
          </w:ins>
        </m:r>
      </m:oMath>
      <w:ins w:id="661" w:author="Gates TEM" w:date="2025-03-26T10:00:00Z" w16du:dateUtc="2025-03-26T09:00:00Z">
        <w:r w:rsidRPr="00390DA4">
          <w:rPr>
            <w:rFonts w:ascii="Times New Roman" w:hAnsi="Times New Roman" w:cs="Times New Roman"/>
            <w:i/>
            <w:iCs/>
            <w:sz w:val="24"/>
            <w:szCs w:val="24"/>
          </w:rPr>
          <w:t xml:space="preserve"> </w:t>
        </w:r>
        <w:r w:rsidRPr="00390DA4">
          <w:rPr>
            <w:rFonts w:ascii="Times New Roman" w:hAnsi="Times New Roman" w:cs="Times New Roman"/>
            <w:sz w:val="24"/>
            <w:szCs w:val="24"/>
          </w:rPr>
          <w:t xml:space="preserve"> désigne la dérivée seconde de </w:t>
        </w:r>
        <w:r w:rsidRPr="00390DA4">
          <w:rPr>
            <w:rFonts w:ascii="Times New Roman" w:hAnsi="Times New Roman" w:cs="Times New Roman"/>
            <w:i/>
            <w:iCs/>
            <w:sz w:val="24"/>
            <w:szCs w:val="24"/>
          </w:rPr>
          <w:t>u</w:t>
        </w:r>
        <w:r w:rsidRPr="00390DA4">
          <w:rPr>
            <w:rFonts w:ascii="Times New Roman" w:hAnsi="Times New Roman" w:cs="Times New Roman"/>
            <w:sz w:val="24"/>
            <w:szCs w:val="24"/>
          </w:rPr>
          <w:t> par rapport à </w:t>
        </w:r>
        <w:r w:rsidRPr="00390DA4">
          <w:rPr>
            <w:rFonts w:ascii="Times New Roman" w:hAnsi="Times New Roman" w:cs="Times New Roman"/>
            <w:i/>
            <w:iCs/>
            <w:sz w:val="24"/>
            <w:szCs w:val="24"/>
          </w:rPr>
          <w:t>x</w:t>
        </w:r>
        <w:r w:rsidRPr="00390DA4">
          <w:rPr>
            <w:rFonts w:ascii="Times New Roman" w:hAnsi="Times New Roman" w:cs="Times New Roman"/>
            <w:sz w:val="24"/>
            <w:szCs w:val="24"/>
          </w:rPr>
          <w:t>.</w:t>
        </w:r>
      </w:ins>
    </w:p>
    <w:p w14:paraId="1752997C" w14:textId="77777777" w:rsidR="00457E8C" w:rsidRPr="00390DA4" w:rsidRDefault="00457E8C" w:rsidP="00457E8C">
      <w:pPr>
        <w:rPr>
          <w:ins w:id="662" w:author="Gates TEM" w:date="2025-03-26T10:00:00Z" w16du:dateUtc="2025-03-26T09:00:00Z"/>
          <w:rFonts w:ascii="Times New Roman" w:hAnsi="Times New Roman" w:cs="Times New Roman"/>
          <w:sz w:val="24"/>
          <w:szCs w:val="24"/>
        </w:rPr>
      </w:pPr>
      <w:ins w:id="663" w:author="Gates TEM" w:date="2025-03-26T10:00:00Z" w16du:dateUtc="2025-03-26T09:00:00Z">
        <w:r w:rsidRPr="00390DA4">
          <w:rPr>
            <w:rFonts w:ascii="Times New Roman" w:hAnsi="Times New Roman" w:cs="Times New Roman"/>
            <w:sz w:val="24"/>
            <w:szCs w:val="24"/>
          </w:rPr>
          <w:t>avec les conditions aux limites :</w:t>
        </w:r>
      </w:ins>
    </w:p>
    <w:p w14:paraId="56D6F7BF" w14:textId="77777777" w:rsidR="00457E8C" w:rsidRDefault="00457E8C" w:rsidP="00457E8C">
      <w:pPr>
        <w:ind w:left="1416"/>
        <w:rPr>
          <w:ins w:id="664" w:author="Gates TEM" w:date="2025-03-26T11:18:00Z" w16du:dateUtc="2025-03-26T10:18:00Z"/>
          <w:rFonts w:ascii="Times New Roman" w:hAnsi="Times New Roman" w:cs="Times New Roman"/>
          <w:sz w:val="24"/>
          <w:szCs w:val="24"/>
        </w:rPr>
      </w:pPr>
      <w:ins w:id="665" w:author="Gates TEM" w:date="2025-03-26T10:00:00Z" w16du:dateUtc="2025-03-26T09:00:00Z">
        <w:r w:rsidRPr="00390DA4">
          <w:rPr>
            <w:rFonts w:ascii="Times New Roman" w:hAnsi="Times New Roman" w:cs="Times New Roman"/>
            <w:sz w:val="24"/>
            <w:szCs w:val="24"/>
          </w:rPr>
          <w:t xml:space="preserve">u(0)=u0 et u(1)=u1. </w:t>
        </w:r>
      </w:ins>
    </w:p>
    <w:p w14:paraId="5B4358A6" w14:textId="77777777" w:rsidR="000C349F" w:rsidRPr="000C349F" w:rsidRDefault="000C349F" w:rsidP="000C349F">
      <w:pPr>
        <w:rPr>
          <w:ins w:id="666" w:author="Gates TEM" w:date="2025-03-26T11:18:00Z"/>
          <w:rFonts w:ascii="Times New Roman" w:hAnsi="Times New Roman" w:cs="Times New Roman"/>
          <w:sz w:val="24"/>
          <w:szCs w:val="24"/>
          <w:rPrChange w:id="667" w:author="Gates TEM" w:date="2025-03-26T11:18:00Z" w16du:dateUtc="2025-03-26T10:18:00Z">
            <w:rPr>
              <w:ins w:id="668" w:author="Gates TEM" w:date="2025-03-26T11:18:00Z"/>
              <w:rFonts w:ascii="Times New Roman" w:hAnsi="Times New Roman" w:cs="Times New Roman"/>
              <w:sz w:val="24"/>
              <w:szCs w:val="24"/>
              <w:lang w:val="en-US"/>
            </w:rPr>
          </w:rPrChange>
        </w:rPr>
      </w:pPr>
      <w:ins w:id="669" w:author="Gates TEM" w:date="2025-03-26T11:18:00Z">
        <w:r w:rsidRPr="000C349F">
          <w:rPr>
            <w:rFonts w:ascii="Times New Roman" w:hAnsi="Times New Roman" w:cs="Times New Roman"/>
            <w:sz w:val="24"/>
            <w:szCs w:val="24"/>
            <w:rPrChange w:id="670" w:author="Gates TEM" w:date="2025-03-26T11:18:00Z" w16du:dateUtc="2025-03-26T10:18:00Z">
              <w:rPr>
                <w:rFonts w:ascii="Times New Roman" w:hAnsi="Times New Roman" w:cs="Times New Roman"/>
                <w:sz w:val="24"/>
                <w:szCs w:val="24"/>
                <w:lang w:val="en-US"/>
              </w:rPr>
            </w:rPrChange>
          </w:rPr>
          <w:t>Ces conditions permettent de garantir l'unicité de la solution et de stabiliser le schéma numérique appliqué.</w:t>
        </w:r>
      </w:ins>
    </w:p>
    <w:p w14:paraId="41ACBCC9" w14:textId="77777777" w:rsidR="000C349F" w:rsidRPr="000C349F" w:rsidRDefault="000C349F" w:rsidP="000C349F">
      <w:pPr>
        <w:rPr>
          <w:ins w:id="671" w:author="Gates TEM" w:date="2025-03-26T11:18:00Z"/>
          <w:rFonts w:ascii="Times New Roman" w:hAnsi="Times New Roman" w:cs="Times New Roman"/>
          <w:b/>
          <w:bCs/>
          <w:sz w:val="24"/>
          <w:szCs w:val="24"/>
          <w:lang w:val="en-US"/>
        </w:rPr>
        <w:pPrChange w:id="672" w:author="Gates TEM" w:date="2025-03-26T11:18:00Z" w16du:dateUtc="2025-03-26T10:18:00Z">
          <w:pPr>
            <w:numPr>
              <w:numId w:val="23"/>
            </w:numPr>
            <w:tabs>
              <w:tab w:val="num" w:pos="720"/>
            </w:tabs>
            <w:ind w:left="720" w:hanging="360"/>
          </w:pPr>
        </w:pPrChange>
      </w:pPr>
      <w:ins w:id="673" w:author="Gates TEM" w:date="2025-03-26T11:18:00Z">
        <w:r w:rsidRPr="000C349F">
          <w:rPr>
            <w:rFonts w:ascii="Times New Roman" w:hAnsi="Times New Roman" w:cs="Times New Roman"/>
            <w:b/>
            <w:bCs/>
            <w:sz w:val="24"/>
            <w:szCs w:val="24"/>
            <w:lang w:val="en-US"/>
          </w:rPr>
          <w:t>Objectifs du projet :</w:t>
        </w:r>
      </w:ins>
    </w:p>
    <w:p w14:paraId="1AD334C0" w14:textId="77777777" w:rsidR="000C349F" w:rsidRPr="000C349F" w:rsidRDefault="000C349F" w:rsidP="000C349F">
      <w:pPr>
        <w:numPr>
          <w:ilvl w:val="0"/>
          <w:numId w:val="23"/>
        </w:numPr>
        <w:rPr>
          <w:ins w:id="674" w:author="Gates TEM" w:date="2025-03-26T11:18:00Z"/>
          <w:rFonts w:ascii="Times New Roman" w:hAnsi="Times New Roman" w:cs="Times New Roman"/>
          <w:sz w:val="24"/>
          <w:szCs w:val="24"/>
          <w:rPrChange w:id="675" w:author="Gates TEM" w:date="2025-03-26T11:18:00Z" w16du:dateUtc="2025-03-26T10:18:00Z">
            <w:rPr>
              <w:ins w:id="676" w:author="Gates TEM" w:date="2025-03-26T11:18:00Z"/>
              <w:rFonts w:ascii="Times New Roman" w:hAnsi="Times New Roman" w:cs="Times New Roman"/>
              <w:sz w:val="24"/>
              <w:szCs w:val="24"/>
              <w:lang w:val="en-US"/>
            </w:rPr>
          </w:rPrChange>
        </w:rPr>
      </w:pPr>
      <w:ins w:id="677" w:author="Gates TEM" w:date="2025-03-26T11:18:00Z">
        <w:r w:rsidRPr="000C349F">
          <w:rPr>
            <w:rFonts w:ascii="Times New Roman" w:hAnsi="Times New Roman" w:cs="Times New Roman"/>
            <w:sz w:val="24"/>
            <w:szCs w:val="24"/>
            <w:rPrChange w:id="678" w:author="Gates TEM" w:date="2025-03-26T11:18:00Z" w16du:dateUtc="2025-03-26T10:18:00Z">
              <w:rPr>
                <w:rFonts w:ascii="Times New Roman" w:hAnsi="Times New Roman" w:cs="Times New Roman"/>
                <w:sz w:val="24"/>
                <w:szCs w:val="24"/>
                <w:lang w:val="en-US"/>
              </w:rPr>
            </w:rPrChange>
          </w:rPr>
          <w:t>Développer un programme en Python pour implémenter la méthode des différences finies.</w:t>
        </w:r>
      </w:ins>
    </w:p>
    <w:p w14:paraId="339B7966" w14:textId="77777777" w:rsidR="000C349F" w:rsidRPr="000C349F" w:rsidRDefault="000C349F" w:rsidP="000C349F">
      <w:pPr>
        <w:numPr>
          <w:ilvl w:val="0"/>
          <w:numId w:val="23"/>
        </w:numPr>
        <w:rPr>
          <w:ins w:id="679" w:author="Gates TEM" w:date="2025-03-26T11:18:00Z"/>
          <w:rFonts w:ascii="Times New Roman" w:hAnsi="Times New Roman" w:cs="Times New Roman"/>
          <w:sz w:val="24"/>
          <w:szCs w:val="24"/>
          <w:rPrChange w:id="680" w:author="Gates TEM" w:date="2025-03-26T11:18:00Z" w16du:dateUtc="2025-03-26T10:18:00Z">
            <w:rPr>
              <w:ins w:id="681" w:author="Gates TEM" w:date="2025-03-26T11:18:00Z"/>
              <w:rFonts w:ascii="Times New Roman" w:hAnsi="Times New Roman" w:cs="Times New Roman"/>
              <w:sz w:val="24"/>
              <w:szCs w:val="24"/>
              <w:lang w:val="en-US"/>
            </w:rPr>
          </w:rPrChange>
        </w:rPr>
      </w:pPr>
      <w:ins w:id="682" w:author="Gates TEM" w:date="2025-03-26T11:18:00Z">
        <w:r w:rsidRPr="000C349F">
          <w:rPr>
            <w:rFonts w:ascii="Times New Roman" w:hAnsi="Times New Roman" w:cs="Times New Roman"/>
            <w:sz w:val="24"/>
            <w:szCs w:val="24"/>
            <w:rPrChange w:id="683" w:author="Gates TEM" w:date="2025-03-26T11:18:00Z" w16du:dateUtc="2025-03-26T10:18:00Z">
              <w:rPr>
                <w:rFonts w:ascii="Times New Roman" w:hAnsi="Times New Roman" w:cs="Times New Roman"/>
                <w:sz w:val="24"/>
                <w:szCs w:val="24"/>
                <w:lang w:val="en-US"/>
              </w:rPr>
            </w:rPrChange>
          </w:rPr>
          <w:t>Étudier la convergence et l'exactitude de la solution obtenue.</w:t>
        </w:r>
      </w:ins>
    </w:p>
    <w:p w14:paraId="6E8D1B1D" w14:textId="77777777" w:rsidR="000C349F" w:rsidRPr="000C349F" w:rsidRDefault="000C349F" w:rsidP="000C349F">
      <w:pPr>
        <w:numPr>
          <w:ilvl w:val="0"/>
          <w:numId w:val="23"/>
        </w:numPr>
        <w:rPr>
          <w:ins w:id="684" w:author="Gates TEM" w:date="2025-03-26T11:18:00Z"/>
          <w:rFonts w:ascii="Times New Roman" w:hAnsi="Times New Roman" w:cs="Times New Roman"/>
          <w:sz w:val="24"/>
          <w:szCs w:val="24"/>
          <w:rPrChange w:id="685" w:author="Gates TEM" w:date="2025-03-26T11:18:00Z" w16du:dateUtc="2025-03-26T10:18:00Z">
            <w:rPr>
              <w:ins w:id="686" w:author="Gates TEM" w:date="2025-03-26T11:18:00Z"/>
              <w:rFonts w:ascii="Times New Roman" w:hAnsi="Times New Roman" w:cs="Times New Roman"/>
              <w:sz w:val="24"/>
              <w:szCs w:val="24"/>
              <w:lang w:val="en-US"/>
            </w:rPr>
          </w:rPrChange>
        </w:rPr>
      </w:pPr>
      <w:ins w:id="687" w:author="Gates TEM" w:date="2025-03-26T11:18:00Z">
        <w:r w:rsidRPr="000C349F">
          <w:rPr>
            <w:rFonts w:ascii="Times New Roman" w:hAnsi="Times New Roman" w:cs="Times New Roman"/>
            <w:sz w:val="24"/>
            <w:szCs w:val="24"/>
            <w:rPrChange w:id="688" w:author="Gates TEM" w:date="2025-03-26T11:18:00Z" w16du:dateUtc="2025-03-26T10:18:00Z">
              <w:rPr>
                <w:rFonts w:ascii="Times New Roman" w:hAnsi="Times New Roman" w:cs="Times New Roman"/>
                <w:sz w:val="24"/>
                <w:szCs w:val="24"/>
                <w:lang w:val="en-US"/>
              </w:rPr>
            </w:rPrChange>
          </w:rPr>
          <w:t>Comparer les résultats obtenus avec des solutions analytiques lorsque disponibles.</w:t>
        </w:r>
      </w:ins>
    </w:p>
    <w:p w14:paraId="3656184E" w14:textId="77777777" w:rsidR="000C349F" w:rsidRPr="000C349F" w:rsidRDefault="000C349F" w:rsidP="000C349F">
      <w:pPr>
        <w:numPr>
          <w:ilvl w:val="0"/>
          <w:numId w:val="23"/>
        </w:numPr>
        <w:rPr>
          <w:ins w:id="689" w:author="Gates TEM" w:date="2025-03-26T11:18:00Z"/>
          <w:rFonts w:ascii="Times New Roman" w:hAnsi="Times New Roman" w:cs="Times New Roman"/>
          <w:sz w:val="24"/>
          <w:szCs w:val="24"/>
          <w:rPrChange w:id="690" w:author="Gates TEM" w:date="2025-03-26T11:18:00Z" w16du:dateUtc="2025-03-26T10:18:00Z">
            <w:rPr>
              <w:ins w:id="691" w:author="Gates TEM" w:date="2025-03-26T11:18:00Z"/>
              <w:rFonts w:ascii="Times New Roman" w:hAnsi="Times New Roman" w:cs="Times New Roman"/>
              <w:sz w:val="24"/>
              <w:szCs w:val="24"/>
              <w:lang w:val="en-US"/>
            </w:rPr>
          </w:rPrChange>
        </w:rPr>
      </w:pPr>
      <w:ins w:id="692" w:author="Gates TEM" w:date="2025-03-26T11:18:00Z">
        <w:r w:rsidRPr="000C349F">
          <w:rPr>
            <w:rFonts w:ascii="Times New Roman" w:hAnsi="Times New Roman" w:cs="Times New Roman"/>
            <w:sz w:val="24"/>
            <w:szCs w:val="24"/>
            <w:rPrChange w:id="693" w:author="Gates TEM" w:date="2025-03-26T11:18:00Z" w16du:dateUtc="2025-03-26T10:18:00Z">
              <w:rPr>
                <w:rFonts w:ascii="Times New Roman" w:hAnsi="Times New Roman" w:cs="Times New Roman"/>
                <w:sz w:val="24"/>
                <w:szCs w:val="24"/>
                <w:lang w:val="en-US"/>
              </w:rPr>
            </w:rPrChange>
          </w:rPr>
          <w:t>Analyser la sensibilité de la solution en fonction du pas de discrétisation.</w:t>
        </w:r>
      </w:ins>
    </w:p>
    <w:p w14:paraId="1FEF2A0D" w14:textId="77777777" w:rsidR="000C349F" w:rsidRPr="000C349F" w:rsidRDefault="000C349F" w:rsidP="000C349F">
      <w:pPr>
        <w:rPr>
          <w:ins w:id="694" w:author="Gates TEM" w:date="2025-03-26T11:18:00Z"/>
          <w:rFonts w:ascii="Times New Roman" w:hAnsi="Times New Roman" w:cs="Times New Roman"/>
          <w:b/>
          <w:bCs/>
          <w:sz w:val="24"/>
          <w:szCs w:val="24"/>
          <w:lang w:val="en-US"/>
        </w:rPr>
        <w:pPrChange w:id="695" w:author="Gates TEM" w:date="2025-03-26T11:18:00Z" w16du:dateUtc="2025-03-26T10:18:00Z">
          <w:pPr>
            <w:numPr>
              <w:numId w:val="23"/>
            </w:numPr>
            <w:tabs>
              <w:tab w:val="num" w:pos="720"/>
            </w:tabs>
            <w:ind w:left="720" w:hanging="360"/>
          </w:pPr>
        </w:pPrChange>
      </w:pPr>
      <w:ins w:id="696" w:author="Gates TEM" w:date="2025-03-26T11:18:00Z">
        <w:r w:rsidRPr="000C349F">
          <w:rPr>
            <w:rFonts w:ascii="Times New Roman" w:hAnsi="Times New Roman" w:cs="Times New Roman"/>
            <w:b/>
            <w:bCs/>
            <w:sz w:val="24"/>
            <w:szCs w:val="24"/>
            <w:lang w:val="en-US"/>
          </w:rPr>
          <w:t>Contraintes et attentes :</w:t>
        </w:r>
      </w:ins>
    </w:p>
    <w:p w14:paraId="352CF3AA" w14:textId="77777777" w:rsidR="000C349F" w:rsidRPr="000C349F" w:rsidRDefault="000C349F" w:rsidP="000C349F">
      <w:pPr>
        <w:numPr>
          <w:ilvl w:val="0"/>
          <w:numId w:val="24"/>
        </w:numPr>
        <w:rPr>
          <w:ins w:id="697" w:author="Gates TEM" w:date="2025-03-26T11:18:00Z"/>
          <w:rFonts w:ascii="Times New Roman" w:hAnsi="Times New Roman" w:cs="Times New Roman"/>
          <w:sz w:val="24"/>
          <w:szCs w:val="24"/>
          <w:rPrChange w:id="698" w:author="Gates TEM" w:date="2025-03-26T11:18:00Z" w16du:dateUtc="2025-03-26T10:18:00Z">
            <w:rPr>
              <w:ins w:id="699" w:author="Gates TEM" w:date="2025-03-26T11:18:00Z"/>
              <w:rFonts w:ascii="Times New Roman" w:hAnsi="Times New Roman" w:cs="Times New Roman"/>
              <w:sz w:val="24"/>
              <w:szCs w:val="24"/>
              <w:lang w:val="en-US"/>
            </w:rPr>
          </w:rPrChange>
        </w:rPr>
      </w:pPr>
      <w:ins w:id="700" w:author="Gates TEM" w:date="2025-03-26T11:18:00Z">
        <w:r w:rsidRPr="000C349F">
          <w:rPr>
            <w:rFonts w:ascii="Times New Roman" w:hAnsi="Times New Roman" w:cs="Times New Roman"/>
            <w:sz w:val="24"/>
            <w:szCs w:val="24"/>
            <w:rPrChange w:id="701" w:author="Gates TEM" w:date="2025-03-26T11:18:00Z" w16du:dateUtc="2025-03-26T10:18:00Z">
              <w:rPr>
                <w:rFonts w:ascii="Times New Roman" w:hAnsi="Times New Roman" w:cs="Times New Roman"/>
                <w:sz w:val="24"/>
                <w:szCs w:val="24"/>
                <w:lang w:val="en-US"/>
              </w:rPr>
            </w:rPrChange>
          </w:rPr>
          <w:t>Le programme doit être efficace et bien structuré.</w:t>
        </w:r>
      </w:ins>
    </w:p>
    <w:p w14:paraId="188C8A6A" w14:textId="77777777" w:rsidR="000C349F" w:rsidRPr="000C349F" w:rsidRDefault="000C349F" w:rsidP="000C349F">
      <w:pPr>
        <w:numPr>
          <w:ilvl w:val="0"/>
          <w:numId w:val="24"/>
        </w:numPr>
        <w:rPr>
          <w:ins w:id="702" w:author="Gates TEM" w:date="2025-03-26T11:18:00Z"/>
          <w:rFonts w:ascii="Times New Roman" w:hAnsi="Times New Roman" w:cs="Times New Roman"/>
          <w:sz w:val="24"/>
          <w:szCs w:val="24"/>
          <w:rPrChange w:id="703" w:author="Gates TEM" w:date="2025-03-26T11:18:00Z" w16du:dateUtc="2025-03-26T10:18:00Z">
            <w:rPr>
              <w:ins w:id="704" w:author="Gates TEM" w:date="2025-03-26T11:18:00Z"/>
              <w:rFonts w:ascii="Times New Roman" w:hAnsi="Times New Roman" w:cs="Times New Roman"/>
              <w:sz w:val="24"/>
              <w:szCs w:val="24"/>
              <w:lang w:val="en-US"/>
            </w:rPr>
          </w:rPrChange>
        </w:rPr>
      </w:pPr>
      <w:ins w:id="705" w:author="Gates TEM" w:date="2025-03-26T11:18:00Z">
        <w:r w:rsidRPr="000C349F">
          <w:rPr>
            <w:rFonts w:ascii="Times New Roman" w:hAnsi="Times New Roman" w:cs="Times New Roman"/>
            <w:sz w:val="24"/>
            <w:szCs w:val="24"/>
            <w:rPrChange w:id="706" w:author="Gates TEM" w:date="2025-03-26T11:18:00Z" w16du:dateUtc="2025-03-26T10:18:00Z">
              <w:rPr>
                <w:rFonts w:ascii="Times New Roman" w:hAnsi="Times New Roman" w:cs="Times New Roman"/>
                <w:sz w:val="24"/>
                <w:szCs w:val="24"/>
                <w:lang w:val="en-US"/>
              </w:rPr>
            </w:rPrChange>
          </w:rPr>
          <w:t>La solution doit être stable et précise.</w:t>
        </w:r>
      </w:ins>
    </w:p>
    <w:p w14:paraId="62A6CD30" w14:textId="77777777" w:rsidR="000C349F" w:rsidRPr="000C349F" w:rsidRDefault="000C349F" w:rsidP="000C349F">
      <w:pPr>
        <w:numPr>
          <w:ilvl w:val="0"/>
          <w:numId w:val="24"/>
        </w:numPr>
        <w:rPr>
          <w:ins w:id="707" w:author="Gates TEM" w:date="2025-03-26T11:18:00Z"/>
          <w:rFonts w:ascii="Times New Roman" w:hAnsi="Times New Roman" w:cs="Times New Roman"/>
          <w:sz w:val="24"/>
          <w:szCs w:val="24"/>
          <w:rPrChange w:id="708" w:author="Gates TEM" w:date="2025-03-26T11:18:00Z" w16du:dateUtc="2025-03-26T10:18:00Z">
            <w:rPr>
              <w:ins w:id="709" w:author="Gates TEM" w:date="2025-03-26T11:18:00Z"/>
              <w:rFonts w:ascii="Times New Roman" w:hAnsi="Times New Roman" w:cs="Times New Roman"/>
              <w:sz w:val="24"/>
              <w:szCs w:val="24"/>
              <w:lang w:val="en-US"/>
            </w:rPr>
          </w:rPrChange>
        </w:rPr>
      </w:pPr>
      <w:ins w:id="710" w:author="Gates TEM" w:date="2025-03-26T11:18:00Z">
        <w:r w:rsidRPr="000C349F">
          <w:rPr>
            <w:rFonts w:ascii="Times New Roman" w:hAnsi="Times New Roman" w:cs="Times New Roman"/>
            <w:sz w:val="24"/>
            <w:szCs w:val="24"/>
            <w:rPrChange w:id="711" w:author="Gates TEM" w:date="2025-03-26T11:18:00Z" w16du:dateUtc="2025-03-26T10:18:00Z">
              <w:rPr>
                <w:rFonts w:ascii="Times New Roman" w:hAnsi="Times New Roman" w:cs="Times New Roman"/>
                <w:sz w:val="24"/>
                <w:szCs w:val="24"/>
                <w:lang w:val="en-US"/>
              </w:rPr>
            </w:rPrChange>
          </w:rPr>
          <w:t>Le code doit être documenté et facilement modifiable.</w:t>
        </w:r>
      </w:ins>
    </w:p>
    <w:p w14:paraId="341A8B9F" w14:textId="77777777" w:rsidR="000C349F" w:rsidRPr="000C349F" w:rsidRDefault="000C349F" w:rsidP="000C349F">
      <w:pPr>
        <w:numPr>
          <w:ilvl w:val="0"/>
          <w:numId w:val="24"/>
        </w:numPr>
        <w:rPr>
          <w:ins w:id="712" w:author="Gates TEM" w:date="2025-03-26T11:18:00Z"/>
          <w:rFonts w:ascii="Times New Roman" w:hAnsi="Times New Roman" w:cs="Times New Roman"/>
          <w:sz w:val="24"/>
          <w:szCs w:val="24"/>
          <w:rPrChange w:id="713" w:author="Gates TEM" w:date="2025-03-26T11:18:00Z" w16du:dateUtc="2025-03-26T10:18:00Z">
            <w:rPr>
              <w:ins w:id="714" w:author="Gates TEM" w:date="2025-03-26T11:18:00Z"/>
              <w:rFonts w:ascii="Times New Roman" w:hAnsi="Times New Roman" w:cs="Times New Roman"/>
              <w:sz w:val="24"/>
              <w:szCs w:val="24"/>
              <w:lang w:val="en-US"/>
            </w:rPr>
          </w:rPrChange>
        </w:rPr>
      </w:pPr>
      <w:ins w:id="715" w:author="Gates TEM" w:date="2025-03-26T11:18:00Z">
        <w:r w:rsidRPr="000C349F">
          <w:rPr>
            <w:rFonts w:ascii="Times New Roman" w:hAnsi="Times New Roman" w:cs="Times New Roman"/>
            <w:sz w:val="24"/>
            <w:szCs w:val="24"/>
            <w:rPrChange w:id="716" w:author="Gates TEM" w:date="2025-03-26T11:18:00Z" w16du:dateUtc="2025-03-26T10:18:00Z">
              <w:rPr>
                <w:rFonts w:ascii="Times New Roman" w:hAnsi="Times New Roman" w:cs="Times New Roman"/>
                <w:sz w:val="24"/>
                <w:szCs w:val="24"/>
                <w:lang w:val="en-US"/>
              </w:rPr>
            </w:rPrChange>
          </w:rPr>
          <w:t>Une analyse approfondie des résultats doit être fournie, expliquant les écarts potentiels entre la solution numérique et la solution analytique.</w:t>
        </w:r>
      </w:ins>
    </w:p>
    <w:p w14:paraId="796B1CCA" w14:textId="77777777" w:rsidR="000C349F" w:rsidRPr="000C349F" w:rsidRDefault="000C349F" w:rsidP="000C349F">
      <w:pPr>
        <w:rPr>
          <w:ins w:id="717" w:author="Gates TEM" w:date="2025-03-26T11:18:00Z"/>
          <w:rFonts w:ascii="Times New Roman" w:hAnsi="Times New Roman" w:cs="Times New Roman"/>
          <w:b/>
          <w:bCs/>
          <w:sz w:val="24"/>
          <w:szCs w:val="24"/>
          <w:lang w:val="en-US"/>
        </w:rPr>
        <w:pPrChange w:id="718" w:author="Gates TEM" w:date="2025-03-26T11:18:00Z" w16du:dateUtc="2025-03-26T10:18:00Z">
          <w:pPr>
            <w:numPr>
              <w:numId w:val="23"/>
            </w:numPr>
            <w:tabs>
              <w:tab w:val="num" w:pos="720"/>
            </w:tabs>
            <w:ind w:left="720" w:hanging="360"/>
          </w:pPr>
        </w:pPrChange>
      </w:pPr>
      <w:ins w:id="719" w:author="Gates TEM" w:date="2025-03-26T11:18:00Z">
        <w:r w:rsidRPr="000C349F">
          <w:rPr>
            <w:rFonts w:ascii="Times New Roman" w:hAnsi="Times New Roman" w:cs="Times New Roman"/>
            <w:b/>
            <w:bCs/>
            <w:sz w:val="24"/>
            <w:szCs w:val="24"/>
            <w:lang w:val="en-US"/>
          </w:rPr>
          <w:lastRenderedPageBreak/>
          <w:t>Outils et technologies utilisées :</w:t>
        </w:r>
      </w:ins>
    </w:p>
    <w:p w14:paraId="1D3C5CE8" w14:textId="77777777" w:rsidR="000C349F" w:rsidRPr="000C349F" w:rsidRDefault="000C349F" w:rsidP="000C349F">
      <w:pPr>
        <w:numPr>
          <w:ilvl w:val="0"/>
          <w:numId w:val="25"/>
        </w:numPr>
        <w:rPr>
          <w:ins w:id="720" w:author="Gates TEM" w:date="2025-03-26T11:18:00Z"/>
          <w:rFonts w:ascii="Times New Roman" w:hAnsi="Times New Roman" w:cs="Times New Roman"/>
          <w:sz w:val="24"/>
          <w:szCs w:val="24"/>
          <w:lang w:val="en-US"/>
        </w:rPr>
      </w:pPr>
      <w:ins w:id="721" w:author="Gates TEM" w:date="2025-03-26T11:18:00Z">
        <w:r w:rsidRPr="000C349F">
          <w:rPr>
            <w:rFonts w:ascii="Times New Roman" w:hAnsi="Times New Roman" w:cs="Times New Roman"/>
            <w:b/>
            <w:bCs/>
            <w:sz w:val="24"/>
            <w:szCs w:val="24"/>
            <w:lang w:val="en-US"/>
          </w:rPr>
          <w:t>Python</w:t>
        </w:r>
        <w:r w:rsidRPr="000C349F">
          <w:rPr>
            <w:rFonts w:ascii="Times New Roman" w:hAnsi="Times New Roman" w:cs="Times New Roman"/>
            <w:sz w:val="24"/>
            <w:szCs w:val="24"/>
            <w:lang w:val="en-US"/>
          </w:rPr>
          <w:t xml:space="preserve"> pour l'implémentation numérique.</w:t>
        </w:r>
      </w:ins>
    </w:p>
    <w:p w14:paraId="2FC4FCEF" w14:textId="77777777" w:rsidR="000C349F" w:rsidRPr="000C349F" w:rsidRDefault="000C349F" w:rsidP="000C349F">
      <w:pPr>
        <w:numPr>
          <w:ilvl w:val="0"/>
          <w:numId w:val="25"/>
        </w:numPr>
        <w:rPr>
          <w:ins w:id="722" w:author="Gates TEM" w:date="2025-03-26T11:18:00Z"/>
          <w:rFonts w:ascii="Times New Roman" w:hAnsi="Times New Roman" w:cs="Times New Roman"/>
          <w:sz w:val="24"/>
          <w:szCs w:val="24"/>
          <w:rPrChange w:id="723" w:author="Gates TEM" w:date="2025-03-26T11:18:00Z" w16du:dateUtc="2025-03-26T10:18:00Z">
            <w:rPr>
              <w:ins w:id="724" w:author="Gates TEM" w:date="2025-03-26T11:18:00Z"/>
              <w:rFonts w:ascii="Times New Roman" w:hAnsi="Times New Roman" w:cs="Times New Roman"/>
              <w:sz w:val="24"/>
              <w:szCs w:val="24"/>
              <w:lang w:val="en-US"/>
            </w:rPr>
          </w:rPrChange>
        </w:rPr>
      </w:pPr>
      <w:ins w:id="725" w:author="Gates TEM" w:date="2025-03-26T11:18:00Z">
        <w:r w:rsidRPr="000C349F">
          <w:rPr>
            <w:rFonts w:ascii="Times New Roman" w:hAnsi="Times New Roman" w:cs="Times New Roman"/>
            <w:b/>
            <w:bCs/>
            <w:sz w:val="24"/>
            <w:szCs w:val="24"/>
            <w:rPrChange w:id="726" w:author="Gates TEM" w:date="2025-03-26T11:18:00Z" w16du:dateUtc="2025-03-26T10:18:00Z">
              <w:rPr>
                <w:rFonts w:ascii="Times New Roman" w:hAnsi="Times New Roman" w:cs="Times New Roman"/>
                <w:b/>
                <w:bCs/>
                <w:sz w:val="24"/>
                <w:szCs w:val="24"/>
                <w:lang w:val="en-US"/>
              </w:rPr>
            </w:rPrChange>
          </w:rPr>
          <w:t>NumPy et SciPy</w:t>
        </w:r>
        <w:r w:rsidRPr="000C349F">
          <w:rPr>
            <w:rFonts w:ascii="Times New Roman" w:hAnsi="Times New Roman" w:cs="Times New Roman"/>
            <w:sz w:val="24"/>
            <w:szCs w:val="24"/>
            <w:rPrChange w:id="727" w:author="Gates TEM" w:date="2025-03-26T11:18:00Z" w16du:dateUtc="2025-03-26T10:18:00Z">
              <w:rPr>
                <w:rFonts w:ascii="Times New Roman" w:hAnsi="Times New Roman" w:cs="Times New Roman"/>
                <w:sz w:val="24"/>
                <w:szCs w:val="24"/>
                <w:lang w:val="en-US"/>
              </w:rPr>
            </w:rPrChange>
          </w:rPr>
          <w:t xml:space="preserve"> pour les calculs numériques et l'analyse des résultats.</w:t>
        </w:r>
      </w:ins>
    </w:p>
    <w:p w14:paraId="33282FB2" w14:textId="77777777" w:rsidR="000C349F" w:rsidRPr="000C349F" w:rsidRDefault="000C349F" w:rsidP="000C349F">
      <w:pPr>
        <w:numPr>
          <w:ilvl w:val="0"/>
          <w:numId w:val="25"/>
        </w:numPr>
        <w:rPr>
          <w:ins w:id="728" w:author="Gates TEM" w:date="2025-03-26T11:18:00Z"/>
          <w:rFonts w:ascii="Times New Roman" w:hAnsi="Times New Roman" w:cs="Times New Roman"/>
          <w:sz w:val="24"/>
          <w:szCs w:val="24"/>
          <w:rPrChange w:id="729" w:author="Gates TEM" w:date="2025-03-26T11:18:00Z" w16du:dateUtc="2025-03-26T10:18:00Z">
            <w:rPr>
              <w:ins w:id="730" w:author="Gates TEM" w:date="2025-03-26T11:18:00Z"/>
              <w:rFonts w:ascii="Times New Roman" w:hAnsi="Times New Roman" w:cs="Times New Roman"/>
              <w:sz w:val="24"/>
              <w:szCs w:val="24"/>
              <w:lang w:val="en-US"/>
            </w:rPr>
          </w:rPrChange>
        </w:rPr>
      </w:pPr>
      <w:ins w:id="731" w:author="Gates TEM" w:date="2025-03-26T11:18:00Z">
        <w:r w:rsidRPr="000C349F">
          <w:rPr>
            <w:rFonts w:ascii="Times New Roman" w:hAnsi="Times New Roman" w:cs="Times New Roman"/>
            <w:b/>
            <w:bCs/>
            <w:sz w:val="24"/>
            <w:szCs w:val="24"/>
            <w:rPrChange w:id="732" w:author="Gates TEM" w:date="2025-03-26T11:18:00Z" w16du:dateUtc="2025-03-26T10:18:00Z">
              <w:rPr>
                <w:rFonts w:ascii="Times New Roman" w:hAnsi="Times New Roman" w:cs="Times New Roman"/>
                <w:b/>
                <w:bCs/>
                <w:sz w:val="24"/>
                <w:szCs w:val="24"/>
                <w:lang w:val="en-US"/>
              </w:rPr>
            </w:rPrChange>
          </w:rPr>
          <w:t>Matplotlib</w:t>
        </w:r>
        <w:r w:rsidRPr="000C349F">
          <w:rPr>
            <w:rFonts w:ascii="Times New Roman" w:hAnsi="Times New Roman" w:cs="Times New Roman"/>
            <w:sz w:val="24"/>
            <w:szCs w:val="24"/>
            <w:rPrChange w:id="733" w:author="Gates TEM" w:date="2025-03-26T11:18:00Z" w16du:dateUtc="2025-03-26T10:18:00Z">
              <w:rPr>
                <w:rFonts w:ascii="Times New Roman" w:hAnsi="Times New Roman" w:cs="Times New Roman"/>
                <w:sz w:val="24"/>
                <w:szCs w:val="24"/>
                <w:lang w:val="en-US"/>
              </w:rPr>
            </w:rPrChange>
          </w:rPr>
          <w:t xml:space="preserve"> pour la visualisation graphique des solutions obtenues.</w:t>
        </w:r>
      </w:ins>
    </w:p>
    <w:p w14:paraId="27BA9575" w14:textId="77777777" w:rsidR="000C349F" w:rsidRPr="000C349F" w:rsidRDefault="000C349F" w:rsidP="000C349F">
      <w:pPr>
        <w:numPr>
          <w:ilvl w:val="0"/>
          <w:numId w:val="25"/>
        </w:numPr>
        <w:rPr>
          <w:ins w:id="734" w:author="Gates TEM" w:date="2025-03-26T11:18:00Z"/>
          <w:rFonts w:ascii="Times New Roman" w:hAnsi="Times New Roman" w:cs="Times New Roman"/>
          <w:sz w:val="24"/>
          <w:szCs w:val="24"/>
          <w:rPrChange w:id="735" w:author="Gates TEM" w:date="2025-03-26T11:18:00Z" w16du:dateUtc="2025-03-26T10:18:00Z">
            <w:rPr>
              <w:ins w:id="736" w:author="Gates TEM" w:date="2025-03-26T11:18:00Z"/>
              <w:rFonts w:ascii="Times New Roman" w:hAnsi="Times New Roman" w:cs="Times New Roman"/>
              <w:sz w:val="24"/>
              <w:szCs w:val="24"/>
              <w:lang w:val="en-US"/>
            </w:rPr>
          </w:rPrChange>
        </w:rPr>
      </w:pPr>
      <w:ins w:id="737" w:author="Gates TEM" w:date="2025-03-26T11:18:00Z">
        <w:r w:rsidRPr="000C349F">
          <w:rPr>
            <w:rFonts w:ascii="Times New Roman" w:hAnsi="Times New Roman" w:cs="Times New Roman"/>
            <w:b/>
            <w:bCs/>
            <w:sz w:val="24"/>
            <w:szCs w:val="24"/>
            <w:rPrChange w:id="738" w:author="Gates TEM" w:date="2025-03-26T11:18:00Z" w16du:dateUtc="2025-03-26T10:18:00Z">
              <w:rPr>
                <w:rFonts w:ascii="Times New Roman" w:hAnsi="Times New Roman" w:cs="Times New Roman"/>
                <w:b/>
                <w:bCs/>
                <w:sz w:val="24"/>
                <w:szCs w:val="24"/>
                <w:lang w:val="en-US"/>
              </w:rPr>
            </w:rPrChange>
          </w:rPr>
          <w:t>Jupyter Notebook</w:t>
        </w:r>
        <w:r w:rsidRPr="000C349F">
          <w:rPr>
            <w:rFonts w:ascii="Times New Roman" w:hAnsi="Times New Roman" w:cs="Times New Roman"/>
            <w:sz w:val="24"/>
            <w:szCs w:val="24"/>
            <w:rPrChange w:id="739" w:author="Gates TEM" w:date="2025-03-26T11:18:00Z" w16du:dateUtc="2025-03-26T10:18:00Z">
              <w:rPr>
                <w:rFonts w:ascii="Times New Roman" w:hAnsi="Times New Roman" w:cs="Times New Roman"/>
                <w:sz w:val="24"/>
                <w:szCs w:val="24"/>
                <w:lang w:val="en-US"/>
              </w:rPr>
            </w:rPrChange>
          </w:rPr>
          <w:t xml:space="preserve"> pour faciliter la documentation et l'expérimentation.</w:t>
        </w:r>
      </w:ins>
    </w:p>
    <w:p w14:paraId="435A6E0A" w14:textId="77777777" w:rsidR="000C349F" w:rsidRPr="00390DA4" w:rsidRDefault="000C349F" w:rsidP="000C349F">
      <w:pPr>
        <w:rPr>
          <w:ins w:id="740" w:author="Gates TEM" w:date="2025-03-26T10:00:00Z" w16du:dateUtc="2025-03-26T09:00:00Z"/>
          <w:rFonts w:ascii="Times New Roman" w:hAnsi="Times New Roman" w:cs="Times New Roman"/>
          <w:sz w:val="24"/>
          <w:szCs w:val="24"/>
        </w:rPr>
        <w:pPrChange w:id="741" w:author="Gates TEM" w:date="2025-03-26T11:18:00Z" w16du:dateUtc="2025-03-26T10:18:00Z">
          <w:pPr>
            <w:ind w:left="1416"/>
          </w:pPr>
        </w:pPrChange>
      </w:pPr>
    </w:p>
    <w:p w14:paraId="19BDC718" w14:textId="4263A302" w:rsidR="006C7E5B" w:rsidDel="00483481" w:rsidRDefault="00000000">
      <w:pPr>
        <w:rPr>
          <w:del w:id="742" w:author="Gates TEM" w:date="2025-03-19T12:52:00Z" w16du:dateUtc="2025-03-19T11:52:00Z"/>
          <w:lang w:eastAsia="en-US"/>
        </w:rPr>
      </w:pPr>
      <w:del w:id="743" w:author="Gates TEM" w:date="2025-03-19T12:52:00Z" w16du:dateUtc="2025-03-19T11:52:00Z">
        <w:r w:rsidDel="00483481">
          <w:delText>décrire de manière plus détaillée le problème posé</w:delText>
        </w:r>
      </w:del>
    </w:p>
    <w:p w14:paraId="65EB3CA2" w14:textId="77777777" w:rsidR="006C7E5B" w:rsidRDefault="006C7E5B">
      <w:pPr>
        <w:pStyle w:val="Heading2"/>
        <w:numPr>
          <w:ilvl w:val="0"/>
          <w:numId w:val="0"/>
        </w:numPr>
        <w:ind w:left="576"/>
      </w:pPr>
    </w:p>
    <w:p w14:paraId="1705A8B2" w14:textId="77777777" w:rsidR="006C7E5B" w:rsidRDefault="00000000">
      <w:pPr>
        <w:pStyle w:val="Heading1"/>
        <w:rPr>
          <w:rStyle w:val="Emphasis"/>
        </w:rPr>
      </w:pPr>
      <w:bookmarkStart w:id="744" w:name="_Toc15671"/>
      <w:bookmarkStart w:id="745" w:name="_Toc61600895"/>
      <w:r>
        <w:rPr>
          <w:rStyle w:val="Emphasis"/>
        </w:rPr>
        <w:lastRenderedPageBreak/>
        <w:t xml:space="preserve">Rapport sur le </w:t>
      </w:r>
      <w:commentRangeStart w:id="746"/>
      <w:r>
        <w:rPr>
          <w:rStyle w:val="Emphasis"/>
        </w:rPr>
        <w:t>travail</w:t>
      </w:r>
      <w:commentRangeEnd w:id="746"/>
      <w:r>
        <w:rPr>
          <w:rStyle w:val="CommentReference"/>
          <w:rFonts w:asciiTheme="minorHAnsi" w:eastAsiaTheme="minorHAnsi" w:hAnsiTheme="minorHAnsi" w:cstheme="minorBidi"/>
          <w:b w:val="0"/>
          <w:bCs w:val="0"/>
        </w:rPr>
        <w:commentReference w:id="746"/>
      </w:r>
      <w:r>
        <w:rPr>
          <w:rStyle w:val="Emphasis"/>
        </w:rPr>
        <w:t xml:space="preserve"> effectué</w:t>
      </w:r>
      <w:bookmarkEnd w:id="744"/>
    </w:p>
    <w:p w14:paraId="7A683F74" w14:textId="77777777" w:rsidR="00483481" w:rsidRDefault="00483481" w:rsidP="00483481">
      <w:pPr>
        <w:rPr>
          <w:ins w:id="747" w:author="Gates TEM" w:date="2025-03-19T12:56:00Z" w16du:dateUtc="2025-03-19T11:56:00Z"/>
          <w:rFonts w:ascii="Arial" w:hAnsi="Arial" w:cs="Arial"/>
        </w:rPr>
      </w:pPr>
    </w:p>
    <w:p w14:paraId="047F77D7" w14:textId="5FA2F154" w:rsidR="00A5750D" w:rsidRPr="00F636E1" w:rsidRDefault="00A5750D">
      <w:pPr>
        <w:pStyle w:val="Heading2"/>
        <w:rPr>
          <w:ins w:id="748" w:author="Gates TEM" w:date="2025-03-19T12:57:00Z" w16du:dateUtc="2025-03-19T11:57:00Z"/>
          <w:rPrChange w:id="749" w:author="Gates TEM" w:date="2025-03-25T08:36:00Z" w16du:dateUtc="2025-03-25T07:36:00Z">
            <w:rPr>
              <w:ins w:id="750" w:author="Gates TEM" w:date="2025-03-19T12:57:00Z" w16du:dateUtc="2025-03-19T11:57:00Z"/>
              <w:rFonts w:ascii="Arial" w:hAnsi="Arial" w:cs="Arial"/>
            </w:rPr>
          </w:rPrChange>
        </w:rPr>
        <w:pPrChange w:id="751" w:author="Gates TEM" w:date="2025-03-25T09:34:00Z" w16du:dateUtc="2025-03-25T08:34:00Z">
          <w:pPr/>
        </w:pPrChange>
      </w:pPr>
      <w:ins w:id="752" w:author="Gates TEM" w:date="2025-03-19T12:56:00Z" w16du:dateUtc="2025-03-19T11:56:00Z">
        <w:r w:rsidRPr="00F636E1">
          <w:rPr>
            <w:rPrChange w:id="753" w:author="Gates TEM" w:date="2025-03-25T08:36:00Z" w16du:dateUtc="2025-03-25T07:36:00Z">
              <w:rPr>
                <w:rFonts w:ascii="Arial" w:hAnsi="Arial" w:cs="Arial"/>
                <w:b/>
                <w:bCs/>
              </w:rPr>
            </w:rPrChange>
          </w:rPr>
          <w:t>Discretisation de l’e</w:t>
        </w:r>
      </w:ins>
      <w:ins w:id="754" w:author="Gates TEM" w:date="2025-03-19T12:57:00Z" w16du:dateUtc="2025-03-19T11:57:00Z">
        <w:r w:rsidRPr="00F636E1">
          <w:rPr>
            <w:rPrChange w:id="755" w:author="Gates TEM" w:date="2025-03-25T08:36:00Z" w16du:dateUtc="2025-03-25T07:36:00Z">
              <w:rPr>
                <w:rFonts w:ascii="Arial" w:hAnsi="Arial" w:cs="Arial"/>
                <w:b/>
                <w:bCs/>
              </w:rPr>
            </w:rPrChange>
          </w:rPr>
          <w:t xml:space="preserve">quation </w:t>
        </w:r>
      </w:ins>
    </w:p>
    <w:p w14:paraId="5E20EAD0" w14:textId="0D9A21D0" w:rsidR="0072713C" w:rsidRPr="00110F8A" w:rsidRDefault="0072713C">
      <w:pPr>
        <w:pStyle w:val="Heading3"/>
        <w:rPr>
          <w:ins w:id="756" w:author="Gates TEM" w:date="2025-03-19T13:07:00Z" w16du:dateUtc="2025-03-19T12:07:00Z"/>
        </w:rPr>
        <w:pPrChange w:id="757" w:author="Gates TEM" w:date="2025-03-25T09:34:00Z" w16du:dateUtc="2025-03-25T08:34:00Z">
          <w:pPr>
            <w:spacing w:after="160" w:line="259" w:lineRule="auto"/>
          </w:pPr>
        </w:pPrChange>
      </w:pPr>
      <w:ins w:id="758" w:author="Gates TEM" w:date="2025-03-19T13:07:00Z" w16du:dateUtc="2025-03-19T12:07:00Z">
        <w:r w:rsidRPr="00110F8A">
          <w:t>Définition du maillage</w:t>
        </w:r>
      </w:ins>
    </w:p>
    <w:p w14:paraId="2FDD19E9" w14:textId="0B5FB05D" w:rsidR="0072713C" w:rsidRPr="00F636E1" w:rsidRDefault="0072713C" w:rsidP="0072713C">
      <w:pPr>
        <w:spacing w:after="160" w:line="259" w:lineRule="auto"/>
        <w:rPr>
          <w:ins w:id="759" w:author="Gates TEM" w:date="2025-03-19T13:22:00Z" w16du:dateUtc="2025-03-19T12:22:00Z"/>
          <w:rFonts w:ascii="Times New Roman" w:hAnsi="Times New Roman" w:cs="Times New Roman"/>
          <w:sz w:val="24"/>
          <w:szCs w:val="24"/>
          <w:rPrChange w:id="760" w:author="Gates TEM" w:date="2025-03-25T08:36:00Z" w16du:dateUtc="2025-03-25T07:36:00Z">
            <w:rPr>
              <w:ins w:id="761" w:author="Gates TEM" w:date="2025-03-19T13:22:00Z" w16du:dateUtc="2025-03-19T12:22:00Z"/>
            </w:rPr>
          </w:rPrChange>
        </w:rPr>
      </w:pPr>
      <w:ins w:id="762" w:author="Gates TEM" w:date="2025-03-19T13:07:00Z" w16du:dateUtc="2025-03-19T12:07:00Z">
        <w:r w:rsidRPr="00F636E1">
          <w:rPr>
            <w:rFonts w:ascii="Times New Roman" w:hAnsi="Times New Roman" w:cs="Times New Roman"/>
            <w:sz w:val="24"/>
            <w:szCs w:val="24"/>
            <w:rPrChange w:id="763" w:author="Gates TEM" w:date="2025-03-25T08:36:00Z" w16du:dateUtc="2025-03-25T07:36:00Z">
              <w:rPr/>
            </w:rPrChange>
          </w:rPr>
          <w:t>Soit NN le nombre de points du maillage. Le pas h est donné par :</w:t>
        </w:r>
      </w:ins>
    </w:p>
    <w:p w14:paraId="2A5AD208" w14:textId="26D42052" w:rsidR="00CC6643" w:rsidRPr="00F636E1" w:rsidRDefault="00CC6643" w:rsidP="0072713C">
      <w:pPr>
        <w:spacing w:after="160" w:line="259" w:lineRule="auto"/>
        <w:rPr>
          <w:ins w:id="764" w:author="Gates TEM" w:date="2025-03-19T13:07:00Z" w16du:dateUtc="2025-03-19T12:07:00Z"/>
          <w:rFonts w:ascii="Times New Roman" w:hAnsi="Times New Roman" w:cs="Times New Roman"/>
          <w:sz w:val="24"/>
          <w:szCs w:val="24"/>
          <w:rPrChange w:id="765" w:author="Gates TEM" w:date="2025-03-25T08:36:00Z" w16du:dateUtc="2025-03-25T07:36:00Z">
            <w:rPr>
              <w:ins w:id="766" w:author="Gates TEM" w:date="2025-03-19T13:07:00Z" w16du:dateUtc="2025-03-19T12:07:00Z"/>
            </w:rPr>
          </w:rPrChange>
        </w:rPr>
      </w:pPr>
      <m:oMathPara>
        <m:oMath>
          <m:r>
            <w:ins w:id="767" w:author="Gates TEM" w:date="2025-03-19T13:23:00Z" w16du:dateUtc="2025-03-19T12:23:00Z">
              <w:rPr>
                <w:rFonts w:ascii="Cambria Math" w:hAnsi="Cambria Math" w:cs="Times New Roman"/>
                <w:sz w:val="24"/>
                <w:szCs w:val="24"/>
                <w:rPrChange w:id="768" w:author="Gates TEM" w:date="2025-03-25T08:36:00Z" w16du:dateUtc="2025-03-25T07:36:00Z">
                  <w:rPr>
                    <w:rFonts w:ascii="Cambria Math" w:hAnsi="Cambria Math" w:cs="Times New Roman"/>
                  </w:rPr>
                </w:rPrChange>
              </w:rPr>
              <m:t>h=</m:t>
            </w:ins>
          </m:r>
          <m:f>
            <m:fPr>
              <m:ctrlPr>
                <w:ins w:id="769" w:author="Gates TEM" w:date="2025-03-19T13:22:00Z" w16du:dateUtc="2025-03-19T12:22:00Z">
                  <w:rPr>
                    <w:rFonts w:ascii="Cambria Math" w:hAnsi="Cambria Math" w:cs="Times New Roman"/>
                    <w:i/>
                    <w:sz w:val="24"/>
                    <w:szCs w:val="24"/>
                  </w:rPr>
                </w:ins>
              </m:ctrlPr>
            </m:fPr>
            <m:num>
              <m:r>
                <w:ins w:id="770" w:author="Gates TEM" w:date="2025-03-19T13:23:00Z" w16du:dateUtc="2025-03-19T12:23:00Z">
                  <w:rPr>
                    <w:rFonts w:ascii="Cambria Math" w:hAnsi="Cambria Math" w:cs="Times New Roman"/>
                    <w:sz w:val="24"/>
                    <w:szCs w:val="24"/>
                    <w:rPrChange w:id="771" w:author="Gates TEM" w:date="2025-03-25T08:36:00Z" w16du:dateUtc="2025-03-25T07:36:00Z">
                      <w:rPr>
                        <w:rFonts w:ascii="Cambria Math" w:hAnsi="Cambria Math" w:cs="Times New Roman"/>
                      </w:rPr>
                    </w:rPrChange>
                  </w:rPr>
                  <m:t>1</m:t>
                </w:ins>
              </m:r>
            </m:num>
            <m:den>
              <m:r>
                <w:ins w:id="772" w:author="Gates TEM" w:date="2025-03-19T13:23:00Z" w16du:dateUtc="2025-03-19T12:23:00Z">
                  <w:rPr>
                    <w:rFonts w:ascii="Cambria Math" w:hAnsi="Cambria Math" w:cs="Times New Roman"/>
                    <w:sz w:val="24"/>
                    <w:szCs w:val="24"/>
                    <w:rPrChange w:id="773" w:author="Gates TEM" w:date="2025-03-25T08:36:00Z" w16du:dateUtc="2025-03-25T07:36:00Z">
                      <w:rPr>
                        <w:rFonts w:ascii="Cambria Math" w:hAnsi="Cambria Math" w:cs="Times New Roman"/>
                      </w:rPr>
                    </w:rPrChange>
                  </w:rPr>
                  <m:t>N+1</m:t>
                </w:ins>
              </m:r>
            </m:den>
          </m:f>
        </m:oMath>
      </m:oMathPara>
    </w:p>
    <w:p w14:paraId="079F92BE" w14:textId="77777777" w:rsidR="0072713C" w:rsidRPr="00F636E1" w:rsidRDefault="0072713C" w:rsidP="0072713C">
      <w:pPr>
        <w:spacing w:after="160" w:line="259" w:lineRule="auto"/>
        <w:rPr>
          <w:ins w:id="774" w:author="Gates TEM" w:date="2025-03-25T08:25:00Z" w16du:dateUtc="2025-03-25T07:25:00Z"/>
          <w:rFonts w:ascii="Times New Roman" w:hAnsi="Times New Roman" w:cs="Times New Roman"/>
          <w:sz w:val="24"/>
          <w:szCs w:val="24"/>
          <w:rPrChange w:id="775" w:author="Gates TEM" w:date="2025-03-25T08:36:00Z" w16du:dateUtc="2025-03-25T07:36:00Z">
            <w:rPr>
              <w:ins w:id="776" w:author="Gates TEM" w:date="2025-03-25T08:25:00Z" w16du:dateUtc="2025-03-25T07:25:00Z"/>
            </w:rPr>
          </w:rPrChange>
        </w:rPr>
      </w:pPr>
      <w:ins w:id="777" w:author="Gates TEM" w:date="2025-03-19T13:07:00Z" w16du:dateUtc="2025-03-19T12:07:00Z">
        <w:r w:rsidRPr="00F636E1">
          <w:rPr>
            <w:rFonts w:ascii="Times New Roman" w:hAnsi="Times New Roman" w:cs="Times New Roman"/>
            <w:sz w:val="24"/>
            <w:szCs w:val="24"/>
            <w:rPrChange w:id="778" w:author="Gates TEM" w:date="2025-03-25T08:36:00Z" w16du:dateUtc="2025-03-25T07:36:00Z">
              <w:rPr/>
            </w:rPrChange>
          </w:rPr>
          <w:t>Les points du maillage sont alors :</w:t>
        </w:r>
      </w:ins>
    </w:p>
    <w:p w14:paraId="38016FAB" w14:textId="7056CFA5" w:rsidR="00F53DCD" w:rsidRPr="00F636E1" w:rsidRDefault="00000000" w:rsidP="0072713C">
      <w:pPr>
        <w:spacing w:after="160" w:line="259" w:lineRule="auto"/>
        <w:rPr>
          <w:ins w:id="779" w:author="Gates TEM" w:date="2025-03-19T13:26:00Z" w16du:dateUtc="2025-03-19T12:26:00Z"/>
          <w:rFonts w:ascii="Times New Roman" w:hAnsi="Times New Roman" w:cs="Times New Roman"/>
          <w:sz w:val="24"/>
          <w:szCs w:val="24"/>
          <w:rPrChange w:id="780" w:author="Gates TEM" w:date="2025-03-25T08:36:00Z" w16du:dateUtc="2025-03-25T07:36:00Z">
            <w:rPr>
              <w:ins w:id="781" w:author="Gates TEM" w:date="2025-03-19T13:26:00Z" w16du:dateUtc="2025-03-19T12:26:00Z"/>
            </w:rPr>
          </w:rPrChange>
        </w:rPr>
      </w:pPr>
      <m:oMathPara>
        <m:oMath>
          <m:sSub>
            <m:sSubPr>
              <m:ctrlPr>
                <w:ins w:id="782" w:author="Gates TEM" w:date="2025-03-25T08:25:00Z" w16du:dateUtc="2025-03-25T07:25:00Z">
                  <w:rPr>
                    <w:rFonts w:ascii="Cambria Math" w:hAnsi="Cambria Math" w:cs="Times New Roman"/>
                    <w:i/>
                    <w:sz w:val="24"/>
                    <w:szCs w:val="24"/>
                  </w:rPr>
                </w:ins>
              </m:ctrlPr>
            </m:sSubPr>
            <m:e>
              <m:r>
                <w:ins w:id="783" w:author="Gates TEM" w:date="2025-03-25T08:25:00Z" w16du:dateUtc="2025-03-25T07:25:00Z">
                  <w:rPr>
                    <w:rFonts w:ascii="Cambria Math" w:hAnsi="Cambria Math" w:cs="Times New Roman"/>
                    <w:sz w:val="24"/>
                    <w:szCs w:val="24"/>
                    <w:rPrChange w:id="784" w:author="Gates TEM" w:date="2025-03-25T08:36:00Z" w16du:dateUtc="2025-03-25T07:36:00Z">
                      <w:rPr>
                        <w:rFonts w:ascii="Cambria Math" w:hAnsi="Cambria Math" w:cs="Times New Roman"/>
                      </w:rPr>
                    </w:rPrChange>
                  </w:rPr>
                  <m:t>x</m:t>
                </w:ins>
              </m:r>
            </m:e>
            <m:sub>
              <m:r>
                <w:ins w:id="785" w:author="Gates TEM" w:date="2025-03-25T08:25:00Z" w16du:dateUtc="2025-03-25T07:25:00Z">
                  <w:rPr>
                    <w:rFonts w:ascii="Cambria Math" w:hAnsi="Cambria Math" w:cs="Times New Roman"/>
                    <w:sz w:val="24"/>
                    <w:szCs w:val="24"/>
                    <w:rPrChange w:id="786" w:author="Gates TEM" w:date="2025-03-25T08:36:00Z" w16du:dateUtc="2025-03-25T07:36:00Z">
                      <w:rPr>
                        <w:rFonts w:ascii="Cambria Math" w:hAnsi="Cambria Math" w:cs="Times New Roman"/>
                      </w:rPr>
                    </w:rPrChange>
                  </w:rPr>
                  <m:t>i</m:t>
                </w:ins>
              </m:r>
            </m:sub>
          </m:sSub>
          <m:r>
            <w:ins w:id="787" w:author="Gates TEM" w:date="2025-03-25T08:25:00Z" w16du:dateUtc="2025-03-25T07:25:00Z">
              <w:rPr>
                <w:rFonts w:ascii="Cambria Math" w:hAnsi="Cambria Math" w:cs="Times New Roman"/>
                <w:sz w:val="24"/>
                <w:szCs w:val="24"/>
                <w:rPrChange w:id="788" w:author="Gates TEM" w:date="2025-03-25T08:36:00Z" w16du:dateUtc="2025-03-25T07:36:00Z">
                  <w:rPr>
                    <w:rFonts w:ascii="Cambria Math" w:hAnsi="Cambria Math" w:cs="Times New Roman"/>
                  </w:rPr>
                </w:rPrChange>
              </w:rPr>
              <m:t>=</m:t>
            </w:ins>
          </m:r>
          <m:r>
            <w:ins w:id="789" w:author="Gates TEM" w:date="2025-03-25T08:26:00Z" w16du:dateUtc="2025-03-25T07:26:00Z">
              <w:rPr>
                <w:rFonts w:ascii="Cambria Math" w:hAnsi="Cambria Math" w:cs="Times New Roman"/>
                <w:sz w:val="24"/>
                <w:szCs w:val="24"/>
                <w:rPrChange w:id="790" w:author="Gates TEM" w:date="2025-03-25T08:36:00Z" w16du:dateUtc="2025-03-25T07:36:00Z">
                  <w:rPr>
                    <w:rFonts w:ascii="Cambria Math" w:hAnsi="Cambria Math" w:cs="Times New Roman"/>
                  </w:rPr>
                </w:rPrChange>
              </w:rPr>
              <m:t>i*h</m:t>
            </w:ins>
          </m:r>
          <m:r>
            <w:ins w:id="791" w:author="Gates TEM" w:date="2025-03-25T08:27:00Z" w16du:dateUtc="2025-03-25T07:27:00Z">
              <w:rPr>
                <w:rFonts w:ascii="Cambria Math" w:hAnsi="Cambria Math" w:cs="Times New Roman"/>
                <w:sz w:val="24"/>
                <w:szCs w:val="24"/>
                <w:rPrChange w:id="792" w:author="Gates TEM" w:date="2025-03-25T08:36:00Z" w16du:dateUtc="2025-03-25T07:36:00Z">
                  <w:rPr>
                    <w:rFonts w:ascii="Cambria Math" w:hAnsi="Cambria Math" w:cs="Times New Roman"/>
                  </w:rPr>
                </w:rPrChange>
              </w:rPr>
              <m:t xml:space="preserve">         </m:t>
            </w:ins>
          </m:r>
          <m:r>
            <w:ins w:id="793" w:author="Gates TEM" w:date="2025-03-25T08:26:00Z" w16du:dateUtc="2025-03-25T07:26:00Z">
              <w:rPr>
                <w:rFonts w:ascii="Cambria Math" w:hAnsi="Cambria Math" w:cs="Times New Roman"/>
                <w:sz w:val="24"/>
                <w:szCs w:val="24"/>
                <w:rPrChange w:id="794" w:author="Gates TEM" w:date="2025-03-25T08:36:00Z" w16du:dateUtc="2025-03-25T07:36:00Z">
                  <w:rPr>
                    <w:rFonts w:ascii="Cambria Math" w:hAnsi="Cambria Math" w:cs="Times New Roman"/>
                  </w:rPr>
                </w:rPrChange>
              </w:rPr>
              <m:t xml:space="preserve"> pour  i=0,1,</m:t>
            </w:ins>
          </m:r>
          <m:r>
            <w:ins w:id="795" w:author="Gates TEM" w:date="2025-03-25T08:27:00Z" w16du:dateUtc="2025-03-25T07:27:00Z">
              <w:rPr>
                <w:rFonts w:ascii="Cambria Math" w:hAnsi="Cambria Math" w:cs="Times New Roman"/>
                <w:sz w:val="24"/>
                <w:szCs w:val="24"/>
                <w:rPrChange w:id="796" w:author="Gates TEM" w:date="2025-03-25T08:36:00Z" w16du:dateUtc="2025-03-25T07:36:00Z">
                  <w:rPr>
                    <w:rFonts w:ascii="Cambria Math" w:hAnsi="Cambria Math" w:cs="Times New Roman"/>
                  </w:rPr>
                </w:rPrChange>
              </w:rPr>
              <m:t>….,N+1</m:t>
            </w:ins>
          </m:r>
        </m:oMath>
      </m:oMathPara>
    </w:p>
    <w:p w14:paraId="4F5196EE" w14:textId="667A22BB" w:rsidR="0072713C" w:rsidRDefault="0072713C">
      <w:pPr>
        <w:pStyle w:val="Heading3"/>
        <w:rPr>
          <w:ins w:id="797" w:author="Gates TEM" w:date="2025-03-26T10:09:00Z" w16du:dateUtc="2025-03-26T09:09:00Z"/>
        </w:rPr>
      </w:pPr>
      <w:ins w:id="798" w:author="Gates TEM" w:date="2025-03-19T13:07:00Z" w16du:dateUtc="2025-03-19T12:07:00Z">
        <w:r w:rsidRPr="00110F8A">
          <w:t>Approximation par différences finies</w:t>
        </w:r>
      </w:ins>
    </w:p>
    <w:p w14:paraId="21DDC0FF" w14:textId="77777777" w:rsidR="00010B5E" w:rsidRPr="00010B5E" w:rsidRDefault="00010B5E" w:rsidP="00010B5E">
      <w:pPr>
        <w:rPr>
          <w:ins w:id="799" w:author="Gates TEM" w:date="2025-03-26T10:01:00Z" w16du:dateUtc="2025-03-26T09:01:00Z"/>
          <w:lang w:eastAsia="en-US"/>
          <w:rPrChange w:id="800" w:author="Gates TEM" w:date="2025-03-26T10:09:00Z" w16du:dateUtc="2025-03-26T09:09:00Z">
            <w:rPr>
              <w:ins w:id="801" w:author="Gates TEM" w:date="2025-03-26T10:01:00Z" w16du:dateUtc="2025-03-26T09:01:00Z"/>
            </w:rPr>
          </w:rPrChange>
        </w:rPr>
        <w:pPrChange w:id="802" w:author="Gates TEM" w:date="2025-03-26T10:09:00Z" w16du:dateUtc="2025-03-26T09:09:00Z">
          <w:pPr>
            <w:pStyle w:val="Heading3"/>
          </w:pPr>
        </w:pPrChange>
      </w:pPr>
    </w:p>
    <w:p w14:paraId="28851403" w14:textId="38FDF2FD" w:rsidR="00457E8C" w:rsidRPr="00010B5E" w:rsidRDefault="00457E8C" w:rsidP="00010B5E">
      <w:pPr>
        <w:pStyle w:val="ListParagraph"/>
        <w:numPr>
          <w:ilvl w:val="0"/>
          <w:numId w:val="18"/>
        </w:numPr>
        <w:rPr>
          <w:ins w:id="803" w:author="Gates TEM" w:date="2025-03-19T13:07:00Z" w16du:dateUtc="2025-03-19T12:07:00Z"/>
          <w:b/>
          <w:bCs/>
          <w:sz w:val="24"/>
          <w:szCs w:val="24"/>
          <w:rPrChange w:id="804" w:author="Gates TEM" w:date="2025-03-26T10:06:00Z" w16du:dateUtc="2025-03-26T09:06:00Z">
            <w:rPr>
              <w:ins w:id="805" w:author="Gates TEM" w:date="2025-03-19T13:07:00Z" w16du:dateUtc="2025-03-19T12:07:00Z"/>
            </w:rPr>
          </w:rPrChange>
        </w:rPr>
        <w:pPrChange w:id="806" w:author="Gates TEM" w:date="2025-03-26T10:06:00Z" w16du:dateUtc="2025-03-26T09:06:00Z">
          <w:pPr>
            <w:spacing w:after="160" w:line="259" w:lineRule="auto"/>
          </w:pPr>
        </w:pPrChange>
      </w:pPr>
      <w:ins w:id="807" w:author="Gates TEM" w:date="2025-03-26T10:01:00Z" w16du:dateUtc="2025-03-26T09:01:00Z">
        <w:r w:rsidRPr="00010B5E">
          <w:rPr>
            <w:b/>
            <w:bCs/>
            <w:sz w:val="24"/>
            <w:szCs w:val="24"/>
            <w:rPrChange w:id="808" w:author="Gates TEM" w:date="2025-03-26T10:06:00Z" w16du:dateUtc="2025-03-26T09:06:00Z">
              <w:rPr>
                <w:lang w:eastAsia="en-US"/>
              </w:rPr>
            </w:rPrChange>
          </w:rPr>
          <w:t xml:space="preserve">Pour </w:t>
        </w:r>
        <w:r w:rsidRPr="00010B5E">
          <w:rPr>
            <w:b/>
            <w:bCs/>
            <w:i/>
            <w:iCs/>
            <w:sz w:val="24"/>
            <w:szCs w:val="24"/>
            <w:rPrChange w:id="809" w:author="Gates TEM" w:date="2025-03-26T10:06:00Z" w16du:dateUtc="2025-03-26T09:06:00Z">
              <w:rPr>
                <w:lang w:eastAsia="en-US"/>
              </w:rPr>
            </w:rPrChange>
          </w:rPr>
          <w:t xml:space="preserve">Eq </w:t>
        </w:r>
      </w:ins>
      <m:oMath>
        <m:r>
          <w:ins w:id="810" w:author="Gates TEM" w:date="2025-03-26T10:03:00Z" w16du:dateUtc="2025-03-26T09:03:00Z">
            <w:rPr>
              <w:rFonts w:ascii="Cambria Math" w:hAnsi="Cambria Math" w:cs="Arial"/>
              <w:sz w:val="24"/>
              <w:szCs w:val="24"/>
              <w:rPrChange w:id="811" w:author="Gates TEM" w:date="2025-03-26T10:06:00Z" w16du:dateUtc="2025-03-26T09:06:00Z">
                <w:rPr>
                  <w:rFonts w:ascii="Cambria Math" w:hAnsi="Cambria Math" w:cs="Arial"/>
                  <w:sz w:val="24"/>
                  <w:szCs w:val="24"/>
                  <w:lang w:val="en-US"/>
                </w:rPr>
              </w:rPrChange>
            </w:rPr>
            <m:t xml:space="preserve">- </m:t>
          </w:ins>
        </m:r>
        <m:sSup>
          <m:sSupPr>
            <m:ctrlPr>
              <w:ins w:id="812" w:author="Gates TEM" w:date="2025-03-26T10:03:00Z" w16du:dateUtc="2025-03-26T09:03:00Z">
                <w:rPr>
                  <w:rFonts w:ascii="Cambria Math" w:hAnsi="Cambria Math" w:cs="Arial"/>
                  <w:i/>
                  <w:sz w:val="24"/>
                  <w:szCs w:val="24"/>
                  <w:rPrChange w:id="813" w:author="Gates TEM" w:date="2025-03-26T10:06:00Z" w16du:dateUtc="2025-03-26T09:06:00Z">
                    <w:rPr/>
                  </w:rPrChange>
                </w:rPr>
              </w:ins>
            </m:ctrlPr>
          </m:sSupPr>
          <m:e>
            <m:r>
              <w:ins w:id="814" w:author="Gates TEM" w:date="2025-03-26T10:03:00Z" w16du:dateUtc="2025-03-26T09:03:00Z">
                <w:rPr>
                  <w:rFonts w:ascii="Cambria Math" w:hAnsi="Cambria Math" w:cs="Arial"/>
                  <w:sz w:val="24"/>
                  <w:szCs w:val="24"/>
                  <w:rPrChange w:id="815" w:author="Gates TEM" w:date="2025-03-26T10:06:00Z" w16du:dateUtc="2025-03-26T09:06:00Z">
                    <w:rPr/>
                  </w:rPrChange>
                </w:rPr>
                <m:t>u</m:t>
              </w:ins>
            </m:r>
          </m:e>
          <m:sup>
            <m:r>
              <w:ins w:id="816" w:author="Gates TEM" w:date="2025-03-26T10:03:00Z" w16du:dateUtc="2025-03-26T09:03:00Z">
                <w:rPr>
                  <w:rFonts w:ascii="Cambria Math" w:hAnsi="Cambria Math" w:cs="Arial"/>
                  <w:sz w:val="24"/>
                  <w:szCs w:val="24"/>
                  <w:rPrChange w:id="817" w:author="Gates TEM" w:date="2025-03-26T10:06:00Z" w16du:dateUtc="2025-03-26T09:06:00Z">
                    <w:rPr>
                      <w:rFonts w:ascii="Cambria Math" w:hAnsi="Cambria Math" w:cs="Arial"/>
                      <w:sz w:val="24"/>
                      <w:szCs w:val="24"/>
                      <w:lang w:val="en-US"/>
                    </w:rPr>
                  </w:rPrChange>
                </w:rPr>
                <m:t>''</m:t>
              </w:ins>
            </m:r>
          </m:sup>
        </m:sSup>
        <m:d>
          <m:dPr>
            <m:ctrlPr>
              <w:ins w:id="818" w:author="Gates TEM" w:date="2025-03-26T10:03:00Z" w16du:dateUtc="2025-03-26T09:03:00Z">
                <w:rPr>
                  <w:rFonts w:ascii="Cambria Math" w:hAnsi="Cambria Math" w:cs="Arial"/>
                  <w:i/>
                  <w:sz w:val="24"/>
                  <w:szCs w:val="24"/>
                  <w:rPrChange w:id="819" w:author="Gates TEM" w:date="2025-03-26T10:06:00Z" w16du:dateUtc="2025-03-26T09:06:00Z">
                    <w:rPr/>
                  </w:rPrChange>
                </w:rPr>
              </w:ins>
            </m:ctrlPr>
          </m:dPr>
          <m:e>
            <m:r>
              <w:ins w:id="820" w:author="Gates TEM" w:date="2025-03-26T10:03:00Z" w16du:dateUtc="2025-03-26T09:03:00Z">
                <w:rPr>
                  <w:rFonts w:ascii="Cambria Math" w:hAnsi="Cambria Math" w:cs="Arial"/>
                  <w:sz w:val="24"/>
                  <w:szCs w:val="24"/>
                  <w:rPrChange w:id="821" w:author="Gates TEM" w:date="2025-03-26T10:06:00Z" w16du:dateUtc="2025-03-26T09:06:00Z">
                    <w:rPr/>
                  </w:rPrChange>
                </w:rPr>
                <m:t>x</m:t>
              </w:ins>
            </m:r>
          </m:e>
        </m:d>
        <m:r>
          <w:ins w:id="822" w:author="Gates TEM" w:date="2025-03-26T10:03:00Z" w16du:dateUtc="2025-03-26T09:03:00Z">
            <w:rPr>
              <w:rFonts w:ascii="Cambria Math" w:hAnsi="Cambria Math" w:cs="Arial"/>
              <w:sz w:val="24"/>
              <w:szCs w:val="24"/>
              <w:rPrChange w:id="823" w:author="Gates TEM" w:date="2025-03-26T10:06:00Z" w16du:dateUtc="2025-03-26T09:06:00Z">
                <w:rPr>
                  <w:rFonts w:ascii="Cambria Math" w:hAnsi="Cambria Math" w:cs="Arial"/>
                  <w:sz w:val="24"/>
                  <w:szCs w:val="24"/>
                  <w:lang w:val="en-US"/>
                </w:rPr>
              </w:rPrChange>
            </w:rPr>
            <m:t xml:space="preserve">= </m:t>
          </w:ins>
        </m:r>
        <m:r>
          <w:ins w:id="824" w:author="Gates TEM" w:date="2025-03-26T10:03:00Z" w16du:dateUtc="2025-03-26T09:03:00Z">
            <w:rPr>
              <w:rFonts w:ascii="Cambria Math" w:hAnsi="Cambria Math" w:cs="Arial"/>
              <w:sz w:val="24"/>
              <w:szCs w:val="24"/>
              <w:rPrChange w:id="825" w:author="Gates TEM" w:date="2025-03-26T10:06:00Z" w16du:dateUtc="2025-03-26T09:06:00Z">
                <w:rPr/>
              </w:rPrChange>
            </w:rPr>
            <m:t>f</m:t>
          </w:ins>
        </m:r>
        <m:d>
          <m:dPr>
            <m:ctrlPr>
              <w:ins w:id="826" w:author="Gates TEM" w:date="2025-03-26T10:03:00Z" w16du:dateUtc="2025-03-26T09:03:00Z">
                <w:rPr>
                  <w:rFonts w:ascii="Cambria Math" w:hAnsi="Cambria Math" w:cs="Arial"/>
                  <w:i/>
                  <w:sz w:val="24"/>
                  <w:szCs w:val="24"/>
                  <w:rPrChange w:id="827" w:author="Gates TEM" w:date="2025-03-26T10:06:00Z" w16du:dateUtc="2025-03-26T09:06:00Z">
                    <w:rPr/>
                  </w:rPrChange>
                </w:rPr>
              </w:ins>
            </m:ctrlPr>
          </m:dPr>
          <m:e>
            <m:r>
              <w:ins w:id="828" w:author="Gates TEM" w:date="2025-03-26T10:03:00Z" w16du:dateUtc="2025-03-26T09:03:00Z">
                <w:rPr>
                  <w:rFonts w:ascii="Cambria Math" w:hAnsi="Cambria Math" w:cs="Arial"/>
                  <w:sz w:val="24"/>
                  <w:szCs w:val="24"/>
                  <w:rPrChange w:id="829" w:author="Gates TEM" w:date="2025-03-26T10:06:00Z" w16du:dateUtc="2025-03-26T09:06:00Z">
                    <w:rPr/>
                  </w:rPrChange>
                </w:rPr>
                <m:t>x</m:t>
              </w:ins>
            </m:r>
          </m:e>
        </m:d>
        <m:r>
          <w:ins w:id="830" w:author="Gates TEM" w:date="2025-03-26T10:03:00Z" w16du:dateUtc="2025-03-26T09:03:00Z">
            <w:rPr>
              <w:rFonts w:ascii="Cambria Math" w:hAnsi="Cambria Math" w:cs="Arial"/>
              <w:sz w:val="24"/>
              <w:szCs w:val="24"/>
              <w:rPrChange w:id="831" w:author="Gates TEM" w:date="2025-03-26T10:06:00Z" w16du:dateUtc="2025-03-26T09:06:00Z">
                <w:rPr>
                  <w:rFonts w:ascii="Cambria Math" w:hAnsi="Cambria Math" w:cs="Arial"/>
                  <w:sz w:val="24"/>
                  <w:szCs w:val="24"/>
                  <w:lang w:val="en-US"/>
                </w:rPr>
              </w:rPrChange>
            </w:rPr>
            <m:t xml:space="preserve">      </m:t>
          </w:ins>
        </m:r>
        <m:r>
          <w:ins w:id="832" w:author="Gates TEM" w:date="2025-03-26T10:03:00Z" w16du:dateUtc="2025-03-26T09:03:00Z">
            <w:rPr>
              <w:rFonts w:ascii="Cambria Math" w:hAnsi="Cambria Math" w:cs="Arial"/>
              <w:sz w:val="24"/>
              <w:szCs w:val="24"/>
              <w:rPrChange w:id="833" w:author="Gates TEM" w:date="2025-03-26T10:06:00Z" w16du:dateUtc="2025-03-26T09:06:00Z">
                <w:rPr/>
              </w:rPrChange>
            </w:rPr>
            <m:t>x</m:t>
          </w:ins>
        </m:r>
        <m:r>
          <w:ins w:id="834" w:author="Gates TEM" w:date="2025-03-26T10:03:00Z" w16du:dateUtc="2025-03-26T09:03:00Z">
            <w:rPr>
              <w:rFonts w:ascii="Cambria Math" w:hAnsi="Cambria Math" w:cs="Arial"/>
              <w:sz w:val="24"/>
              <w:szCs w:val="24"/>
              <w:rPrChange w:id="835" w:author="Gates TEM" w:date="2025-03-26T10:06:00Z" w16du:dateUtc="2025-03-26T09:06:00Z">
                <w:rPr>
                  <w:rFonts w:ascii="Cambria Math" w:hAnsi="Cambria Math" w:cs="Arial"/>
                  <w:sz w:val="24"/>
                  <w:szCs w:val="24"/>
                  <w:lang w:val="en-US"/>
                </w:rPr>
              </w:rPrChange>
            </w:rPr>
            <m:t xml:space="preserve"> ∈ </m:t>
          </w:ins>
        </m:r>
        <m:d>
          <m:dPr>
            <m:ctrlPr>
              <w:ins w:id="836" w:author="Gates TEM" w:date="2025-03-26T10:03:00Z" w16du:dateUtc="2025-03-26T09:03:00Z">
                <w:rPr>
                  <w:rFonts w:ascii="Cambria Math" w:hAnsi="Cambria Math" w:cs="Arial"/>
                  <w:i/>
                  <w:sz w:val="24"/>
                  <w:szCs w:val="24"/>
                  <w:lang w:val="en-US"/>
                  <w:rPrChange w:id="837" w:author="Gates TEM" w:date="2025-03-26T10:06:00Z" w16du:dateUtc="2025-03-26T09:06:00Z">
                    <w:rPr>
                      <w:lang w:val="en-US"/>
                    </w:rPr>
                  </w:rPrChange>
                </w:rPr>
              </w:ins>
            </m:ctrlPr>
          </m:dPr>
          <m:e>
            <m:r>
              <w:ins w:id="838" w:author="Gates TEM" w:date="2025-03-26T10:03:00Z" w16du:dateUtc="2025-03-26T09:03:00Z">
                <w:rPr>
                  <w:rFonts w:ascii="Cambria Math" w:hAnsi="Cambria Math" w:cs="Arial"/>
                  <w:sz w:val="24"/>
                  <w:szCs w:val="24"/>
                  <w:rPrChange w:id="839" w:author="Gates TEM" w:date="2025-03-26T10:06:00Z" w16du:dateUtc="2025-03-26T09:06:00Z">
                    <w:rPr>
                      <w:rFonts w:ascii="Cambria Math" w:hAnsi="Cambria Math" w:cs="Arial"/>
                      <w:sz w:val="24"/>
                      <w:szCs w:val="24"/>
                      <w:lang w:val="en-US"/>
                    </w:rPr>
                  </w:rPrChange>
                </w:rPr>
                <m:t>0,1</m:t>
              </w:ins>
            </m:r>
          </m:e>
        </m:d>
      </m:oMath>
    </w:p>
    <w:p w14:paraId="08180141" w14:textId="2224C626" w:rsidR="0072713C" w:rsidRPr="00010B5E" w:rsidRDefault="0072713C" w:rsidP="0072713C">
      <w:pPr>
        <w:spacing w:after="160" w:line="259" w:lineRule="auto"/>
        <w:rPr>
          <w:ins w:id="840" w:author="Gates TEM" w:date="2025-03-19T13:28:00Z" w16du:dateUtc="2025-03-19T12:28:00Z"/>
          <w:rFonts w:ascii="Times New Roman" w:hAnsi="Times New Roman" w:cs="Times New Roman"/>
          <w:sz w:val="24"/>
          <w:szCs w:val="24"/>
          <w:rPrChange w:id="841" w:author="Gates TEM" w:date="2025-03-26T10:02:00Z" w16du:dateUtc="2025-03-26T09:02:00Z">
            <w:rPr>
              <w:ins w:id="842" w:author="Gates TEM" w:date="2025-03-19T13:28:00Z" w16du:dateUtc="2025-03-19T12:28:00Z"/>
            </w:rPr>
          </w:rPrChange>
        </w:rPr>
      </w:pPr>
      <w:ins w:id="843" w:author="Gates TEM" w:date="2025-03-19T13:07:00Z" w16du:dateUtc="2025-03-19T12:07:00Z">
        <w:r w:rsidRPr="00010B5E">
          <w:rPr>
            <w:rFonts w:ascii="Times New Roman" w:hAnsi="Times New Roman" w:cs="Times New Roman"/>
            <w:sz w:val="24"/>
            <w:szCs w:val="24"/>
            <w:rPrChange w:id="844" w:author="Gates TEM" w:date="2025-03-26T10:02:00Z" w16du:dateUtc="2025-03-26T09:02:00Z">
              <w:rPr/>
            </w:rPrChange>
          </w:rPr>
          <w:t>La dérivée seconde u''(x) est approchée par :</w:t>
        </w:r>
      </w:ins>
    </w:p>
    <w:p w14:paraId="61D788B4" w14:textId="5CEF1D44" w:rsidR="002879B3" w:rsidRPr="00010B5E" w:rsidRDefault="00457E8C" w:rsidP="0072713C">
      <w:pPr>
        <w:spacing w:after="160" w:line="259" w:lineRule="auto"/>
        <w:rPr>
          <w:ins w:id="845" w:author="Gates TEM" w:date="2025-03-19T13:07:00Z" w16du:dateUtc="2025-03-19T12:07:00Z"/>
          <w:rFonts w:ascii="Times New Roman" w:hAnsi="Times New Roman" w:cs="Times New Roman"/>
          <w:sz w:val="24"/>
          <w:szCs w:val="24"/>
          <w:rPrChange w:id="846" w:author="Gates TEM" w:date="2025-03-26T10:02:00Z" w16du:dateUtc="2025-03-26T09:02:00Z">
            <w:rPr>
              <w:ins w:id="847" w:author="Gates TEM" w:date="2025-03-19T13:07:00Z" w16du:dateUtc="2025-03-19T12:07:00Z"/>
            </w:rPr>
          </w:rPrChange>
        </w:rPr>
      </w:pPr>
      <m:oMathPara>
        <m:oMath>
          <m:sSup>
            <m:sSupPr>
              <m:ctrlPr>
                <w:ins w:id="848" w:author="Gates TEM" w:date="2025-03-26T09:59:00Z" w16du:dateUtc="2025-03-26T08:59:00Z">
                  <w:rPr>
                    <w:rFonts w:ascii="Cambria Math" w:hAnsi="Cambria Math" w:cs="Times New Roman"/>
                    <w:i/>
                    <w:sz w:val="24"/>
                    <w:szCs w:val="24"/>
                  </w:rPr>
                </w:ins>
              </m:ctrlPr>
            </m:sSupPr>
            <m:e>
              <m:r>
                <w:ins w:id="849" w:author="Gates TEM" w:date="2025-03-26T10:00:00Z" w16du:dateUtc="2025-03-26T09:00:00Z">
                  <w:rPr>
                    <w:rFonts w:ascii="Cambria Math" w:hAnsi="Cambria Math" w:cs="Times New Roman"/>
                    <w:sz w:val="24"/>
                    <w:szCs w:val="24"/>
                  </w:rPr>
                  <m:t>u</m:t>
                </w:ins>
              </m:r>
            </m:e>
            <m:sup>
              <m:r>
                <w:ins w:id="850" w:author="Gates TEM" w:date="2025-03-26T09:59:00Z" w16du:dateUtc="2025-03-26T08:59:00Z">
                  <w:rPr>
                    <w:rFonts w:ascii="Cambria Math" w:hAnsi="Cambria Math" w:cs="Times New Roman"/>
                    <w:sz w:val="24"/>
                    <w:szCs w:val="24"/>
                  </w:rPr>
                  <m:t>''</m:t>
                </w:ins>
              </m:r>
            </m:sup>
          </m:sSup>
          <m:r>
            <w:ins w:id="851" w:author="Gates TEM" w:date="2025-03-19T13:29:00Z" w16du:dateUtc="2025-03-19T12:29:00Z">
              <w:rPr>
                <w:rFonts w:ascii="Cambria Math" w:hAnsi="Cambria Math" w:cs="Times New Roman" w:hint="eastAsia"/>
                <w:sz w:val="24"/>
                <w:szCs w:val="24"/>
                <w:rPrChange w:id="852" w:author="Gates TEM" w:date="2025-03-26T10:02:00Z" w16du:dateUtc="2025-03-26T09:02:00Z">
                  <w:rPr>
                    <w:rFonts w:ascii="Cambria Math" w:hAnsi="Cambria Math" w:cs="Times New Roman" w:hint="eastAsia"/>
                  </w:rPr>
                </w:rPrChange>
              </w:rPr>
              <m:t>(xi)=</m:t>
            </w:ins>
          </m:r>
          <m:sSup>
            <m:sSupPr>
              <m:ctrlPr>
                <w:ins w:id="853" w:author="Gates TEM" w:date="2025-03-19T13:30:00Z" w16du:dateUtc="2025-03-19T12:30:00Z">
                  <w:rPr>
                    <w:rFonts w:ascii="Cambria Math" w:hAnsi="Cambria Math" w:cs="Times New Roman"/>
                    <w:i/>
                    <w:sz w:val="24"/>
                    <w:szCs w:val="24"/>
                  </w:rPr>
                </w:ins>
              </m:ctrlPr>
            </m:sSupPr>
            <m:e>
              <m:f>
                <m:fPr>
                  <m:ctrlPr>
                    <w:ins w:id="854" w:author="Gates TEM" w:date="2025-03-19T13:30:00Z" w16du:dateUtc="2025-03-19T12:30:00Z">
                      <w:rPr>
                        <w:rFonts w:ascii="Cambria Math" w:hAnsi="Cambria Math" w:cs="Times New Roman"/>
                        <w:i/>
                        <w:sz w:val="24"/>
                        <w:szCs w:val="24"/>
                      </w:rPr>
                    </w:ins>
                  </m:ctrlPr>
                </m:fPr>
                <m:num>
                  <m:r>
                    <w:ins w:id="855" w:author="Gates TEM" w:date="2025-03-19T13:30:00Z" w16du:dateUtc="2025-03-19T12:30:00Z">
                      <w:rPr>
                        <w:rFonts w:ascii="Cambria Math" w:hAnsi="Cambria Math" w:cs="Times New Roman"/>
                        <w:sz w:val="24"/>
                        <w:szCs w:val="24"/>
                        <w:rPrChange w:id="856" w:author="Gates TEM" w:date="2025-03-26T10:02:00Z" w16du:dateUtc="2025-03-26T09:02:00Z">
                          <w:rPr>
                            <w:rFonts w:ascii="Cambria Math" w:hAnsi="Cambria Math" w:cs="Times New Roman"/>
                          </w:rPr>
                        </w:rPrChange>
                      </w:rPr>
                      <m:t>ui-1-2ui+ui+1</m:t>
                    </w:ins>
                  </m:r>
                </m:num>
                <m:den>
                  <m:sSup>
                    <m:sSupPr>
                      <m:ctrlPr>
                        <w:ins w:id="857" w:author="Gates TEM" w:date="2025-03-19T13:30:00Z" w16du:dateUtc="2025-03-19T12:30:00Z">
                          <w:rPr>
                            <w:rFonts w:ascii="Cambria Math" w:hAnsi="Cambria Math" w:cs="Times New Roman"/>
                            <w:i/>
                            <w:sz w:val="24"/>
                            <w:szCs w:val="24"/>
                          </w:rPr>
                        </w:ins>
                      </m:ctrlPr>
                    </m:sSupPr>
                    <m:e>
                      <m:r>
                        <w:ins w:id="858" w:author="Gates TEM" w:date="2025-03-19T13:30:00Z" w16du:dateUtc="2025-03-19T12:30:00Z">
                          <w:rPr>
                            <w:rFonts w:ascii="Cambria Math" w:hAnsi="Cambria Math" w:cs="Times New Roman"/>
                            <w:sz w:val="24"/>
                            <w:szCs w:val="24"/>
                            <w:rPrChange w:id="859" w:author="Gates TEM" w:date="2025-03-26T10:02:00Z" w16du:dateUtc="2025-03-26T09:02:00Z">
                              <w:rPr>
                                <w:rFonts w:ascii="Cambria Math" w:hAnsi="Cambria Math" w:cs="Times New Roman"/>
                              </w:rPr>
                            </w:rPrChange>
                          </w:rPr>
                          <m:t>h</m:t>
                        </w:ins>
                      </m:r>
                    </m:e>
                    <m:sup>
                      <m:r>
                        <w:ins w:id="860" w:author="Gates TEM" w:date="2025-03-19T13:30:00Z" w16du:dateUtc="2025-03-19T12:30:00Z">
                          <w:rPr>
                            <w:rFonts w:ascii="Cambria Math" w:hAnsi="Cambria Math" w:cs="Times New Roman"/>
                            <w:sz w:val="24"/>
                            <w:szCs w:val="24"/>
                            <w:rPrChange w:id="861" w:author="Gates TEM" w:date="2025-03-26T10:02:00Z" w16du:dateUtc="2025-03-26T09:02:00Z">
                              <w:rPr>
                                <w:rFonts w:ascii="Cambria Math" w:hAnsi="Cambria Math" w:cs="Times New Roman"/>
                              </w:rPr>
                            </w:rPrChange>
                          </w:rPr>
                          <m:t>2</m:t>
                        </w:ins>
                      </m:r>
                    </m:sup>
                  </m:sSup>
                </m:den>
              </m:f>
            </m:e>
            <m:sup/>
          </m:sSup>
        </m:oMath>
      </m:oMathPara>
    </w:p>
    <w:p w14:paraId="1AFA69DD" w14:textId="77777777" w:rsidR="0072713C" w:rsidRPr="00010B5E" w:rsidRDefault="0072713C" w:rsidP="0072713C">
      <w:pPr>
        <w:spacing w:after="160" w:line="259" w:lineRule="auto"/>
        <w:rPr>
          <w:ins w:id="862" w:author="Gates TEM" w:date="2025-03-19T13:32:00Z" w16du:dateUtc="2025-03-19T12:32:00Z"/>
          <w:rFonts w:ascii="Times New Roman" w:hAnsi="Times New Roman" w:cs="Times New Roman"/>
          <w:sz w:val="24"/>
          <w:szCs w:val="24"/>
          <w:rPrChange w:id="863" w:author="Gates TEM" w:date="2025-03-26T10:02:00Z" w16du:dateUtc="2025-03-26T09:02:00Z">
            <w:rPr>
              <w:ins w:id="864" w:author="Gates TEM" w:date="2025-03-19T13:32:00Z" w16du:dateUtc="2025-03-19T12:32:00Z"/>
            </w:rPr>
          </w:rPrChange>
        </w:rPr>
      </w:pPr>
      <w:ins w:id="865" w:author="Gates TEM" w:date="2025-03-19T13:07:00Z" w16du:dateUtc="2025-03-19T12:07:00Z">
        <w:r w:rsidRPr="00010B5E">
          <w:rPr>
            <w:rFonts w:ascii="Times New Roman" w:hAnsi="Times New Roman" w:cs="Times New Roman"/>
            <w:sz w:val="24"/>
            <w:szCs w:val="24"/>
            <w:rPrChange w:id="866" w:author="Gates TEM" w:date="2025-03-26T10:02:00Z" w16du:dateUtc="2025-03-26T09:02:00Z">
              <w:rPr/>
            </w:rPrChange>
          </w:rPr>
          <w:t>En substituant cette approximation dans l'équation, nous obtenons :</w:t>
        </w:r>
      </w:ins>
    </w:p>
    <w:p w14:paraId="61C5246C" w14:textId="13242A6F" w:rsidR="002879B3" w:rsidRPr="00010B5E" w:rsidRDefault="00000000" w:rsidP="0072713C">
      <w:pPr>
        <w:spacing w:after="160" w:line="259" w:lineRule="auto"/>
        <w:rPr>
          <w:ins w:id="867" w:author="Gates TEM" w:date="2025-03-26T10:02:00Z" w16du:dateUtc="2025-03-26T09:02:00Z"/>
          <w:rFonts w:ascii="Times New Roman" w:hAnsi="Times New Roman" w:cs="Times New Roman"/>
          <w:sz w:val="24"/>
          <w:szCs w:val="24"/>
        </w:rPr>
      </w:pPr>
      <m:oMathPara>
        <m:oMath>
          <m:sSub>
            <m:sSubPr>
              <m:ctrlPr>
                <w:ins w:id="868" w:author="Gates TEM" w:date="2025-03-19T13:32:00Z" w16du:dateUtc="2025-03-19T12:32:00Z">
                  <w:rPr>
                    <w:rFonts w:ascii="Cambria Math" w:hAnsi="Cambria Math" w:cs="Times New Roman"/>
                    <w:i/>
                    <w:iCs/>
                    <w:sz w:val="24"/>
                    <w:szCs w:val="24"/>
                  </w:rPr>
                </w:ins>
              </m:ctrlPr>
            </m:sSubPr>
            <m:e>
              <m:r>
                <w:ins w:id="869" w:author="Gates TEM" w:date="2025-03-19T13:33:00Z" w16du:dateUtc="2025-03-19T12:33:00Z">
                  <w:rPr>
                    <w:rFonts w:ascii="Cambria Math" w:hAnsi="Cambria Math" w:cs="Times New Roman"/>
                    <w:sz w:val="24"/>
                    <w:szCs w:val="24"/>
                    <w:rPrChange w:id="870" w:author="Gates TEM" w:date="2025-03-26T10:02:00Z" w16du:dateUtc="2025-03-26T09:02:00Z">
                      <w:rPr>
                        <w:rFonts w:ascii="Cambria Math" w:hAnsi="Cambria Math" w:cs="Times New Roman"/>
                      </w:rPr>
                    </w:rPrChange>
                  </w:rPr>
                  <m:t>-u</m:t>
                </w:ins>
              </m:r>
            </m:e>
            <m:sub>
              <m:r>
                <w:ins w:id="871" w:author="Gates TEM" w:date="2025-03-19T13:32:00Z" w16du:dateUtc="2025-03-19T12:32:00Z">
                  <w:rPr>
                    <w:rFonts w:ascii="Cambria Math" w:hAnsi="Cambria Math" w:cs="Times New Roman"/>
                    <w:sz w:val="24"/>
                    <w:szCs w:val="24"/>
                    <w:rPrChange w:id="872" w:author="Gates TEM" w:date="2025-03-26T10:02:00Z" w16du:dateUtc="2025-03-26T09:02:00Z">
                      <w:rPr>
                        <w:rFonts w:ascii="Cambria Math" w:hAnsi="Cambria Math" w:cs="Times New Roman"/>
                      </w:rPr>
                    </w:rPrChange>
                  </w:rPr>
                  <m:t>i-1</m:t>
                </w:ins>
              </m:r>
            </m:sub>
          </m:sSub>
          <m:r>
            <w:ins w:id="873" w:author="Gates TEM" w:date="2025-03-19T13:32:00Z" w16du:dateUtc="2025-03-19T12:32:00Z">
              <w:rPr>
                <w:rFonts w:ascii="Cambria Math" w:hAnsi="Cambria Math" w:cs="Times New Roman"/>
                <w:sz w:val="24"/>
                <w:szCs w:val="24"/>
                <w:rPrChange w:id="874" w:author="Gates TEM" w:date="2025-03-26T10:02:00Z" w16du:dateUtc="2025-03-26T09:02:00Z">
                  <w:rPr>
                    <w:rFonts w:ascii="Cambria Math" w:hAnsi="Cambria Math" w:cs="Times New Roman"/>
                  </w:rPr>
                </w:rPrChange>
              </w:rPr>
              <m:t xml:space="preserve"> + 2</m:t>
            </w:ins>
          </m:r>
          <m:sSub>
            <m:sSubPr>
              <m:ctrlPr>
                <w:ins w:id="875" w:author="Gates TEM" w:date="2025-03-19T13:34:00Z" w16du:dateUtc="2025-03-19T12:34:00Z">
                  <w:rPr>
                    <w:rFonts w:ascii="Cambria Math" w:hAnsi="Cambria Math" w:cs="Times New Roman"/>
                    <w:i/>
                    <w:iCs/>
                    <w:sz w:val="24"/>
                    <w:szCs w:val="24"/>
                  </w:rPr>
                </w:ins>
              </m:ctrlPr>
            </m:sSubPr>
            <m:e>
              <m:r>
                <w:ins w:id="876" w:author="Gates TEM" w:date="2025-03-19T13:34:00Z" w16du:dateUtc="2025-03-19T12:34:00Z">
                  <w:rPr>
                    <w:rFonts w:ascii="Cambria Math" w:hAnsi="Cambria Math" w:cs="Times New Roman"/>
                    <w:sz w:val="24"/>
                    <w:szCs w:val="24"/>
                    <w:rPrChange w:id="877" w:author="Gates TEM" w:date="2025-03-26T10:02:00Z" w16du:dateUtc="2025-03-26T09:02:00Z">
                      <w:rPr>
                        <w:rFonts w:ascii="Cambria Math" w:hAnsi="Cambria Math" w:cs="Times New Roman"/>
                      </w:rPr>
                    </w:rPrChange>
                  </w:rPr>
                  <m:t>u</m:t>
                </w:ins>
              </m:r>
            </m:e>
            <m:sub>
              <m:r>
                <w:ins w:id="878" w:author="Gates TEM" w:date="2025-03-19T13:34:00Z" w16du:dateUtc="2025-03-19T12:34:00Z">
                  <w:rPr>
                    <w:rFonts w:ascii="Cambria Math" w:hAnsi="Cambria Math" w:cs="Times New Roman"/>
                    <w:sz w:val="24"/>
                    <w:szCs w:val="24"/>
                    <w:rPrChange w:id="879" w:author="Gates TEM" w:date="2025-03-26T10:02:00Z" w16du:dateUtc="2025-03-26T09:02:00Z">
                      <w:rPr>
                        <w:rFonts w:ascii="Cambria Math" w:hAnsi="Cambria Math" w:cs="Times New Roman"/>
                      </w:rPr>
                    </w:rPrChange>
                  </w:rPr>
                  <m:t>i</m:t>
                </w:ins>
              </m:r>
            </m:sub>
          </m:sSub>
          <m:r>
            <w:ins w:id="880" w:author="Gates TEM" w:date="2025-03-19T13:32:00Z" w16du:dateUtc="2025-03-19T12:32:00Z">
              <w:rPr>
                <w:rFonts w:ascii="Cambria Math" w:hAnsi="Cambria Math" w:cs="Times New Roman"/>
                <w:sz w:val="24"/>
                <w:szCs w:val="24"/>
                <w:rPrChange w:id="881" w:author="Gates TEM" w:date="2025-03-26T10:02:00Z" w16du:dateUtc="2025-03-26T09:02:00Z">
                  <w:rPr>
                    <w:rFonts w:ascii="Cambria Math" w:hAnsi="Cambria Math" w:cs="Times New Roman"/>
                  </w:rPr>
                </w:rPrChange>
              </w:rPr>
              <m:t xml:space="preserve"> - </m:t>
            </w:ins>
          </m:r>
          <m:sSub>
            <m:sSubPr>
              <m:ctrlPr>
                <w:ins w:id="882" w:author="Gates TEM" w:date="2025-03-19T13:34:00Z" w16du:dateUtc="2025-03-19T12:34:00Z">
                  <w:rPr>
                    <w:rFonts w:ascii="Cambria Math" w:hAnsi="Cambria Math" w:cs="Times New Roman"/>
                    <w:i/>
                    <w:iCs/>
                    <w:sz w:val="24"/>
                    <w:szCs w:val="24"/>
                  </w:rPr>
                </w:ins>
              </m:ctrlPr>
            </m:sSubPr>
            <m:e>
              <m:r>
                <w:ins w:id="883" w:author="Gates TEM" w:date="2025-03-19T13:34:00Z" w16du:dateUtc="2025-03-19T12:34:00Z">
                  <w:rPr>
                    <w:rFonts w:ascii="Cambria Math" w:hAnsi="Cambria Math" w:cs="Times New Roman"/>
                    <w:sz w:val="24"/>
                    <w:szCs w:val="24"/>
                    <w:rPrChange w:id="884" w:author="Gates TEM" w:date="2025-03-26T10:02:00Z" w16du:dateUtc="2025-03-26T09:02:00Z">
                      <w:rPr>
                        <w:rFonts w:ascii="Cambria Math" w:hAnsi="Cambria Math" w:cs="Times New Roman"/>
                      </w:rPr>
                    </w:rPrChange>
                  </w:rPr>
                  <m:t>u</m:t>
                </w:ins>
              </m:r>
            </m:e>
            <m:sub>
              <m:r>
                <w:ins w:id="885" w:author="Gates TEM" w:date="2025-03-19T13:34:00Z" w16du:dateUtc="2025-03-19T12:34:00Z">
                  <w:rPr>
                    <w:rFonts w:ascii="Cambria Math" w:hAnsi="Cambria Math" w:cs="Times New Roman"/>
                    <w:sz w:val="24"/>
                    <w:szCs w:val="24"/>
                    <w:rPrChange w:id="886" w:author="Gates TEM" w:date="2025-03-26T10:02:00Z" w16du:dateUtc="2025-03-26T09:02:00Z">
                      <w:rPr>
                        <w:rFonts w:ascii="Cambria Math" w:hAnsi="Cambria Math" w:cs="Times New Roman"/>
                      </w:rPr>
                    </w:rPrChange>
                  </w:rPr>
                  <m:t>i+1</m:t>
                </w:ins>
              </m:r>
            </m:sub>
          </m:sSub>
          <m:r>
            <w:ins w:id="887" w:author="Gates TEM" w:date="2025-03-19T13:32:00Z" w16du:dateUtc="2025-03-19T12:32:00Z">
              <w:rPr>
                <w:rFonts w:ascii="Cambria Math" w:hAnsi="Cambria Math" w:cs="Times New Roman"/>
                <w:sz w:val="24"/>
                <w:szCs w:val="24"/>
                <w:rPrChange w:id="888" w:author="Gates TEM" w:date="2025-03-26T10:02:00Z" w16du:dateUtc="2025-03-26T09:02:00Z">
                  <w:rPr>
                    <w:rFonts w:ascii="Cambria Math" w:hAnsi="Cambria Math" w:cs="Times New Roman"/>
                  </w:rPr>
                </w:rPrChange>
              </w:rPr>
              <m:t xml:space="preserve"> = </m:t>
            </w:ins>
          </m:r>
          <m:sSup>
            <m:sSupPr>
              <m:ctrlPr>
                <w:ins w:id="889" w:author="Gates TEM" w:date="2025-03-19T13:36:00Z" w16du:dateUtc="2025-03-19T12:36:00Z">
                  <w:rPr>
                    <w:rFonts w:ascii="Cambria Math" w:hAnsi="Cambria Math" w:cs="Times New Roman"/>
                    <w:i/>
                    <w:iCs/>
                    <w:sz w:val="24"/>
                    <w:szCs w:val="24"/>
                  </w:rPr>
                </w:ins>
              </m:ctrlPr>
            </m:sSupPr>
            <m:e>
              <m:r>
                <w:ins w:id="890" w:author="Gates TEM" w:date="2025-03-19T13:36:00Z" w16du:dateUtc="2025-03-19T12:36:00Z">
                  <w:rPr>
                    <w:rFonts w:ascii="Cambria Math" w:hAnsi="Cambria Math" w:cs="Times New Roman"/>
                    <w:sz w:val="24"/>
                    <w:szCs w:val="24"/>
                    <w:rPrChange w:id="891" w:author="Gates TEM" w:date="2025-03-26T10:02:00Z" w16du:dateUtc="2025-03-26T09:02:00Z">
                      <w:rPr>
                        <w:rFonts w:ascii="Cambria Math" w:hAnsi="Cambria Math" w:cs="Times New Roman"/>
                      </w:rPr>
                    </w:rPrChange>
                  </w:rPr>
                  <m:t>h</m:t>
                </w:ins>
              </m:r>
            </m:e>
            <m:sup>
              <m:r>
                <w:ins w:id="892" w:author="Gates TEM" w:date="2025-03-19T13:36:00Z" w16du:dateUtc="2025-03-19T12:36:00Z">
                  <w:rPr>
                    <w:rFonts w:ascii="Cambria Math" w:hAnsi="Cambria Math" w:cs="Times New Roman"/>
                    <w:sz w:val="24"/>
                    <w:szCs w:val="24"/>
                    <w:rPrChange w:id="893" w:author="Gates TEM" w:date="2025-03-26T10:02:00Z" w16du:dateUtc="2025-03-26T09:02:00Z">
                      <w:rPr>
                        <w:rFonts w:ascii="Cambria Math" w:hAnsi="Cambria Math" w:cs="Times New Roman"/>
                      </w:rPr>
                    </w:rPrChange>
                  </w:rPr>
                  <m:t>2</m:t>
                </w:ins>
              </m:r>
            </m:sup>
          </m:sSup>
          <m:r>
            <w:ins w:id="894" w:author="Gates TEM" w:date="2025-03-19T13:32:00Z" w16du:dateUtc="2025-03-19T12:32:00Z">
              <w:rPr>
                <w:rFonts w:ascii="Cambria Math" w:hAnsi="Cambria Math" w:cs="Times New Roman"/>
                <w:sz w:val="24"/>
                <w:szCs w:val="24"/>
                <w:rPrChange w:id="895" w:author="Gates TEM" w:date="2025-03-26T10:02:00Z" w16du:dateUtc="2025-03-26T09:02:00Z">
                  <w:rPr>
                    <w:rFonts w:ascii="Cambria Math" w:hAnsi="Cambria Math" w:cs="Times New Roman"/>
                  </w:rPr>
                </w:rPrChange>
              </w:rPr>
              <m:t xml:space="preserve"> f(</m:t>
            </w:ins>
          </m:r>
          <m:sSub>
            <m:sSubPr>
              <m:ctrlPr>
                <w:ins w:id="896" w:author="Gates TEM" w:date="2025-03-19T13:36:00Z" w16du:dateUtc="2025-03-19T12:36:00Z">
                  <w:rPr>
                    <w:rFonts w:ascii="Cambria Math" w:hAnsi="Cambria Math" w:cs="Times New Roman"/>
                    <w:i/>
                    <w:iCs/>
                    <w:sz w:val="24"/>
                    <w:szCs w:val="24"/>
                  </w:rPr>
                </w:ins>
              </m:ctrlPr>
            </m:sSubPr>
            <m:e>
              <m:r>
                <w:ins w:id="897" w:author="Gates TEM" w:date="2025-03-19T13:36:00Z" w16du:dateUtc="2025-03-19T12:36:00Z">
                  <w:rPr>
                    <w:rFonts w:ascii="Cambria Math" w:hAnsi="Cambria Math" w:cs="Times New Roman"/>
                    <w:sz w:val="24"/>
                    <w:szCs w:val="24"/>
                    <w:rPrChange w:id="898" w:author="Gates TEM" w:date="2025-03-26T10:02:00Z" w16du:dateUtc="2025-03-26T09:02:00Z">
                      <w:rPr>
                        <w:rFonts w:ascii="Cambria Math" w:hAnsi="Cambria Math" w:cs="Times New Roman"/>
                      </w:rPr>
                    </w:rPrChange>
                  </w:rPr>
                  <m:t>x</m:t>
                </w:ins>
              </m:r>
            </m:e>
            <m:sub>
              <m:r>
                <w:ins w:id="899" w:author="Gates TEM" w:date="2025-03-19T13:36:00Z" w16du:dateUtc="2025-03-19T12:36:00Z">
                  <w:rPr>
                    <w:rFonts w:ascii="Cambria Math" w:hAnsi="Cambria Math" w:cs="Times New Roman"/>
                    <w:sz w:val="24"/>
                    <w:szCs w:val="24"/>
                    <w:rPrChange w:id="900" w:author="Gates TEM" w:date="2025-03-26T10:02:00Z" w16du:dateUtc="2025-03-26T09:02:00Z">
                      <w:rPr>
                        <w:rFonts w:ascii="Cambria Math" w:hAnsi="Cambria Math" w:cs="Times New Roman"/>
                      </w:rPr>
                    </w:rPrChange>
                  </w:rPr>
                  <m:t>i</m:t>
                </w:ins>
              </m:r>
            </m:sub>
          </m:sSub>
          <m:r>
            <w:ins w:id="901" w:author="Gates TEM" w:date="2025-03-19T13:32:00Z" w16du:dateUtc="2025-03-19T12:32:00Z">
              <w:rPr>
                <w:rFonts w:ascii="Cambria Math" w:hAnsi="Cambria Math" w:cs="Times New Roman"/>
                <w:sz w:val="24"/>
                <w:szCs w:val="24"/>
                <w:rPrChange w:id="902" w:author="Gates TEM" w:date="2025-03-26T10:02:00Z" w16du:dateUtc="2025-03-26T09:02:00Z">
                  <w:rPr>
                    <w:rFonts w:ascii="Cambria Math" w:hAnsi="Cambria Math" w:cs="Times New Roman"/>
                  </w:rPr>
                </w:rPrChange>
              </w:rPr>
              <m:t>)</m:t>
            </w:ins>
          </m:r>
          <m:r>
            <w:ins w:id="903" w:author="Gates TEM" w:date="2025-03-19T13:35:00Z" w16du:dateUtc="2025-03-19T12:35:00Z">
              <w:rPr>
                <w:rFonts w:ascii="Cambria Math" w:hAnsi="Cambria Math" w:cs="Times New Roman"/>
                <w:sz w:val="24"/>
                <w:szCs w:val="24"/>
                <w:rPrChange w:id="904" w:author="Gates TEM" w:date="2025-03-26T10:02:00Z" w16du:dateUtc="2025-03-26T09:02:00Z">
                  <w:rPr>
                    <w:rFonts w:ascii="Cambria Math" w:hAnsi="Cambria Math" w:cs="Times New Roman"/>
                  </w:rPr>
                </w:rPrChange>
              </w:rPr>
              <m:t xml:space="preserve">  </m:t>
            </w:ins>
          </m:r>
        </m:oMath>
      </m:oMathPara>
    </w:p>
    <w:p w14:paraId="257AF32C" w14:textId="77777777" w:rsidR="00010B5E" w:rsidRDefault="00010B5E" w:rsidP="0072713C">
      <w:pPr>
        <w:spacing w:after="160" w:line="259" w:lineRule="auto"/>
        <w:rPr>
          <w:ins w:id="905" w:author="Gates TEM" w:date="2025-03-26T10:03:00Z" w16du:dateUtc="2025-03-26T09:03:00Z"/>
          <w:rFonts w:ascii="Times New Roman" w:hAnsi="Times New Roman" w:cs="Times New Roman"/>
          <w:sz w:val="24"/>
          <w:szCs w:val="24"/>
        </w:rPr>
      </w:pPr>
    </w:p>
    <w:p w14:paraId="3B1DDA3B" w14:textId="376F2706" w:rsidR="00010B5E" w:rsidRPr="00010B5E" w:rsidRDefault="00010B5E" w:rsidP="00010B5E">
      <w:pPr>
        <w:pStyle w:val="ListParagraph"/>
        <w:numPr>
          <w:ilvl w:val="0"/>
          <w:numId w:val="18"/>
        </w:numPr>
        <w:spacing w:after="160" w:line="259" w:lineRule="auto"/>
        <w:rPr>
          <w:ins w:id="906" w:author="Gates TEM" w:date="2025-03-26T10:03:00Z" w16du:dateUtc="2025-03-26T09:03:00Z"/>
          <w:rFonts w:ascii="Times New Roman" w:hAnsi="Times New Roman" w:cs="Times New Roman"/>
          <w:b/>
          <w:bCs/>
          <w:sz w:val="24"/>
          <w:szCs w:val="24"/>
          <w:rPrChange w:id="907" w:author="Gates TEM" w:date="2025-03-26T10:06:00Z" w16du:dateUtc="2025-03-26T09:06:00Z">
            <w:rPr>
              <w:ins w:id="908" w:author="Gates TEM" w:date="2025-03-26T10:03:00Z" w16du:dateUtc="2025-03-26T09:03:00Z"/>
              <w:rFonts w:ascii="Times New Roman" w:hAnsi="Times New Roman" w:cs="Times New Roman"/>
              <w:b/>
              <w:bCs/>
            </w:rPr>
          </w:rPrChange>
        </w:rPr>
        <w:pPrChange w:id="909" w:author="Gates TEM" w:date="2025-03-26T10:06:00Z" w16du:dateUtc="2025-03-26T09:06:00Z">
          <w:pPr>
            <w:spacing w:after="160" w:line="259" w:lineRule="auto"/>
          </w:pPr>
        </w:pPrChange>
      </w:pPr>
      <w:ins w:id="910" w:author="Gates TEM" w:date="2025-03-26T10:03:00Z" w16du:dateUtc="2025-03-26T09:03:00Z">
        <w:r w:rsidRPr="00010B5E">
          <w:rPr>
            <w:rFonts w:ascii="Times New Roman" w:hAnsi="Times New Roman" w:cs="Times New Roman"/>
            <w:b/>
            <w:bCs/>
            <w:sz w:val="24"/>
            <w:szCs w:val="24"/>
            <w:rPrChange w:id="911" w:author="Gates TEM" w:date="2025-03-26T10:06:00Z" w16du:dateUtc="2025-03-26T09:06:00Z">
              <w:rPr>
                <w:rFonts w:ascii="Times New Roman" w:hAnsi="Times New Roman" w:cs="Times New Roman"/>
                <w:b/>
                <w:bCs/>
              </w:rPr>
            </w:rPrChange>
          </w:rPr>
          <w:t xml:space="preserve">Pour </w:t>
        </w:r>
        <w:r w:rsidRPr="00010B5E">
          <w:rPr>
            <w:rFonts w:ascii="Times New Roman" w:hAnsi="Times New Roman" w:cs="Times New Roman"/>
            <w:b/>
            <w:bCs/>
            <w:i/>
            <w:iCs/>
            <w:sz w:val="24"/>
            <w:szCs w:val="24"/>
            <w:rPrChange w:id="912" w:author="Gates TEM" w:date="2025-03-26T10:06:00Z" w16du:dateUtc="2025-03-26T09:06:00Z">
              <w:rPr>
                <w:rFonts w:ascii="Times New Roman" w:hAnsi="Times New Roman" w:cs="Times New Roman"/>
                <w:b/>
                <w:bCs/>
                <w:iCs/>
              </w:rPr>
            </w:rPrChange>
          </w:rPr>
          <w:t xml:space="preserve">Eq </w:t>
        </w:r>
      </w:ins>
      <m:oMath>
        <m:r>
          <w:ins w:id="913" w:author="Gates TEM" w:date="2025-03-26T10:04:00Z" w16du:dateUtc="2025-03-26T09:04:00Z">
            <w:rPr>
              <w:rFonts w:ascii="Cambria Math" w:hAnsi="Cambria Math" w:cs="Arial"/>
              <w:sz w:val="24"/>
              <w:szCs w:val="24"/>
              <w:rPrChange w:id="914" w:author="Gates TEM" w:date="2025-03-26T10:06:00Z" w16du:dateUtc="2025-03-26T09:06:00Z">
                <w:rPr>
                  <w:rFonts w:ascii="Cambria Math" w:hAnsi="Cambria Math" w:cs="Arial"/>
                  <w:sz w:val="24"/>
                  <w:szCs w:val="24"/>
                  <w:lang w:val="en-US"/>
                </w:rPr>
              </w:rPrChange>
            </w:rPr>
            <m:t xml:space="preserve">- </m:t>
          </w:ins>
        </m:r>
        <m:sSup>
          <m:sSupPr>
            <m:ctrlPr>
              <w:ins w:id="915" w:author="Gates TEM" w:date="2025-03-26T10:04:00Z" w16du:dateUtc="2025-03-26T09:04:00Z">
                <w:rPr>
                  <w:rFonts w:ascii="Cambria Math" w:hAnsi="Cambria Math" w:cs="Arial"/>
                  <w:i/>
                  <w:sz w:val="24"/>
                  <w:szCs w:val="24"/>
                  <w:rPrChange w:id="916" w:author="Gates TEM" w:date="2025-03-26T10:06:00Z" w16du:dateUtc="2025-03-26T09:06:00Z">
                    <w:rPr/>
                  </w:rPrChange>
                </w:rPr>
              </w:ins>
            </m:ctrlPr>
          </m:sSupPr>
          <m:e>
            <m:r>
              <w:ins w:id="917" w:author="Gates TEM" w:date="2025-03-26T10:04:00Z" w16du:dateUtc="2025-03-26T09:04:00Z">
                <w:rPr>
                  <w:rFonts w:ascii="Cambria Math" w:hAnsi="Cambria Math" w:cs="Arial"/>
                  <w:sz w:val="24"/>
                  <w:szCs w:val="24"/>
                  <w:rPrChange w:id="918" w:author="Gates TEM" w:date="2025-03-26T10:06:00Z" w16du:dateUtc="2025-03-26T09:06:00Z">
                    <w:rPr/>
                  </w:rPrChange>
                </w:rPr>
                <m:t>u</m:t>
              </w:ins>
            </m:r>
          </m:e>
          <m:sup>
            <m:r>
              <w:ins w:id="919" w:author="Gates TEM" w:date="2025-03-26T10:04:00Z" w16du:dateUtc="2025-03-26T09:04:00Z">
                <w:rPr>
                  <w:rFonts w:ascii="Cambria Math" w:hAnsi="Cambria Math" w:cs="Arial"/>
                  <w:sz w:val="24"/>
                  <w:szCs w:val="24"/>
                  <w:rPrChange w:id="920" w:author="Gates TEM" w:date="2025-03-26T10:06:00Z" w16du:dateUtc="2025-03-26T09:06:00Z">
                    <w:rPr>
                      <w:rFonts w:ascii="Cambria Math" w:hAnsi="Cambria Math" w:cs="Arial"/>
                      <w:sz w:val="24"/>
                      <w:szCs w:val="24"/>
                      <w:lang w:val="en-US"/>
                    </w:rPr>
                  </w:rPrChange>
                </w:rPr>
                <m:t>''</m:t>
              </w:ins>
            </m:r>
          </m:sup>
        </m:sSup>
        <m:d>
          <m:dPr>
            <m:ctrlPr>
              <w:ins w:id="921" w:author="Gates TEM" w:date="2025-03-26T10:04:00Z" w16du:dateUtc="2025-03-26T09:04:00Z">
                <w:rPr>
                  <w:rFonts w:ascii="Cambria Math" w:hAnsi="Cambria Math" w:cs="Arial"/>
                  <w:i/>
                  <w:sz w:val="24"/>
                  <w:szCs w:val="24"/>
                  <w:rPrChange w:id="922" w:author="Gates TEM" w:date="2025-03-26T10:06:00Z" w16du:dateUtc="2025-03-26T09:06:00Z">
                    <w:rPr/>
                  </w:rPrChange>
                </w:rPr>
              </w:ins>
            </m:ctrlPr>
          </m:dPr>
          <m:e>
            <m:r>
              <w:ins w:id="923" w:author="Gates TEM" w:date="2025-03-26T10:04:00Z" w16du:dateUtc="2025-03-26T09:04:00Z">
                <w:rPr>
                  <w:rFonts w:ascii="Cambria Math" w:hAnsi="Cambria Math" w:cs="Arial"/>
                  <w:sz w:val="24"/>
                  <w:szCs w:val="24"/>
                  <w:rPrChange w:id="924" w:author="Gates TEM" w:date="2025-03-26T10:06:00Z" w16du:dateUtc="2025-03-26T09:06:00Z">
                    <w:rPr/>
                  </w:rPrChange>
                </w:rPr>
                <m:t>x</m:t>
              </w:ins>
            </m:r>
          </m:e>
        </m:d>
        <m:r>
          <w:ins w:id="925" w:author="Gates TEM" w:date="2025-03-26T10:04:00Z" w16du:dateUtc="2025-03-26T09:04:00Z">
            <w:rPr>
              <w:rFonts w:ascii="Cambria Math" w:hAnsi="Cambria Math" w:cs="Arial"/>
              <w:sz w:val="24"/>
              <w:szCs w:val="24"/>
              <w:rPrChange w:id="926" w:author="Gates TEM" w:date="2025-03-26T10:06:00Z" w16du:dateUtc="2025-03-26T09:06:00Z">
                <w:rPr>
                  <w:rFonts w:ascii="Cambria Math" w:hAnsi="Cambria Math" w:cs="Arial"/>
                  <w:sz w:val="24"/>
                  <w:szCs w:val="24"/>
                  <w:lang w:val="en-US"/>
                </w:rPr>
              </w:rPrChange>
            </w:rPr>
            <m:t xml:space="preserve"> + </m:t>
          </w:ins>
        </m:r>
        <m:sSup>
          <m:sSupPr>
            <m:ctrlPr>
              <w:ins w:id="927" w:author="Gates TEM" w:date="2025-03-26T10:04:00Z" w16du:dateUtc="2025-03-26T09:04:00Z">
                <w:rPr>
                  <w:rFonts w:ascii="Cambria Math" w:eastAsiaTheme="minorEastAsia" w:hAnsi="Cambria Math" w:cs="Arial"/>
                  <w:i/>
                  <w:sz w:val="24"/>
                  <w:szCs w:val="24"/>
                  <w:lang w:eastAsia="fr-FR"/>
                  <w:rPrChange w:id="928" w:author="Gates TEM" w:date="2025-03-26T10:06:00Z" w16du:dateUtc="2025-03-26T09:06:00Z">
                    <w:rPr/>
                  </w:rPrChange>
                </w:rPr>
              </w:ins>
            </m:ctrlPr>
          </m:sSupPr>
          <m:e>
            <m:r>
              <w:ins w:id="929" w:author="Gates TEM" w:date="2025-03-26T10:04:00Z" w16du:dateUtc="2025-03-26T09:04:00Z">
                <w:rPr>
                  <w:rFonts w:ascii="Cambria Math" w:hAnsi="Cambria Math" w:cs="Arial"/>
                  <w:sz w:val="24"/>
                  <w:szCs w:val="24"/>
                  <w:rPrChange w:id="930" w:author="Gates TEM" w:date="2025-03-26T10:06:00Z" w16du:dateUtc="2025-03-26T09:06:00Z">
                    <w:rPr/>
                  </w:rPrChange>
                </w:rPr>
                <m:t>u</m:t>
              </w:ins>
            </m:r>
          </m:e>
          <m:sup>
            <m:r>
              <w:ins w:id="931" w:author="Gates TEM" w:date="2025-03-26T10:04:00Z" w16du:dateUtc="2025-03-26T09:04:00Z">
                <w:rPr>
                  <w:rFonts w:ascii="Cambria Math" w:hAnsi="Cambria Math" w:cs="Arial"/>
                  <w:sz w:val="24"/>
                  <w:szCs w:val="24"/>
                  <w:rPrChange w:id="932" w:author="Gates TEM" w:date="2025-03-26T10:06:00Z" w16du:dateUtc="2025-03-26T09:06:00Z">
                    <w:rPr>
                      <w:rFonts w:ascii="Cambria Math" w:hAnsi="Cambria Math" w:cs="Arial"/>
                      <w:sz w:val="24"/>
                      <w:szCs w:val="24"/>
                      <w:lang w:val="en-US"/>
                    </w:rPr>
                  </w:rPrChange>
                </w:rPr>
                <m:t>'</m:t>
              </w:ins>
            </m:r>
          </m:sup>
        </m:sSup>
        <m:d>
          <m:dPr>
            <m:ctrlPr>
              <w:ins w:id="933" w:author="Gates TEM" w:date="2025-03-26T10:04:00Z" w16du:dateUtc="2025-03-26T09:04:00Z">
                <w:rPr>
                  <w:rFonts w:ascii="Cambria Math" w:hAnsi="Cambria Math" w:cs="Arial"/>
                  <w:i/>
                  <w:sz w:val="24"/>
                  <w:szCs w:val="24"/>
                  <w:rPrChange w:id="934" w:author="Gates TEM" w:date="2025-03-26T10:06:00Z" w16du:dateUtc="2025-03-26T09:06:00Z">
                    <w:rPr/>
                  </w:rPrChange>
                </w:rPr>
              </w:ins>
            </m:ctrlPr>
          </m:dPr>
          <m:e>
            <m:r>
              <w:ins w:id="935" w:author="Gates TEM" w:date="2025-03-26T10:04:00Z" w16du:dateUtc="2025-03-26T09:04:00Z">
                <w:rPr>
                  <w:rFonts w:ascii="Cambria Math" w:hAnsi="Cambria Math" w:cs="Arial"/>
                  <w:sz w:val="24"/>
                  <w:szCs w:val="24"/>
                  <w:rPrChange w:id="936" w:author="Gates TEM" w:date="2025-03-26T10:06:00Z" w16du:dateUtc="2025-03-26T09:06:00Z">
                    <w:rPr/>
                  </w:rPrChange>
                </w:rPr>
                <m:t>x</m:t>
              </w:ins>
            </m:r>
          </m:e>
        </m:d>
        <m:r>
          <w:ins w:id="937" w:author="Gates TEM" w:date="2025-03-26T10:04:00Z" w16du:dateUtc="2025-03-26T09:04:00Z">
            <w:rPr>
              <w:rFonts w:ascii="Cambria Math" w:hAnsi="Cambria Math" w:cs="Arial"/>
              <w:sz w:val="24"/>
              <w:szCs w:val="24"/>
              <w:rPrChange w:id="938" w:author="Gates TEM" w:date="2025-03-26T10:06:00Z" w16du:dateUtc="2025-03-26T09:06:00Z">
                <w:rPr>
                  <w:rFonts w:ascii="Cambria Math" w:hAnsi="Cambria Math" w:cs="Arial"/>
                  <w:sz w:val="24"/>
                  <w:szCs w:val="24"/>
                  <w:lang w:val="en-US"/>
                </w:rPr>
              </w:rPrChange>
            </w:rPr>
            <m:t xml:space="preserve">= </m:t>
          </w:ins>
        </m:r>
        <m:r>
          <w:ins w:id="939" w:author="Gates TEM" w:date="2025-03-26T10:04:00Z" w16du:dateUtc="2025-03-26T09:04:00Z">
            <w:rPr>
              <w:rFonts w:ascii="Cambria Math" w:hAnsi="Cambria Math" w:cs="Arial"/>
              <w:sz w:val="24"/>
              <w:szCs w:val="24"/>
              <w:rPrChange w:id="940" w:author="Gates TEM" w:date="2025-03-26T10:06:00Z" w16du:dateUtc="2025-03-26T09:06:00Z">
                <w:rPr/>
              </w:rPrChange>
            </w:rPr>
            <m:t>f</m:t>
          </w:ins>
        </m:r>
        <m:d>
          <m:dPr>
            <m:ctrlPr>
              <w:ins w:id="941" w:author="Gates TEM" w:date="2025-03-26T10:04:00Z" w16du:dateUtc="2025-03-26T09:04:00Z">
                <w:rPr>
                  <w:rFonts w:ascii="Cambria Math" w:hAnsi="Cambria Math" w:cs="Arial"/>
                  <w:i/>
                  <w:sz w:val="24"/>
                  <w:szCs w:val="24"/>
                  <w:rPrChange w:id="942" w:author="Gates TEM" w:date="2025-03-26T10:06:00Z" w16du:dateUtc="2025-03-26T09:06:00Z">
                    <w:rPr/>
                  </w:rPrChange>
                </w:rPr>
              </w:ins>
            </m:ctrlPr>
          </m:dPr>
          <m:e>
            <m:r>
              <w:ins w:id="943" w:author="Gates TEM" w:date="2025-03-26T10:04:00Z" w16du:dateUtc="2025-03-26T09:04:00Z">
                <w:rPr>
                  <w:rFonts w:ascii="Cambria Math" w:hAnsi="Cambria Math" w:cs="Arial"/>
                  <w:sz w:val="24"/>
                  <w:szCs w:val="24"/>
                  <w:rPrChange w:id="944" w:author="Gates TEM" w:date="2025-03-26T10:06:00Z" w16du:dateUtc="2025-03-26T09:06:00Z">
                    <w:rPr/>
                  </w:rPrChange>
                </w:rPr>
                <m:t>x</m:t>
              </w:ins>
            </m:r>
          </m:e>
        </m:d>
        <m:r>
          <w:ins w:id="945" w:author="Gates TEM" w:date="2025-03-26T10:04:00Z" w16du:dateUtc="2025-03-26T09:04:00Z">
            <w:rPr>
              <w:rFonts w:ascii="Cambria Math" w:hAnsi="Cambria Math" w:cs="Arial"/>
              <w:sz w:val="24"/>
              <w:szCs w:val="24"/>
              <w:rPrChange w:id="946" w:author="Gates TEM" w:date="2025-03-26T10:06:00Z" w16du:dateUtc="2025-03-26T09:06:00Z">
                <w:rPr>
                  <w:rFonts w:ascii="Cambria Math" w:hAnsi="Cambria Math" w:cs="Arial"/>
                  <w:sz w:val="24"/>
                  <w:szCs w:val="24"/>
                  <w:lang w:val="en-US"/>
                </w:rPr>
              </w:rPrChange>
            </w:rPr>
            <m:t xml:space="preserve">       </m:t>
          </w:ins>
        </m:r>
        <m:r>
          <w:ins w:id="947" w:author="Gates TEM" w:date="2025-03-26T10:04:00Z" w16du:dateUtc="2025-03-26T09:04:00Z">
            <w:rPr>
              <w:rFonts w:ascii="Cambria Math" w:hAnsi="Cambria Math" w:cs="Arial"/>
              <w:sz w:val="24"/>
              <w:szCs w:val="24"/>
              <w:rPrChange w:id="948" w:author="Gates TEM" w:date="2025-03-26T10:06:00Z" w16du:dateUtc="2025-03-26T09:06:00Z">
                <w:rPr/>
              </w:rPrChange>
            </w:rPr>
            <m:t>x</m:t>
          </w:ins>
        </m:r>
        <m:r>
          <w:ins w:id="949" w:author="Gates TEM" w:date="2025-03-26T10:04:00Z" w16du:dateUtc="2025-03-26T09:04:00Z">
            <w:rPr>
              <w:rFonts w:ascii="Cambria Math" w:hAnsi="Cambria Math" w:cs="Arial"/>
              <w:sz w:val="24"/>
              <w:szCs w:val="24"/>
              <w:rPrChange w:id="950" w:author="Gates TEM" w:date="2025-03-26T10:06:00Z" w16du:dateUtc="2025-03-26T09:06:00Z">
                <w:rPr>
                  <w:rFonts w:ascii="Cambria Math" w:hAnsi="Cambria Math" w:cs="Arial"/>
                  <w:sz w:val="24"/>
                  <w:szCs w:val="24"/>
                  <w:lang w:val="en-US"/>
                </w:rPr>
              </w:rPrChange>
            </w:rPr>
            <m:t xml:space="preserve"> ∈(0,1)</m:t>
          </w:ins>
        </m:r>
      </m:oMath>
    </w:p>
    <w:p w14:paraId="7CD53DAC" w14:textId="77777777" w:rsidR="00010B5E" w:rsidRPr="00010B5E" w:rsidRDefault="00010B5E" w:rsidP="0072713C">
      <w:pPr>
        <w:spacing w:after="160" w:line="259" w:lineRule="auto"/>
        <w:rPr>
          <w:ins w:id="951" w:author="Gates TEM" w:date="2025-03-26T10:02:00Z" w16du:dateUtc="2025-03-26T09:02:00Z"/>
          <w:rFonts w:ascii="Times New Roman" w:hAnsi="Times New Roman" w:cs="Times New Roman"/>
          <w:sz w:val="24"/>
          <w:szCs w:val="24"/>
        </w:rPr>
      </w:pPr>
    </w:p>
    <w:p w14:paraId="47B7FA24" w14:textId="77777777" w:rsidR="00010B5E" w:rsidRPr="00010B5E" w:rsidRDefault="00010B5E" w:rsidP="00010B5E">
      <w:pPr>
        <w:rPr>
          <w:ins w:id="952" w:author="Gates TEM" w:date="2025-03-26T10:02:00Z" w16du:dateUtc="2025-03-26T09:02:00Z"/>
          <w:sz w:val="24"/>
          <w:szCs w:val="24"/>
          <w:rPrChange w:id="953" w:author="Gates TEM" w:date="2025-03-26T10:02:00Z" w16du:dateUtc="2025-03-26T09:02:00Z">
            <w:rPr>
              <w:ins w:id="954" w:author="Gates TEM" w:date="2025-03-26T10:02:00Z" w16du:dateUtc="2025-03-26T09:02:00Z"/>
            </w:rPr>
          </w:rPrChange>
        </w:rPr>
      </w:pPr>
      <w:ins w:id="955" w:author="Gates TEM" w:date="2025-03-26T10:02:00Z" w16du:dateUtc="2025-03-26T09:02:00Z">
        <w:r w:rsidRPr="00010B5E">
          <w:rPr>
            <w:sz w:val="24"/>
            <w:szCs w:val="24"/>
            <w:rPrChange w:id="956" w:author="Gates TEM" w:date="2025-03-26T10:02:00Z" w16du:dateUtc="2025-03-26T09:02:00Z">
              <w:rPr/>
            </w:rPrChange>
          </w:rPr>
          <w:t>Avec N grand, h tend vers 0 et l’on peut ecrire le developpement limité suivant :</w:t>
        </w:r>
      </w:ins>
    </w:p>
    <w:p w14:paraId="780411AA" w14:textId="77777777" w:rsidR="00010B5E" w:rsidRPr="00010B5E" w:rsidRDefault="00010B5E" w:rsidP="00010B5E">
      <w:pPr>
        <w:rPr>
          <w:ins w:id="957" w:author="Gates TEM" w:date="2025-03-26T10:02:00Z" w16du:dateUtc="2025-03-26T09:02:00Z"/>
          <w:sz w:val="24"/>
          <w:szCs w:val="24"/>
          <w:rPrChange w:id="958" w:author="Gates TEM" w:date="2025-03-26T10:02:00Z" w16du:dateUtc="2025-03-26T09:02:00Z">
            <w:rPr>
              <w:ins w:id="959" w:author="Gates TEM" w:date="2025-03-26T10:02:00Z" w16du:dateUtc="2025-03-26T09:02:00Z"/>
            </w:rPr>
          </w:rPrChange>
        </w:rPr>
      </w:pPr>
      <m:oMathPara>
        <m:oMath>
          <m:r>
            <w:ins w:id="960" w:author="Gates TEM" w:date="2025-03-26T10:02:00Z" w16du:dateUtc="2025-03-26T09:02:00Z">
              <w:rPr>
                <w:rFonts w:ascii="Cambria Math" w:hAnsi="Cambria Math"/>
                <w:sz w:val="24"/>
                <w:szCs w:val="24"/>
                <w:rPrChange w:id="961" w:author="Gates TEM" w:date="2025-03-26T10:02:00Z" w16du:dateUtc="2025-03-26T09:02:00Z">
                  <w:rPr>
                    <w:rFonts w:ascii="Cambria Math" w:hAnsi="Cambria Math"/>
                  </w:rPr>
                </w:rPrChange>
              </w:rPr>
              <m:t>u</m:t>
            </w:ins>
          </m:r>
          <m:d>
            <m:dPr>
              <m:ctrlPr>
                <w:ins w:id="962" w:author="Gates TEM" w:date="2025-03-26T10:02:00Z" w16du:dateUtc="2025-03-26T09:02:00Z">
                  <w:rPr>
                    <w:rFonts w:ascii="Cambria Math" w:hAnsi="Cambria Math"/>
                    <w:i/>
                    <w:sz w:val="24"/>
                    <w:szCs w:val="24"/>
                    <w:rPrChange w:id="963" w:author="Gates TEM" w:date="2025-03-26T10:02:00Z" w16du:dateUtc="2025-03-26T09:02:00Z">
                      <w:rPr>
                        <w:rFonts w:ascii="Cambria Math" w:hAnsi="Cambria Math"/>
                        <w:i/>
                      </w:rPr>
                    </w:rPrChange>
                  </w:rPr>
                </w:ins>
              </m:ctrlPr>
            </m:dPr>
            <m:e>
              <m:r>
                <w:ins w:id="964" w:author="Gates TEM" w:date="2025-03-26T10:02:00Z" w16du:dateUtc="2025-03-26T09:02:00Z">
                  <w:rPr>
                    <w:rFonts w:ascii="Cambria Math" w:hAnsi="Cambria Math"/>
                    <w:sz w:val="24"/>
                    <w:szCs w:val="24"/>
                    <w:rPrChange w:id="965" w:author="Gates TEM" w:date="2025-03-26T10:02:00Z" w16du:dateUtc="2025-03-26T09:02:00Z">
                      <w:rPr>
                        <w:rFonts w:ascii="Cambria Math" w:hAnsi="Cambria Math"/>
                      </w:rPr>
                    </w:rPrChange>
                  </w:rPr>
                  <m:t>x+h</m:t>
                </w:ins>
              </m:r>
            </m:e>
          </m:d>
          <m:r>
            <w:ins w:id="966" w:author="Gates TEM" w:date="2025-03-26T10:02:00Z" w16du:dateUtc="2025-03-26T09:02:00Z">
              <w:rPr>
                <w:rFonts w:ascii="Cambria Math" w:hAnsi="Cambria Math"/>
                <w:sz w:val="24"/>
                <w:szCs w:val="24"/>
                <w:rPrChange w:id="967" w:author="Gates TEM" w:date="2025-03-26T10:02:00Z" w16du:dateUtc="2025-03-26T09:02:00Z">
                  <w:rPr>
                    <w:rFonts w:ascii="Cambria Math" w:hAnsi="Cambria Math"/>
                  </w:rPr>
                </w:rPrChange>
              </w:rPr>
              <m:t>=u</m:t>
            </w:ins>
          </m:r>
          <m:d>
            <m:dPr>
              <m:ctrlPr>
                <w:ins w:id="968" w:author="Gates TEM" w:date="2025-03-26T10:02:00Z" w16du:dateUtc="2025-03-26T09:02:00Z">
                  <w:rPr>
                    <w:rFonts w:ascii="Cambria Math" w:hAnsi="Cambria Math"/>
                    <w:i/>
                    <w:sz w:val="24"/>
                    <w:szCs w:val="24"/>
                    <w:rPrChange w:id="969" w:author="Gates TEM" w:date="2025-03-26T10:02:00Z" w16du:dateUtc="2025-03-26T09:02:00Z">
                      <w:rPr>
                        <w:rFonts w:ascii="Cambria Math" w:hAnsi="Cambria Math"/>
                        <w:i/>
                      </w:rPr>
                    </w:rPrChange>
                  </w:rPr>
                </w:ins>
              </m:ctrlPr>
            </m:dPr>
            <m:e>
              <m:r>
                <w:ins w:id="970" w:author="Gates TEM" w:date="2025-03-26T10:02:00Z" w16du:dateUtc="2025-03-26T09:02:00Z">
                  <w:rPr>
                    <w:rFonts w:ascii="Cambria Math" w:hAnsi="Cambria Math"/>
                    <w:sz w:val="24"/>
                    <w:szCs w:val="24"/>
                    <w:rPrChange w:id="971" w:author="Gates TEM" w:date="2025-03-26T10:02:00Z" w16du:dateUtc="2025-03-26T09:02:00Z">
                      <w:rPr>
                        <w:rFonts w:ascii="Cambria Math" w:hAnsi="Cambria Math"/>
                      </w:rPr>
                    </w:rPrChange>
                  </w:rPr>
                  <m:t>x</m:t>
                </w:ins>
              </m:r>
            </m:e>
          </m:d>
          <m:r>
            <w:ins w:id="972" w:author="Gates TEM" w:date="2025-03-26T10:02:00Z" w16du:dateUtc="2025-03-26T09:02:00Z">
              <w:rPr>
                <w:rFonts w:ascii="Cambria Math" w:hAnsi="Cambria Math"/>
                <w:sz w:val="24"/>
                <w:szCs w:val="24"/>
                <w:rPrChange w:id="973" w:author="Gates TEM" w:date="2025-03-26T10:02:00Z" w16du:dateUtc="2025-03-26T09:02:00Z">
                  <w:rPr>
                    <w:rFonts w:ascii="Cambria Math" w:hAnsi="Cambria Math"/>
                  </w:rPr>
                </w:rPrChange>
              </w:rPr>
              <m:t>+h</m:t>
            </w:ins>
          </m:r>
          <m:sSup>
            <m:sSupPr>
              <m:ctrlPr>
                <w:ins w:id="974" w:author="Gates TEM" w:date="2025-03-26T10:02:00Z" w16du:dateUtc="2025-03-26T09:02:00Z">
                  <w:rPr>
                    <w:rFonts w:ascii="Cambria Math" w:hAnsi="Cambria Math"/>
                    <w:i/>
                    <w:sz w:val="24"/>
                    <w:szCs w:val="24"/>
                    <w:rPrChange w:id="975" w:author="Gates TEM" w:date="2025-03-26T10:02:00Z" w16du:dateUtc="2025-03-26T09:02:00Z">
                      <w:rPr>
                        <w:rFonts w:ascii="Cambria Math" w:hAnsi="Cambria Math"/>
                        <w:i/>
                      </w:rPr>
                    </w:rPrChange>
                  </w:rPr>
                </w:ins>
              </m:ctrlPr>
            </m:sSupPr>
            <m:e>
              <m:r>
                <w:ins w:id="976" w:author="Gates TEM" w:date="2025-03-26T10:02:00Z" w16du:dateUtc="2025-03-26T09:02:00Z">
                  <w:rPr>
                    <w:rFonts w:ascii="Cambria Math" w:hAnsi="Cambria Math"/>
                    <w:sz w:val="24"/>
                    <w:szCs w:val="24"/>
                    <w:rPrChange w:id="977" w:author="Gates TEM" w:date="2025-03-26T10:02:00Z" w16du:dateUtc="2025-03-26T09:02:00Z">
                      <w:rPr>
                        <w:rFonts w:ascii="Cambria Math" w:hAnsi="Cambria Math"/>
                      </w:rPr>
                    </w:rPrChange>
                  </w:rPr>
                  <m:t>u</m:t>
                </w:ins>
              </m:r>
            </m:e>
            <m:sup>
              <m:r>
                <w:ins w:id="978" w:author="Gates TEM" w:date="2025-03-26T10:02:00Z" w16du:dateUtc="2025-03-26T09:02:00Z">
                  <w:rPr>
                    <w:rFonts w:ascii="Cambria Math" w:hAnsi="Cambria Math"/>
                    <w:sz w:val="24"/>
                    <w:szCs w:val="24"/>
                    <w:rPrChange w:id="979" w:author="Gates TEM" w:date="2025-03-26T10:02:00Z" w16du:dateUtc="2025-03-26T09:02:00Z">
                      <w:rPr>
                        <w:rFonts w:ascii="Cambria Math" w:hAnsi="Cambria Math"/>
                      </w:rPr>
                    </w:rPrChange>
                  </w:rPr>
                  <m:t>'</m:t>
                </w:ins>
              </m:r>
            </m:sup>
          </m:sSup>
          <m:d>
            <m:dPr>
              <m:ctrlPr>
                <w:ins w:id="980" w:author="Gates TEM" w:date="2025-03-26T10:02:00Z" w16du:dateUtc="2025-03-26T09:02:00Z">
                  <w:rPr>
                    <w:rFonts w:ascii="Cambria Math" w:hAnsi="Cambria Math"/>
                    <w:i/>
                    <w:sz w:val="24"/>
                    <w:szCs w:val="24"/>
                    <w:rPrChange w:id="981" w:author="Gates TEM" w:date="2025-03-26T10:02:00Z" w16du:dateUtc="2025-03-26T09:02:00Z">
                      <w:rPr>
                        <w:rFonts w:ascii="Cambria Math" w:hAnsi="Cambria Math"/>
                        <w:i/>
                      </w:rPr>
                    </w:rPrChange>
                  </w:rPr>
                </w:ins>
              </m:ctrlPr>
            </m:dPr>
            <m:e>
              <m:r>
                <w:ins w:id="982" w:author="Gates TEM" w:date="2025-03-26T10:02:00Z" w16du:dateUtc="2025-03-26T09:02:00Z">
                  <w:rPr>
                    <w:rFonts w:ascii="Cambria Math" w:hAnsi="Cambria Math"/>
                    <w:sz w:val="24"/>
                    <w:szCs w:val="24"/>
                    <w:rPrChange w:id="983" w:author="Gates TEM" w:date="2025-03-26T10:02:00Z" w16du:dateUtc="2025-03-26T09:02:00Z">
                      <w:rPr>
                        <w:rFonts w:ascii="Cambria Math" w:hAnsi="Cambria Math"/>
                      </w:rPr>
                    </w:rPrChange>
                  </w:rPr>
                  <m:t>x</m:t>
                </w:ins>
              </m:r>
            </m:e>
          </m:d>
          <m:r>
            <w:ins w:id="984" w:author="Gates TEM" w:date="2025-03-26T10:02:00Z" w16du:dateUtc="2025-03-26T09:02:00Z">
              <w:rPr>
                <w:rFonts w:ascii="Cambria Math" w:hAnsi="Cambria Math"/>
                <w:sz w:val="24"/>
                <w:szCs w:val="24"/>
                <w:rPrChange w:id="985" w:author="Gates TEM" w:date="2025-03-26T10:02:00Z" w16du:dateUtc="2025-03-26T09:02:00Z">
                  <w:rPr>
                    <w:rFonts w:ascii="Cambria Math" w:hAnsi="Cambria Math"/>
                  </w:rPr>
                </w:rPrChange>
              </w:rPr>
              <m:t>+</m:t>
            </w:ins>
          </m:r>
          <m:f>
            <m:fPr>
              <m:ctrlPr>
                <w:ins w:id="986" w:author="Gates TEM" w:date="2025-03-26T10:02:00Z" w16du:dateUtc="2025-03-26T09:02:00Z">
                  <w:rPr>
                    <w:rFonts w:ascii="Cambria Math" w:hAnsi="Cambria Math"/>
                    <w:i/>
                    <w:sz w:val="24"/>
                    <w:szCs w:val="24"/>
                    <w:rPrChange w:id="987" w:author="Gates TEM" w:date="2025-03-26T10:02:00Z" w16du:dateUtc="2025-03-26T09:02:00Z">
                      <w:rPr>
                        <w:rFonts w:ascii="Cambria Math" w:hAnsi="Cambria Math"/>
                        <w:i/>
                      </w:rPr>
                    </w:rPrChange>
                  </w:rPr>
                </w:ins>
              </m:ctrlPr>
            </m:fPr>
            <m:num>
              <m:sSup>
                <m:sSupPr>
                  <m:ctrlPr>
                    <w:ins w:id="988" w:author="Gates TEM" w:date="2025-03-26T10:02:00Z" w16du:dateUtc="2025-03-26T09:02:00Z">
                      <w:rPr>
                        <w:rFonts w:ascii="Cambria Math" w:hAnsi="Cambria Math"/>
                        <w:i/>
                        <w:sz w:val="24"/>
                        <w:szCs w:val="24"/>
                        <w:rPrChange w:id="989" w:author="Gates TEM" w:date="2025-03-26T10:02:00Z" w16du:dateUtc="2025-03-26T09:02:00Z">
                          <w:rPr>
                            <w:rFonts w:ascii="Cambria Math" w:hAnsi="Cambria Math"/>
                            <w:i/>
                          </w:rPr>
                        </w:rPrChange>
                      </w:rPr>
                    </w:ins>
                  </m:ctrlPr>
                </m:sSupPr>
                <m:e>
                  <m:r>
                    <w:ins w:id="990" w:author="Gates TEM" w:date="2025-03-26T10:02:00Z" w16du:dateUtc="2025-03-26T09:02:00Z">
                      <w:rPr>
                        <w:rFonts w:ascii="Cambria Math" w:hAnsi="Cambria Math"/>
                        <w:sz w:val="24"/>
                        <w:szCs w:val="24"/>
                        <w:rPrChange w:id="991" w:author="Gates TEM" w:date="2025-03-26T10:02:00Z" w16du:dateUtc="2025-03-26T09:02:00Z">
                          <w:rPr>
                            <w:rFonts w:ascii="Cambria Math" w:hAnsi="Cambria Math"/>
                          </w:rPr>
                        </w:rPrChange>
                      </w:rPr>
                      <m:t>h</m:t>
                    </w:ins>
                  </m:r>
                </m:e>
                <m:sup>
                  <m:r>
                    <w:ins w:id="992" w:author="Gates TEM" w:date="2025-03-26T10:02:00Z" w16du:dateUtc="2025-03-26T09:02:00Z">
                      <w:rPr>
                        <w:rFonts w:ascii="Cambria Math" w:hAnsi="Cambria Math"/>
                        <w:sz w:val="24"/>
                        <w:szCs w:val="24"/>
                        <w:rPrChange w:id="993" w:author="Gates TEM" w:date="2025-03-26T10:02:00Z" w16du:dateUtc="2025-03-26T09:02:00Z">
                          <w:rPr>
                            <w:rFonts w:ascii="Cambria Math" w:hAnsi="Cambria Math"/>
                          </w:rPr>
                        </w:rPrChange>
                      </w:rPr>
                      <m:t>2</m:t>
                    </w:ins>
                  </m:r>
                </m:sup>
              </m:sSup>
            </m:num>
            <m:den>
              <m:r>
                <w:ins w:id="994" w:author="Gates TEM" w:date="2025-03-26T10:02:00Z" w16du:dateUtc="2025-03-26T09:02:00Z">
                  <w:rPr>
                    <w:rFonts w:ascii="Cambria Math" w:hAnsi="Cambria Math"/>
                    <w:sz w:val="24"/>
                    <w:szCs w:val="24"/>
                    <w:rPrChange w:id="995" w:author="Gates TEM" w:date="2025-03-26T10:02:00Z" w16du:dateUtc="2025-03-26T09:02:00Z">
                      <w:rPr>
                        <w:rFonts w:ascii="Cambria Math" w:hAnsi="Cambria Math"/>
                      </w:rPr>
                    </w:rPrChange>
                  </w:rPr>
                  <m:t>2</m:t>
                </w:ins>
              </m:r>
            </m:den>
          </m:f>
          <m:r>
            <w:ins w:id="996" w:author="Gates TEM" w:date="2025-03-26T10:02:00Z" w16du:dateUtc="2025-03-26T09:02:00Z">
              <w:rPr>
                <w:rFonts w:ascii="Cambria Math" w:hAnsi="Cambria Math"/>
                <w:sz w:val="24"/>
                <w:szCs w:val="24"/>
                <w:rPrChange w:id="997" w:author="Gates TEM" w:date="2025-03-26T10:02:00Z" w16du:dateUtc="2025-03-26T09:02:00Z">
                  <w:rPr>
                    <w:rFonts w:ascii="Cambria Math" w:hAnsi="Cambria Math"/>
                  </w:rPr>
                </w:rPrChange>
              </w:rPr>
              <m:t>u"(x)+O(</m:t>
            </w:ins>
          </m:r>
          <m:sSup>
            <m:sSupPr>
              <m:ctrlPr>
                <w:ins w:id="998" w:author="Gates TEM" w:date="2025-03-26T10:02:00Z" w16du:dateUtc="2025-03-26T09:02:00Z">
                  <w:rPr>
                    <w:rFonts w:ascii="Cambria Math" w:hAnsi="Cambria Math"/>
                    <w:i/>
                    <w:sz w:val="24"/>
                    <w:szCs w:val="24"/>
                    <w:rPrChange w:id="999" w:author="Gates TEM" w:date="2025-03-26T10:02:00Z" w16du:dateUtc="2025-03-26T09:02:00Z">
                      <w:rPr>
                        <w:rFonts w:ascii="Cambria Math" w:hAnsi="Cambria Math"/>
                        <w:i/>
                      </w:rPr>
                    </w:rPrChange>
                  </w:rPr>
                </w:ins>
              </m:ctrlPr>
            </m:sSupPr>
            <m:e>
              <m:r>
                <w:ins w:id="1000" w:author="Gates TEM" w:date="2025-03-26T10:02:00Z" w16du:dateUtc="2025-03-26T09:02:00Z">
                  <w:rPr>
                    <w:rFonts w:ascii="Cambria Math" w:hAnsi="Cambria Math"/>
                    <w:sz w:val="24"/>
                    <w:szCs w:val="24"/>
                    <w:rPrChange w:id="1001" w:author="Gates TEM" w:date="2025-03-26T10:02:00Z" w16du:dateUtc="2025-03-26T09:02:00Z">
                      <w:rPr>
                        <w:rFonts w:ascii="Cambria Math" w:hAnsi="Cambria Math"/>
                      </w:rPr>
                    </w:rPrChange>
                  </w:rPr>
                  <m:t>h</m:t>
                </w:ins>
              </m:r>
            </m:e>
            <m:sup>
              <m:r>
                <w:ins w:id="1002" w:author="Gates TEM" w:date="2025-03-26T10:02:00Z" w16du:dateUtc="2025-03-26T09:02:00Z">
                  <w:rPr>
                    <w:rFonts w:ascii="Cambria Math" w:hAnsi="Cambria Math"/>
                    <w:sz w:val="24"/>
                    <w:szCs w:val="24"/>
                    <w:rPrChange w:id="1003" w:author="Gates TEM" w:date="2025-03-26T10:02:00Z" w16du:dateUtc="2025-03-26T09:02:00Z">
                      <w:rPr>
                        <w:rFonts w:ascii="Cambria Math" w:hAnsi="Cambria Math"/>
                      </w:rPr>
                    </w:rPrChange>
                  </w:rPr>
                  <m:t>2</m:t>
                </w:ins>
              </m:r>
            </m:sup>
          </m:sSup>
          <m:r>
            <w:ins w:id="1004" w:author="Gates TEM" w:date="2025-03-26T10:02:00Z" w16du:dateUtc="2025-03-26T09:02:00Z">
              <w:rPr>
                <w:rFonts w:ascii="Cambria Math" w:hAnsi="Cambria Math"/>
                <w:sz w:val="24"/>
                <w:szCs w:val="24"/>
                <w:rPrChange w:id="1005" w:author="Gates TEM" w:date="2025-03-26T10:02:00Z" w16du:dateUtc="2025-03-26T09:02:00Z">
                  <w:rPr>
                    <w:rFonts w:ascii="Cambria Math" w:hAnsi="Cambria Math"/>
                  </w:rPr>
                </w:rPrChange>
              </w:rPr>
              <m:t>)</m:t>
            </w:ins>
          </m:r>
        </m:oMath>
      </m:oMathPara>
    </w:p>
    <w:p w14:paraId="4F2697C0" w14:textId="77777777" w:rsidR="00010B5E" w:rsidRPr="00010B5E" w:rsidRDefault="00010B5E" w:rsidP="00010B5E">
      <w:pPr>
        <w:rPr>
          <w:ins w:id="1006" w:author="Gates TEM" w:date="2025-03-26T10:02:00Z" w16du:dateUtc="2025-03-26T09:02:00Z"/>
          <w:sz w:val="24"/>
          <w:szCs w:val="24"/>
          <w:rPrChange w:id="1007" w:author="Gates TEM" w:date="2025-03-26T10:02:00Z" w16du:dateUtc="2025-03-26T09:02:00Z">
            <w:rPr>
              <w:ins w:id="1008" w:author="Gates TEM" w:date="2025-03-26T10:02:00Z" w16du:dateUtc="2025-03-26T09:02:00Z"/>
            </w:rPr>
          </w:rPrChange>
        </w:rPr>
      </w:pPr>
      <m:oMathPara>
        <m:oMath>
          <m:r>
            <w:ins w:id="1009" w:author="Gates TEM" w:date="2025-03-26T10:02:00Z" w16du:dateUtc="2025-03-26T09:02:00Z">
              <w:rPr>
                <w:rFonts w:ascii="Cambria Math" w:hAnsi="Cambria Math"/>
                <w:sz w:val="24"/>
                <w:szCs w:val="24"/>
                <w:rPrChange w:id="1010" w:author="Gates TEM" w:date="2025-03-26T10:02:00Z" w16du:dateUtc="2025-03-26T09:02:00Z">
                  <w:rPr>
                    <w:rFonts w:ascii="Cambria Math" w:hAnsi="Cambria Math"/>
                  </w:rPr>
                </w:rPrChange>
              </w:rPr>
              <m:t>u</m:t>
            </w:ins>
          </m:r>
          <m:d>
            <m:dPr>
              <m:ctrlPr>
                <w:ins w:id="1011" w:author="Gates TEM" w:date="2025-03-26T10:02:00Z" w16du:dateUtc="2025-03-26T09:02:00Z">
                  <w:rPr>
                    <w:rFonts w:ascii="Cambria Math" w:hAnsi="Cambria Math"/>
                    <w:i/>
                    <w:sz w:val="24"/>
                    <w:szCs w:val="24"/>
                    <w:rPrChange w:id="1012" w:author="Gates TEM" w:date="2025-03-26T10:02:00Z" w16du:dateUtc="2025-03-26T09:02:00Z">
                      <w:rPr>
                        <w:rFonts w:ascii="Cambria Math" w:hAnsi="Cambria Math"/>
                        <w:i/>
                      </w:rPr>
                    </w:rPrChange>
                  </w:rPr>
                </w:ins>
              </m:ctrlPr>
            </m:dPr>
            <m:e>
              <m:r>
                <w:ins w:id="1013" w:author="Gates TEM" w:date="2025-03-26T10:02:00Z" w16du:dateUtc="2025-03-26T09:02:00Z">
                  <w:rPr>
                    <w:rFonts w:ascii="Cambria Math" w:hAnsi="Cambria Math"/>
                    <w:sz w:val="24"/>
                    <w:szCs w:val="24"/>
                    <w:rPrChange w:id="1014" w:author="Gates TEM" w:date="2025-03-26T10:02:00Z" w16du:dateUtc="2025-03-26T09:02:00Z">
                      <w:rPr>
                        <w:rFonts w:ascii="Cambria Math" w:hAnsi="Cambria Math"/>
                      </w:rPr>
                    </w:rPrChange>
                  </w:rPr>
                  <m:t>x-h</m:t>
                </w:ins>
              </m:r>
            </m:e>
          </m:d>
          <m:r>
            <w:ins w:id="1015" w:author="Gates TEM" w:date="2025-03-26T10:02:00Z" w16du:dateUtc="2025-03-26T09:02:00Z">
              <w:rPr>
                <w:rFonts w:ascii="Cambria Math" w:hAnsi="Cambria Math"/>
                <w:sz w:val="24"/>
                <w:szCs w:val="24"/>
                <w:rPrChange w:id="1016" w:author="Gates TEM" w:date="2025-03-26T10:02:00Z" w16du:dateUtc="2025-03-26T09:02:00Z">
                  <w:rPr>
                    <w:rFonts w:ascii="Cambria Math" w:hAnsi="Cambria Math"/>
                  </w:rPr>
                </w:rPrChange>
              </w:rPr>
              <m:t>=u</m:t>
            </w:ins>
          </m:r>
          <m:d>
            <m:dPr>
              <m:ctrlPr>
                <w:ins w:id="1017" w:author="Gates TEM" w:date="2025-03-26T10:02:00Z" w16du:dateUtc="2025-03-26T09:02:00Z">
                  <w:rPr>
                    <w:rFonts w:ascii="Cambria Math" w:hAnsi="Cambria Math"/>
                    <w:i/>
                    <w:sz w:val="24"/>
                    <w:szCs w:val="24"/>
                    <w:rPrChange w:id="1018" w:author="Gates TEM" w:date="2025-03-26T10:02:00Z" w16du:dateUtc="2025-03-26T09:02:00Z">
                      <w:rPr>
                        <w:rFonts w:ascii="Cambria Math" w:hAnsi="Cambria Math"/>
                        <w:i/>
                      </w:rPr>
                    </w:rPrChange>
                  </w:rPr>
                </w:ins>
              </m:ctrlPr>
            </m:dPr>
            <m:e>
              <m:r>
                <w:ins w:id="1019" w:author="Gates TEM" w:date="2025-03-26T10:02:00Z" w16du:dateUtc="2025-03-26T09:02:00Z">
                  <w:rPr>
                    <w:rFonts w:ascii="Cambria Math" w:hAnsi="Cambria Math"/>
                    <w:sz w:val="24"/>
                    <w:szCs w:val="24"/>
                    <w:rPrChange w:id="1020" w:author="Gates TEM" w:date="2025-03-26T10:02:00Z" w16du:dateUtc="2025-03-26T09:02:00Z">
                      <w:rPr>
                        <w:rFonts w:ascii="Cambria Math" w:hAnsi="Cambria Math"/>
                      </w:rPr>
                    </w:rPrChange>
                  </w:rPr>
                  <m:t>x</m:t>
                </w:ins>
              </m:r>
            </m:e>
          </m:d>
          <m:r>
            <w:ins w:id="1021" w:author="Gates TEM" w:date="2025-03-26T10:02:00Z" w16du:dateUtc="2025-03-26T09:02:00Z">
              <w:rPr>
                <w:rFonts w:ascii="Cambria Math" w:hAnsi="Cambria Math"/>
                <w:sz w:val="24"/>
                <w:szCs w:val="24"/>
                <w:rPrChange w:id="1022" w:author="Gates TEM" w:date="2025-03-26T10:02:00Z" w16du:dateUtc="2025-03-26T09:02:00Z">
                  <w:rPr>
                    <w:rFonts w:ascii="Cambria Math" w:hAnsi="Cambria Math"/>
                  </w:rPr>
                </w:rPrChange>
              </w:rPr>
              <m:t>-h</m:t>
            </w:ins>
          </m:r>
          <m:sSup>
            <m:sSupPr>
              <m:ctrlPr>
                <w:ins w:id="1023" w:author="Gates TEM" w:date="2025-03-26T10:02:00Z" w16du:dateUtc="2025-03-26T09:02:00Z">
                  <w:rPr>
                    <w:rFonts w:ascii="Cambria Math" w:hAnsi="Cambria Math"/>
                    <w:i/>
                    <w:sz w:val="24"/>
                    <w:szCs w:val="24"/>
                    <w:rPrChange w:id="1024" w:author="Gates TEM" w:date="2025-03-26T10:02:00Z" w16du:dateUtc="2025-03-26T09:02:00Z">
                      <w:rPr>
                        <w:rFonts w:ascii="Cambria Math" w:hAnsi="Cambria Math"/>
                        <w:i/>
                      </w:rPr>
                    </w:rPrChange>
                  </w:rPr>
                </w:ins>
              </m:ctrlPr>
            </m:sSupPr>
            <m:e>
              <m:r>
                <w:ins w:id="1025" w:author="Gates TEM" w:date="2025-03-26T10:02:00Z" w16du:dateUtc="2025-03-26T09:02:00Z">
                  <w:rPr>
                    <w:rFonts w:ascii="Cambria Math" w:hAnsi="Cambria Math"/>
                    <w:sz w:val="24"/>
                    <w:szCs w:val="24"/>
                    <w:rPrChange w:id="1026" w:author="Gates TEM" w:date="2025-03-26T10:02:00Z" w16du:dateUtc="2025-03-26T09:02:00Z">
                      <w:rPr>
                        <w:rFonts w:ascii="Cambria Math" w:hAnsi="Cambria Math"/>
                      </w:rPr>
                    </w:rPrChange>
                  </w:rPr>
                  <m:t>u</m:t>
                </w:ins>
              </m:r>
            </m:e>
            <m:sup>
              <m:r>
                <w:ins w:id="1027" w:author="Gates TEM" w:date="2025-03-26T10:02:00Z" w16du:dateUtc="2025-03-26T09:02:00Z">
                  <w:rPr>
                    <w:rFonts w:ascii="Cambria Math" w:hAnsi="Cambria Math"/>
                    <w:sz w:val="24"/>
                    <w:szCs w:val="24"/>
                    <w:rPrChange w:id="1028" w:author="Gates TEM" w:date="2025-03-26T10:02:00Z" w16du:dateUtc="2025-03-26T09:02:00Z">
                      <w:rPr>
                        <w:rFonts w:ascii="Cambria Math" w:hAnsi="Cambria Math"/>
                      </w:rPr>
                    </w:rPrChange>
                  </w:rPr>
                  <m:t>'</m:t>
                </w:ins>
              </m:r>
            </m:sup>
          </m:sSup>
          <m:d>
            <m:dPr>
              <m:ctrlPr>
                <w:ins w:id="1029" w:author="Gates TEM" w:date="2025-03-26T10:02:00Z" w16du:dateUtc="2025-03-26T09:02:00Z">
                  <w:rPr>
                    <w:rFonts w:ascii="Cambria Math" w:hAnsi="Cambria Math"/>
                    <w:i/>
                    <w:sz w:val="24"/>
                    <w:szCs w:val="24"/>
                    <w:rPrChange w:id="1030" w:author="Gates TEM" w:date="2025-03-26T10:02:00Z" w16du:dateUtc="2025-03-26T09:02:00Z">
                      <w:rPr>
                        <w:rFonts w:ascii="Cambria Math" w:hAnsi="Cambria Math"/>
                        <w:i/>
                      </w:rPr>
                    </w:rPrChange>
                  </w:rPr>
                </w:ins>
              </m:ctrlPr>
            </m:dPr>
            <m:e>
              <m:r>
                <w:ins w:id="1031" w:author="Gates TEM" w:date="2025-03-26T10:02:00Z" w16du:dateUtc="2025-03-26T09:02:00Z">
                  <w:rPr>
                    <w:rFonts w:ascii="Cambria Math" w:hAnsi="Cambria Math"/>
                    <w:sz w:val="24"/>
                    <w:szCs w:val="24"/>
                    <w:rPrChange w:id="1032" w:author="Gates TEM" w:date="2025-03-26T10:02:00Z" w16du:dateUtc="2025-03-26T09:02:00Z">
                      <w:rPr>
                        <w:rFonts w:ascii="Cambria Math" w:hAnsi="Cambria Math"/>
                      </w:rPr>
                    </w:rPrChange>
                  </w:rPr>
                  <m:t>x</m:t>
                </w:ins>
              </m:r>
            </m:e>
          </m:d>
          <m:r>
            <w:ins w:id="1033" w:author="Gates TEM" w:date="2025-03-26T10:02:00Z" w16du:dateUtc="2025-03-26T09:02:00Z">
              <w:rPr>
                <w:rFonts w:ascii="Cambria Math" w:hAnsi="Cambria Math"/>
                <w:sz w:val="24"/>
                <w:szCs w:val="24"/>
                <w:rPrChange w:id="1034" w:author="Gates TEM" w:date="2025-03-26T10:02:00Z" w16du:dateUtc="2025-03-26T09:02:00Z">
                  <w:rPr>
                    <w:rFonts w:ascii="Cambria Math" w:hAnsi="Cambria Math"/>
                  </w:rPr>
                </w:rPrChange>
              </w:rPr>
              <m:t>+</m:t>
            </w:ins>
          </m:r>
          <m:f>
            <m:fPr>
              <m:ctrlPr>
                <w:ins w:id="1035" w:author="Gates TEM" w:date="2025-03-26T10:02:00Z" w16du:dateUtc="2025-03-26T09:02:00Z">
                  <w:rPr>
                    <w:rFonts w:ascii="Cambria Math" w:hAnsi="Cambria Math"/>
                    <w:i/>
                    <w:sz w:val="24"/>
                    <w:szCs w:val="24"/>
                    <w:rPrChange w:id="1036" w:author="Gates TEM" w:date="2025-03-26T10:02:00Z" w16du:dateUtc="2025-03-26T09:02:00Z">
                      <w:rPr>
                        <w:rFonts w:ascii="Cambria Math" w:hAnsi="Cambria Math"/>
                        <w:i/>
                      </w:rPr>
                    </w:rPrChange>
                  </w:rPr>
                </w:ins>
              </m:ctrlPr>
            </m:fPr>
            <m:num>
              <m:sSup>
                <m:sSupPr>
                  <m:ctrlPr>
                    <w:ins w:id="1037" w:author="Gates TEM" w:date="2025-03-26T10:02:00Z" w16du:dateUtc="2025-03-26T09:02:00Z">
                      <w:rPr>
                        <w:rFonts w:ascii="Cambria Math" w:hAnsi="Cambria Math"/>
                        <w:i/>
                        <w:sz w:val="24"/>
                        <w:szCs w:val="24"/>
                        <w:rPrChange w:id="1038" w:author="Gates TEM" w:date="2025-03-26T10:02:00Z" w16du:dateUtc="2025-03-26T09:02:00Z">
                          <w:rPr>
                            <w:rFonts w:ascii="Cambria Math" w:hAnsi="Cambria Math"/>
                            <w:i/>
                          </w:rPr>
                        </w:rPrChange>
                      </w:rPr>
                    </w:ins>
                  </m:ctrlPr>
                </m:sSupPr>
                <m:e>
                  <m:r>
                    <w:ins w:id="1039" w:author="Gates TEM" w:date="2025-03-26T10:02:00Z" w16du:dateUtc="2025-03-26T09:02:00Z">
                      <w:rPr>
                        <w:rFonts w:ascii="Cambria Math" w:hAnsi="Cambria Math"/>
                        <w:sz w:val="24"/>
                        <w:szCs w:val="24"/>
                        <w:rPrChange w:id="1040" w:author="Gates TEM" w:date="2025-03-26T10:02:00Z" w16du:dateUtc="2025-03-26T09:02:00Z">
                          <w:rPr>
                            <w:rFonts w:ascii="Cambria Math" w:hAnsi="Cambria Math"/>
                          </w:rPr>
                        </w:rPrChange>
                      </w:rPr>
                      <m:t>h</m:t>
                    </w:ins>
                  </m:r>
                </m:e>
                <m:sup>
                  <m:r>
                    <w:ins w:id="1041" w:author="Gates TEM" w:date="2025-03-26T10:02:00Z" w16du:dateUtc="2025-03-26T09:02:00Z">
                      <w:rPr>
                        <w:rFonts w:ascii="Cambria Math" w:hAnsi="Cambria Math"/>
                        <w:sz w:val="24"/>
                        <w:szCs w:val="24"/>
                        <w:rPrChange w:id="1042" w:author="Gates TEM" w:date="2025-03-26T10:02:00Z" w16du:dateUtc="2025-03-26T09:02:00Z">
                          <w:rPr>
                            <w:rFonts w:ascii="Cambria Math" w:hAnsi="Cambria Math"/>
                          </w:rPr>
                        </w:rPrChange>
                      </w:rPr>
                      <m:t>2</m:t>
                    </w:ins>
                  </m:r>
                </m:sup>
              </m:sSup>
            </m:num>
            <m:den>
              <m:r>
                <w:ins w:id="1043" w:author="Gates TEM" w:date="2025-03-26T10:02:00Z" w16du:dateUtc="2025-03-26T09:02:00Z">
                  <w:rPr>
                    <w:rFonts w:ascii="Cambria Math" w:hAnsi="Cambria Math"/>
                    <w:sz w:val="24"/>
                    <w:szCs w:val="24"/>
                    <w:rPrChange w:id="1044" w:author="Gates TEM" w:date="2025-03-26T10:02:00Z" w16du:dateUtc="2025-03-26T09:02:00Z">
                      <w:rPr>
                        <w:rFonts w:ascii="Cambria Math" w:hAnsi="Cambria Math"/>
                      </w:rPr>
                    </w:rPrChange>
                  </w:rPr>
                  <m:t>2</m:t>
                </w:ins>
              </m:r>
            </m:den>
          </m:f>
          <m:r>
            <w:ins w:id="1045" w:author="Gates TEM" w:date="2025-03-26T10:02:00Z" w16du:dateUtc="2025-03-26T09:02:00Z">
              <w:rPr>
                <w:rFonts w:ascii="Cambria Math" w:hAnsi="Cambria Math"/>
                <w:sz w:val="24"/>
                <w:szCs w:val="24"/>
                <w:rPrChange w:id="1046" w:author="Gates TEM" w:date="2025-03-26T10:02:00Z" w16du:dateUtc="2025-03-26T09:02:00Z">
                  <w:rPr>
                    <w:rFonts w:ascii="Cambria Math" w:hAnsi="Cambria Math"/>
                  </w:rPr>
                </w:rPrChange>
              </w:rPr>
              <m:t>u"(x)+O(</m:t>
            </w:ins>
          </m:r>
          <m:sSup>
            <m:sSupPr>
              <m:ctrlPr>
                <w:ins w:id="1047" w:author="Gates TEM" w:date="2025-03-26T10:02:00Z" w16du:dateUtc="2025-03-26T09:02:00Z">
                  <w:rPr>
                    <w:rFonts w:ascii="Cambria Math" w:hAnsi="Cambria Math"/>
                    <w:i/>
                    <w:sz w:val="24"/>
                    <w:szCs w:val="24"/>
                    <w:rPrChange w:id="1048" w:author="Gates TEM" w:date="2025-03-26T10:02:00Z" w16du:dateUtc="2025-03-26T09:02:00Z">
                      <w:rPr>
                        <w:rFonts w:ascii="Cambria Math" w:hAnsi="Cambria Math"/>
                        <w:i/>
                      </w:rPr>
                    </w:rPrChange>
                  </w:rPr>
                </w:ins>
              </m:ctrlPr>
            </m:sSupPr>
            <m:e>
              <m:r>
                <w:ins w:id="1049" w:author="Gates TEM" w:date="2025-03-26T10:02:00Z" w16du:dateUtc="2025-03-26T09:02:00Z">
                  <w:rPr>
                    <w:rFonts w:ascii="Cambria Math" w:hAnsi="Cambria Math"/>
                    <w:sz w:val="24"/>
                    <w:szCs w:val="24"/>
                    <w:rPrChange w:id="1050" w:author="Gates TEM" w:date="2025-03-26T10:02:00Z" w16du:dateUtc="2025-03-26T09:02:00Z">
                      <w:rPr>
                        <w:rFonts w:ascii="Cambria Math" w:hAnsi="Cambria Math"/>
                      </w:rPr>
                    </w:rPrChange>
                  </w:rPr>
                  <m:t>h</m:t>
                </w:ins>
              </m:r>
            </m:e>
            <m:sup>
              <m:r>
                <w:ins w:id="1051" w:author="Gates TEM" w:date="2025-03-26T10:02:00Z" w16du:dateUtc="2025-03-26T09:02:00Z">
                  <w:rPr>
                    <w:rFonts w:ascii="Cambria Math" w:hAnsi="Cambria Math"/>
                    <w:sz w:val="24"/>
                    <w:szCs w:val="24"/>
                    <w:rPrChange w:id="1052" w:author="Gates TEM" w:date="2025-03-26T10:02:00Z" w16du:dateUtc="2025-03-26T09:02:00Z">
                      <w:rPr>
                        <w:rFonts w:ascii="Cambria Math" w:hAnsi="Cambria Math"/>
                      </w:rPr>
                    </w:rPrChange>
                  </w:rPr>
                  <m:t>2</m:t>
                </w:ins>
              </m:r>
            </m:sup>
          </m:sSup>
          <m:r>
            <w:ins w:id="1053" w:author="Gates TEM" w:date="2025-03-26T10:02:00Z" w16du:dateUtc="2025-03-26T09:02:00Z">
              <w:rPr>
                <w:rFonts w:ascii="Cambria Math" w:hAnsi="Cambria Math"/>
                <w:sz w:val="24"/>
                <w:szCs w:val="24"/>
                <w:rPrChange w:id="1054" w:author="Gates TEM" w:date="2025-03-26T10:02:00Z" w16du:dateUtc="2025-03-26T09:02:00Z">
                  <w:rPr>
                    <w:rFonts w:ascii="Cambria Math" w:hAnsi="Cambria Math"/>
                  </w:rPr>
                </w:rPrChange>
              </w:rPr>
              <m:t>)</m:t>
            </w:ins>
          </m:r>
        </m:oMath>
      </m:oMathPara>
    </w:p>
    <w:p w14:paraId="1698774C" w14:textId="77777777" w:rsidR="00010B5E" w:rsidRPr="00010B5E" w:rsidRDefault="00010B5E" w:rsidP="00010B5E">
      <w:pPr>
        <w:ind w:left="360"/>
        <w:rPr>
          <w:ins w:id="1055" w:author="Gates TEM" w:date="2025-03-26T10:02:00Z" w16du:dateUtc="2025-03-26T09:02:00Z"/>
          <w:sz w:val="24"/>
          <w:szCs w:val="24"/>
          <w:rPrChange w:id="1056" w:author="Gates TEM" w:date="2025-03-26T10:02:00Z" w16du:dateUtc="2025-03-26T09:02:00Z">
            <w:rPr>
              <w:ins w:id="1057" w:author="Gates TEM" w:date="2025-03-26T10:02:00Z" w16du:dateUtc="2025-03-26T09:02:00Z"/>
            </w:rPr>
          </w:rPrChange>
        </w:rPr>
      </w:pPr>
      <w:ins w:id="1058" w:author="Gates TEM" w:date="2025-03-26T10:02:00Z" w16du:dateUtc="2025-03-26T09:02:00Z">
        <w:r w:rsidRPr="00010B5E">
          <w:rPr>
            <w:sz w:val="24"/>
            <w:szCs w:val="24"/>
            <w:rPrChange w:id="1059" w:author="Gates TEM" w:date="2025-03-26T10:02:00Z" w16du:dateUtc="2025-03-26T09:02:00Z">
              <w:rPr/>
            </w:rPrChange>
          </w:rPr>
          <w:t xml:space="preserve">En realisant  des combinaisons lineaires, l’on peut deduire l’expression des derivees avec une erreur de l’ordre de </w:t>
        </w:r>
      </w:ins>
      <m:oMath>
        <m:sSup>
          <m:sSupPr>
            <m:ctrlPr>
              <w:ins w:id="1060" w:author="Gates TEM" w:date="2025-03-26T10:02:00Z" w16du:dateUtc="2025-03-26T09:02:00Z">
                <w:rPr>
                  <w:rFonts w:ascii="Cambria Math" w:hAnsi="Cambria Math"/>
                  <w:i/>
                  <w:sz w:val="24"/>
                  <w:szCs w:val="24"/>
                  <w:rPrChange w:id="1061" w:author="Gates TEM" w:date="2025-03-26T10:02:00Z" w16du:dateUtc="2025-03-26T09:02:00Z">
                    <w:rPr>
                      <w:rFonts w:ascii="Cambria Math" w:hAnsi="Cambria Math"/>
                      <w:i/>
                    </w:rPr>
                  </w:rPrChange>
                </w:rPr>
              </w:ins>
            </m:ctrlPr>
          </m:sSupPr>
          <m:e>
            <m:r>
              <w:ins w:id="1062" w:author="Gates TEM" w:date="2025-03-26T10:02:00Z" w16du:dateUtc="2025-03-26T09:02:00Z">
                <w:rPr>
                  <w:rFonts w:ascii="Cambria Math" w:hAnsi="Cambria Math"/>
                  <w:sz w:val="24"/>
                  <w:szCs w:val="24"/>
                  <w:rPrChange w:id="1063" w:author="Gates TEM" w:date="2025-03-26T10:02:00Z" w16du:dateUtc="2025-03-26T09:02:00Z">
                    <w:rPr>
                      <w:rFonts w:ascii="Cambria Math" w:hAnsi="Cambria Math"/>
                    </w:rPr>
                  </w:rPrChange>
                </w:rPr>
                <m:t>h</m:t>
              </w:ins>
            </m:r>
          </m:e>
          <m:sup>
            <m:r>
              <w:ins w:id="1064" w:author="Gates TEM" w:date="2025-03-26T10:02:00Z" w16du:dateUtc="2025-03-26T09:02:00Z">
                <w:rPr>
                  <w:rFonts w:ascii="Cambria Math" w:hAnsi="Cambria Math"/>
                  <w:sz w:val="24"/>
                  <w:szCs w:val="24"/>
                  <w:rPrChange w:id="1065" w:author="Gates TEM" w:date="2025-03-26T10:02:00Z" w16du:dateUtc="2025-03-26T09:02:00Z">
                    <w:rPr>
                      <w:rFonts w:ascii="Cambria Math" w:hAnsi="Cambria Math"/>
                    </w:rPr>
                  </w:rPrChange>
                </w:rPr>
                <m:t>2</m:t>
              </w:ins>
            </m:r>
          </m:sup>
        </m:sSup>
      </m:oMath>
      <w:ins w:id="1066" w:author="Gates TEM" w:date="2025-03-26T10:02:00Z" w16du:dateUtc="2025-03-26T09:02:00Z">
        <w:r w:rsidRPr="00010B5E">
          <w:rPr>
            <w:sz w:val="24"/>
            <w:szCs w:val="24"/>
            <w:rPrChange w:id="1067" w:author="Gates TEM" w:date="2025-03-26T10:02:00Z" w16du:dateUtc="2025-03-26T09:02:00Z">
              <w:rPr/>
            </w:rPrChange>
          </w:rPr>
          <w:t>. On obtient donc les expressions suivantes :</w:t>
        </w:r>
      </w:ins>
    </w:p>
    <w:p w14:paraId="72254A37" w14:textId="77777777" w:rsidR="00010B5E" w:rsidRPr="00010B5E" w:rsidRDefault="00010B5E" w:rsidP="00010B5E">
      <w:pPr>
        <w:ind w:left="360"/>
        <w:rPr>
          <w:ins w:id="1068" w:author="Gates TEM" w:date="2025-03-26T10:02:00Z" w16du:dateUtc="2025-03-26T09:02:00Z"/>
          <w:sz w:val="24"/>
          <w:szCs w:val="24"/>
          <w:rPrChange w:id="1069" w:author="Gates TEM" w:date="2025-03-26T10:02:00Z" w16du:dateUtc="2025-03-26T09:02:00Z">
            <w:rPr>
              <w:ins w:id="1070" w:author="Gates TEM" w:date="2025-03-26T10:02:00Z" w16du:dateUtc="2025-03-26T09:02:00Z"/>
            </w:rPr>
          </w:rPrChange>
        </w:rPr>
      </w:pPr>
      <m:oMathPara>
        <m:oMath>
          <m:r>
            <w:ins w:id="1071" w:author="Gates TEM" w:date="2025-03-26T10:02:00Z" w16du:dateUtc="2025-03-26T09:02:00Z">
              <w:rPr>
                <w:rFonts w:ascii="Cambria Math" w:hAnsi="Cambria Math"/>
                <w:sz w:val="24"/>
                <w:szCs w:val="24"/>
                <w:rPrChange w:id="1072" w:author="Gates TEM" w:date="2025-03-26T10:02:00Z" w16du:dateUtc="2025-03-26T09:02:00Z">
                  <w:rPr>
                    <w:rFonts w:ascii="Cambria Math" w:hAnsi="Cambria Math"/>
                  </w:rPr>
                </w:rPrChange>
              </w:rPr>
              <m:t xml:space="preserve">u"(x) = </m:t>
            </w:ins>
          </m:r>
          <m:f>
            <m:fPr>
              <m:ctrlPr>
                <w:ins w:id="1073" w:author="Gates TEM" w:date="2025-03-26T10:02:00Z" w16du:dateUtc="2025-03-26T09:02:00Z">
                  <w:rPr>
                    <w:rFonts w:ascii="Cambria Math" w:hAnsi="Cambria Math"/>
                    <w:i/>
                    <w:sz w:val="24"/>
                    <w:szCs w:val="24"/>
                    <w:rPrChange w:id="1074" w:author="Gates TEM" w:date="2025-03-26T10:02:00Z" w16du:dateUtc="2025-03-26T09:02:00Z">
                      <w:rPr>
                        <w:rFonts w:ascii="Cambria Math" w:hAnsi="Cambria Math"/>
                        <w:i/>
                      </w:rPr>
                    </w:rPrChange>
                  </w:rPr>
                </w:ins>
              </m:ctrlPr>
            </m:fPr>
            <m:num>
              <m:r>
                <w:ins w:id="1075" w:author="Gates TEM" w:date="2025-03-26T10:02:00Z" w16du:dateUtc="2025-03-26T09:02:00Z">
                  <w:rPr>
                    <w:rFonts w:ascii="Cambria Math" w:hAnsi="Cambria Math"/>
                    <w:sz w:val="24"/>
                    <w:szCs w:val="24"/>
                    <w:rPrChange w:id="1076" w:author="Gates TEM" w:date="2025-03-26T10:02:00Z" w16du:dateUtc="2025-03-26T09:02:00Z">
                      <w:rPr>
                        <w:rFonts w:ascii="Cambria Math" w:hAnsi="Cambria Math"/>
                      </w:rPr>
                    </w:rPrChange>
                  </w:rPr>
                  <m:t>u</m:t>
                </w:ins>
              </m:r>
              <m:d>
                <m:dPr>
                  <m:ctrlPr>
                    <w:ins w:id="1077" w:author="Gates TEM" w:date="2025-03-26T10:02:00Z" w16du:dateUtc="2025-03-26T09:02:00Z">
                      <w:rPr>
                        <w:rFonts w:ascii="Cambria Math" w:hAnsi="Cambria Math"/>
                        <w:i/>
                        <w:sz w:val="24"/>
                        <w:szCs w:val="24"/>
                        <w:rPrChange w:id="1078" w:author="Gates TEM" w:date="2025-03-26T10:02:00Z" w16du:dateUtc="2025-03-26T09:02:00Z">
                          <w:rPr>
                            <w:rFonts w:ascii="Cambria Math" w:hAnsi="Cambria Math"/>
                            <w:i/>
                          </w:rPr>
                        </w:rPrChange>
                      </w:rPr>
                    </w:ins>
                  </m:ctrlPr>
                </m:dPr>
                <m:e>
                  <m:r>
                    <w:ins w:id="1079" w:author="Gates TEM" w:date="2025-03-26T10:02:00Z" w16du:dateUtc="2025-03-26T09:02:00Z">
                      <w:rPr>
                        <w:rFonts w:ascii="Cambria Math" w:hAnsi="Cambria Math"/>
                        <w:sz w:val="24"/>
                        <w:szCs w:val="24"/>
                        <w:rPrChange w:id="1080" w:author="Gates TEM" w:date="2025-03-26T10:02:00Z" w16du:dateUtc="2025-03-26T09:02:00Z">
                          <w:rPr>
                            <w:rFonts w:ascii="Cambria Math" w:hAnsi="Cambria Math"/>
                          </w:rPr>
                        </w:rPrChange>
                      </w:rPr>
                      <m:t>x+h</m:t>
                    </w:ins>
                  </m:r>
                </m:e>
              </m:d>
              <m:r>
                <w:ins w:id="1081" w:author="Gates TEM" w:date="2025-03-26T10:02:00Z" w16du:dateUtc="2025-03-26T09:02:00Z">
                  <w:rPr>
                    <w:rFonts w:ascii="Cambria Math" w:hAnsi="Cambria Math"/>
                    <w:sz w:val="24"/>
                    <w:szCs w:val="24"/>
                    <w:rPrChange w:id="1082" w:author="Gates TEM" w:date="2025-03-26T10:02:00Z" w16du:dateUtc="2025-03-26T09:02:00Z">
                      <w:rPr>
                        <w:rFonts w:ascii="Cambria Math" w:hAnsi="Cambria Math"/>
                      </w:rPr>
                    </w:rPrChange>
                  </w:rPr>
                  <m:t>-2u</m:t>
                </w:ins>
              </m:r>
              <m:d>
                <m:dPr>
                  <m:ctrlPr>
                    <w:ins w:id="1083" w:author="Gates TEM" w:date="2025-03-26T10:02:00Z" w16du:dateUtc="2025-03-26T09:02:00Z">
                      <w:rPr>
                        <w:rFonts w:ascii="Cambria Math" w:hAnsi="Cambria Math"/>
                        <w:i/>
                        <w:sz w:val="24"/>
                        <w:szCs w:val="24"/>
                        <w:rPrChange w:id="1084" w:author="Gates TEM" w:date="2025-03-26T10:02:00Z" w16du:dateUtc="2025-03-26T09:02:00Z">
                          <w:rPr>
                            <w:rFonts w:ascii="Cambria Math" w:hAnsi="Cambria Math"/>
                            <w:i/>
                          </w:rPr>
                        </w:rPrChange>
                      </w:rPr>
                    </w:ins>
                  </m:ctrlPr>
                </m:dPr>
                <m:e>
                  <m:r>
                    <w:ins w:id="1085" w:author="Gates TEM" w:date="2025-03-26T10:02:00Z" w16du:dateUtc="2025-03-26T09:02:00Z">
                      <w:rPr>
                        <w:rFonts w:ascii="Cambria Math" w:hAnsi="Cambria Math"/>
                        <w:sz w:val="24"/>
                        <w:szCs w:val="24"/>
                        <w:rPrChange w:id="1086" w:author="Gates TEM" w:date="2025-03-26T10:02:00Z" w16du:dateUtc="2025-03-26T09:02:00Z">
                          <w:rPr>
                            <w:rFonts w:ascii="Cambria Math" w:hAnsi="Cambria Math"/>
                          </w:rPr>
                        </w:rPrChange>
                      </w:rPr>
                      <m:t>x</m:t>
                    </w:ins>
                  </m:r>
                </m:e>
              </m:d>
              <m:r>
                <w:ins w:id="1087" w:author="Gates TEM" w:date="2025-03-26T10:02:00Z" w16du:dateUtc="2025-03-26T09:02:00Z">
                  <w:rPr>
                    <w:rFonts w:ascii="Cambria Math" w:hAnsi="Cambria Math"/>
                    <w:sz w:val="24"/>
                    <w:szCs w:val="24"/>
                    <w:rPrChange w:id="1088" w:author="Gates TEM" w:date="2025-03-26T10:02:00Z" w16du:dateUtc="2025-03-26T09:02:00Z">
                      <w:rPr>
                        <w:rFonts w:ascii="Cambria Math" w:hAnsi="Cambria Math"/>
                      </w:rPr>
                    </w:rPrChange>
                  </w:rPr>
                  <m:t>+u(x-h)</m:t>
                </w:ins>
              </m:r>
            </m:num>
            <m:den>
              <m:sSup>
                <m:sSupPr>
                  <m:ctrlPr>
                    <w:ins w:id="1089" w:author="Gates TEM" w:date="2025-03-26T10:02:00Z" w16du:dateUtc="2025-03-26T09:02:00Z">
                      <w:rPr>
                        <w:rFonts w:ascii="Cambria Math" w:hAnsi="Cambria Math"/>
                        <w:i/>
                        <w:sz w:val="24"/>
                        <w:szCs w:val="24"/>
                        <w:rPrChange w:id="1090" w:author="Gates TEM" w:date="2025-03-26T10:02:00Z" w16du:dateUtc="2025-03-26T09:02:00Z">
                          <w:rPr>
                            <w:rFonts w:ascii="Cambria Math" w:hAnsi="Cambria Math"/>
                            <w:i/>
                          </w:rPr>
                        </w:rPrChange>
                      </w:rPr>
                    </w:ins>
                  </m:ctrlPr>
                </m:sSupPr>
                <m:e>
                  <m:r>
                    <w:ins w:id="1091" w:author="Gates TEM" w:date="2025-03-26T10:02:00Z" w16du:dateUtc="2025-03-26T09:02:00Z">
                      <w:rPr>
                        <w:rFonts w:ascii="Cambria Math" w:hAnsi="Cambria Math"/>
                        <w:sz w:val="24"/>
                        <w:szCs w:val="24"/>
                        <w:rPrChange w:id="1092" w:author="Gates TEM" w:date="2025-03-26T10:02:00Z" w16du:dateUtc="2025-03-26T09:02:00Z">
                          <w:rPr>
                            <w:rFonts w:ascii="Cambria Math" w:hAnsi="Cambria Math"/>
                          </w:rPr>
                        </w:rPrChange>
                      </w:rPr>
                      <m:t>h</m:t>
                    </w:ins>
                  </m:r>
                </m:e>
                <m:sup>
                  <m:r>
                    <w:ins w:id="1093" w:author="Gates TEM" w:date="2025-03-26T10:02:00Z" w16du:dateUtc="2025-03-26T09:02:00Z">
                      <w:rPr>
                        <w:rFonts w:ascii="Cambria Math" w:hAnsi="Cambria Math"/>
                        <w:sz w:val="24"/>
                        <w:szCs w:val="24"/>
                        <w:rPrChange w:id="1094" w:author="Gates TEM" w:date="2025-03-26T10:02:00Z" w16du:dateUtc="2025-03-26T09:02:00Z">
                          <w:rPr>
                            <w:rFonts w:ascii="Cambria Math" w:hAnsi="Cambria Math"/>
                          </w:rPr>
                        </w:rPrChange>
                      </w:rPr>
                      <m:t>2</m:t>
                    </w:ins>
                  </m:r>
                </m:sup>
              </m:sSup>
            </m:den>
          </m:f>
          <m:r>
            <w:ins w:id="1095" w:author="Gates TEM" w:date="2025-03-26T10:02:00Z" w16du:dateUtc="2025-03-26T09:02:00Z">
              <w:rPr>
                <w:rFonts w:ascii="Cambria Math" w:hAnsi="Cambria Math"/>
                <w:sz w:val="24"/>
                <w:szCs w:val="24"/>
                <w:rPrChange w:id="1096" w:author="Gates TEM" w:date="2025-03-26T10:02:00Z" w16du:dateUtc="2025-03-26T09:02:00Z">
                  <w:rPr>
                    <w:rFonts w:ascii="Cambria Math" w:hAnsi="Cambria Math"/>
                  </w:rPr>
                </w:rPrChange>
              </w:rPr>
              <m:t>+O(</m:t>
            </w:ins>
          </m:r>
          <m:sSup>
            <m:sSupPr>
              <m:ctrlPr>
                <w:ins w:id="1097" w:author="Gates TEM" w:date="2025-03-26T10:02:00Z" w16du:dateUtc="2025-03-26T09:02:00Z">
                  <w:rPr>
                    <w:rFonts w:ascii="Cambria Math" w:hAnsi="Cambria Math"/>
                    <w:i/>
                    <w:sz w:val="24"/>
                    <w:szCs w:val="24"/>
                    <w:rPrChange w:id="1098" w:author="Gates TEM" w:date="2025-03-26T10:02:00Z" w16du:dateUtc="2025-03-26T09:02:00Z">
                      <w:rPr>
                        <w:rFonts w:ascii="Cambria Math" w:hAnsi="Cambria Math"/>
                        <w:i/>
                      </w:rPr>
                    </w:rPrChange>
                  </w:rPr>
                </w:ins>
              </m:ctrlPr>
            </m:sSupPr>
            <m:e>
              <m:r>
                <w:ins w:id="1099" w:author="Gates TEM" w:date="2025-03-26T10:02:00Z" w16du:dateUtc="2025-03-26T09:02:00Z">
                  <w:rPr>
                    <w:rFonts w:ascii="Cambria Math" w:hAnsi="Cambria Math"/>
                    <w:sz w:val="24"/>
                    <w:szCs w:val="24"/>
                    <w:rPrChange w:id="1100" w:author="Gates TEM" w:date="2025-03-26T10:02:00Z" w16du:dateUtc="2025-03-26T09:02:00Z">
                      <w:rPr>
                        <w:rFonts w:ascii="Cambria Math" w:hAnsi="Cambria Math"/>
                      </w:rPr>
                    </w:rPrChange>
                  </w:rPr>
                  <m:t>h</m:t>
                </w:ins>
              </m:r>
            </m:e>
            <m:sup>
              <m:r>
                <w:ins w:id="1101" w:author="Gates TEM" w:date="2025-03-26T10:02:00Z" w16du:dateUtc="2025-03-26T09:02:00Z">
                  <w:rPr>
                    <w:rFonts w:ascii="Cambria Math" w:hAnsi="Cambria Math"/>
                    <w:sz w:val="24"/>
                    <w:szCs w:val="24"/>
                    <w:rPrChange w:id="1102" w:author="Gates TEM" w:date="2025-03-26T10:02:00Z" w16du:dateUtc="2025-03-26T09:02:00Z">
                      <w:rPr>
                        <w:rFonts w:ascii="Cambria Math" w:hAnsi="Cambria Math"/>
                      </w:rPr>
                    </w:rPrChange>
                  </w:rPr>
                  <m:t>2</m:t>
                </w:ins>
              </m:r>
            </m:sup>
          </m:sSup>
          <m:r>
            <w:ins w:id="1103" w:author="Gates TEM" w:date="2025-03-26T10:02:00Z" w16du:dateUtc="2025-03-26T09:02:00Z">
              <w:rPr>
                <w:rFonts w:ascii="Cambria Math" w:hAnsi="Cambria Math"/>
                <w:sz w:val="24"/>
                <w:szCs w:val="24"/>
                <w:rPrChange w:id="1104" w:author="Gates TEM" w:date="2025-03-26T10:02:00Z" w16du:dateUtc="2025-03-26T09:02:00Z">
                  <w:rPr>
                    <w:rFonts w:ascii="Cambria Math" w:hAnsi="Cambria Math"/>
                  </w:rPr>
                </w:rPrChange>
              </w:rPr>
              <m:t>)</m:t>
            </w:ins>
          </m:r>
        </m:oMath>
      </m:oMathPara>
    </w:p>
    <w:p w14:paraId="1B9D153F" w14:textId="77777777" w:rsidR="00010B5E" w:rsidRPr="00010B5E" w:rsidRDefault="00010B5E" w:rsidP="00010B5E">
      <w:pPr>
        <w:ind w:left="360"/>
        <w:rPr>
          <w:ins w:id="1105" w:author="Gates TEM" w:date="2025-03-26T10:02:00Z" w16du:dateUtc="2025-03-26T09:02:00Z"/>
          <w:sz w:val="24"/>
          <w:szCs w:val="24"/>
          <w:rPrChange w:id="1106" w:author="Gates TEM" w:date="2025-03-26T10:02:00Z" w16du:dateUtc="2025-03-26T09:02:00Z">
            <w:rPr>
              <w:ins w:id="1107" w:author="Gates TEM" w:date="2025-03-26T10:02:00Z" w16du:dateUtc="2025-03-26T09:02:00Z"/>
            </w:rPr>
          </w:rPrChange>
        </w:rPr>
      </w:pPr>
    </w:p>
    <w:p w14:paraId="49D71111" w14:textId="5F0D7CF3" w:rsidR="00457E8C" w:rsidRPr="00010B5E" w:rsidRDefault="00010B5E" w:rsidP="00010B5E">
      <w:pPr>
        <w:ind w:left="360"/>
        <w:rPr>
          <w:ins w:id="1108" w:author="Gates TEM" w:date="2025-03-26T10:01:00Z" w16du:dateUtc="2025-03-26T09:01:00Z"/>
          <w:sz w:val="24"/>
          <w:szCs w:val="24"/>
          <w:rPrChange w:id="1109" w:author="Gates TEM" w:date="2025-03-26T10:09:00Z" w16du:dateUtc="2025-03-26T09:09:00Z">
            <w:rPr>
              <w:ins w:id="1110" w:author="Gates TEM" w:date="2025-03-26T10:01:00Z" w16du:dateUtc="2025-03-26T09:01:00Z"/>
              <w:rFonts w:ascii="Times New Roman" w:hAnsi="Times New Roman" w:cs="Times New Roman"/>
              <w:sz w:val="24"/>
              <w:szCs w:val="24"/>
            </w:rPr>
          </w:rPrChange>
        </w:rPr>
        <w:pPrChange w:id="1111" w:author="Gates TEM" w:date="2025-03-26T10:09:00Z" w16du:dateUtc="2025-03-26T09:09:00Z">
          <w:pPr>
            <w:spacing w:after="160" w:line="259" w:lineRule="auto"/>
          </w:pPr>
        </w:pPrChange>
      </w:pPr>
      <m:oMathPara>
        <m:oMath>
          <m:sSup>
            <m:sSupPr>
              <m:ctrlPr>
                <w:ins w:id="1112" w:author="Gates TEM" w:date="2025-03-26T10:02:00Z" w16du:dateUtc="2025-03-26T09:02:00Z">
                  <w:rPr>
                    <w:rFonts w:ascii="Cambria Math" w:hAnsi="Cambria Math"/>
                    <w:i/>
                    <w:sz w:val="24"/>
                    <w:szCs w:val="24"/>
                    <w:rPrChange w:id="1113" w:author="Gates TEM" w:date="2025-03-26T10:02:00Z" w16du:dateUtc="2025-03-26T09:02:00Z">
                      <w:rPr>
                        <w:rFonts w:ascii="Cambria Math" w:hAnsi="Cambria Math"/>
                        <w:i/>
                      </w:rPr>
                    </w:rPrChange>
                  </w:rPr>
                </w:ins>
              </m:ctrlPr>
            </m:sSupPr>
            <m:e>
              <m:r>
                <w:ins w:id="1114" w:author="Gates TEM" w:date="2025-03-26T10:02:00Z" w16du:dateUtc="2025-03-26T09:02:00Z">
                  <w:rPr>
                    <w:rFonts w:ascii="Cambria Math" w:hAnsi="Cambria Math"/>
                    <w:sz w:val="24"/>
                    <w:szCs w:val="24"/>
                    <w:rPrChange w:id="1115" w:author="Gates TEM" w:date="2025-03-26T10:02:00Z" w16du:dateUtc="2025-03-26T09:02:00Z">
                      <w:rPr>
                        <w:rFonts w:ascii="Cambria Math" w:hAnsi="Cambria Math"/>
                      </w:rPr>
                    </w:rPrChange>
                  </w:rPr>
                  <m:t>u</m:t>
                </w:ins>
              </m:r>
            </m:e>
            <m:sup>
              <m:r>
                <w:ins w:id="1116" w:author="Gates TEM" w:date="2025-03-26T10:02:00Z" w16du:dateUtc="2025-03-26T09:02:00Z">
                  <w:rPr>
                    <w:rFonts w:ascii="Cambria Math" w:hAnsi="Cambria Math"/>
                    <w:sz w:val="24"/>
                    <w:szCs w:val="24"/>
                    <w:rPrChange w:id="1117" w:author="Gates TEM" w:date="2025-03-26T10:02:00Z" w16du:dateUtc="2025-03-26T09:02:00Z">
                      <w:rPr>
                        <w:rFonts w:ascii="Cambria Math" w:hAnsi="Cambria Math"/>
                      </w:rPr>
                    </w:rPrChange>
                  </w:rPr>
                  <m:t>'</m:t>
                </w:ins>
              </m:r>
            </m:sup>
          </m:sSup>
          <m:d>
            <m:dPr>
              <m:ctrlPr>
                <w:ins w:id="1118" w:author="Gates TEM" w:date="2025-03-26T10:02:00Z" w16du:dateUtc="2025-03-26T09:02:00Z">
                  <w:rPr>
                    <w:rFonts w:ascii="Cambria Math" w:hAnsi="Cambria Math"/>
                    <w:i/>
                    <w:sz w:val="24"/>
                    <w:szCs w:val="24"/>
                    <w:rPrChange w:id="1119" w:author="Gates TEM" w:date="2025-03-26T10:02:00Z" w16du:dateUtc="2025-03-26T09:02:00Z">
                      <w:rPr>
                        <w:rFonts w:ascii="Cambria Math" w:hAnsi="Cambria Math"/>
                        <w:i/>
                      </w:rPr>
                    </w:rPrChange>
                  </w:rPr>
                </w:ins>
              </m:ctrlPr>
            </m:dPr>
            <m:e>
              <m:r>
                <w:ins w:id="1120" w:author="Gates TEM" w:date="2025-03-26T10:02:00Z" w16du:dateUtc="2025-03-26T09:02:00Z">
                  <w:rPr>
                    <w:rFonts w:ascii="Cambria Math" w:hAnsi="Cambria Math"/>
                    <w:sz w:val="24"/>
                    <w:szCs w:val="24"/>
                    <w:rPrChange w:id="1121" w:author="Gates TEM" w:date="2025-03-26T10:02:00Z" w16du:dateUtc="2025-03-26T09:02:00Z">
                      <w:rPr>
                        <w:rFonts w:ascii="Cambria Math" w:hAnsi="Cambria Math"/>
                      </w:rPr>
                    </w:rPrChange>
                  </w:rPr>
                  <m:t>x</m:t>
                </w:ins>
              </m:r>
            </m:e>
          </m:d>
          <m:r>
            <w:ins w:id="1122" w:author="Gates TEM" w:date="2025-03-26T10:02:00Z" w16du:dateUtc="2025-03-26T09:02:00Z">
              <w:rPr>
                <w:rFonts w:ascii="Cambria Math" w:hAnsi="Cambria Math"/>
                <w:sz w:val="24"/>
                <w:szCs w:val="24"/>
                <w:rPrChange w:id="1123" w:author="Gates TEM" w:date="2025-03-26T10:02:00Z" w16du:dateUtc="2025-03-26T09:02:00Z">
                  <w:rPr>
                    <w:rFonts w:ascii="Cambria Math" w:hAnsi="Cambria Math"/>
                  </w:rPr>
                </w:rPrChange>
              </w:rPr>
              <m:t>=</m:t>
            </w:ins>
          </m:r>
          <m:f>
            <m:fPr>
              <m:ctrlPr>
                <w:ins w:id="1124" w:author="Gates TEM" w:date="2025-03-26T10:02:00Z" w16du:dateUtc="2025-03-26T09:02:00Z">
                  <w:rPr>
                    <w:rFonts w:ascii="Cambria Math" w:hAnsi="Cambria Math"/>
                    <w:i/>
                    <w:sz w:val="24"/>
                    <w:szCs w:val="24"/>
                    <w:rPrChange w:id="1125" w:author="Gates TEM" w:date="2025-03-26T10:02:00Z" w16du:dateUtc="2025-03-26T09:02:00Z">
                      <w:rPr>
                        <w:rFonts w:ascii="Cambria Math" w:hAnsi="Cambria Math"/>
                        <w:i/>
                      </w:rPr>
                    </w:rPrChange>
                  </w:rPr>
                </w:ins>
              </m:ctrlPr>
            </m:fPr>
            <m:num>
              <m:r>
                <w:ins w:id="1126" w:author="Gates TEM" w:date="2025-03-26T10:02:00Z" w16du:dateUtc="2025-03-26T09:02:00Z">
                  <w:rPr>
                    <w:rFonts w:ascii="Cambria Math" w:hAnsi="Cambria Math"/>
                    <w:sz w:val="24"/>
                    <w:szCs w:val="24"/>
                    <w:rPrChange w:id="1127" w:author="Gates TEM" w:date="2025-03-26T10:02:00Z" w16du:dateUtc="2025-03-26T09:02:00Z">
                      <w:rPr>
                        <w:rFonts w:ascii="Cambria Math" w:hAnsi="Cambria Math"/>
                      </w:rPr>
                    </w:rPrChange>
                  </w:rPr>
                  <m:t>u</m:t>
                </w:ins>
              </m:r>
              <m:d>
                <m:dPr>
                  <m:ctrlPr>
                    <w:ins w:id="1128" w:author="Gates TEM" w:date="2025-03-26T10:02:00Z" w16du:dateUtc="2025-03-26T09:02:00Z">
                      <w:rPr>
                        <w:rFonts w:ascii="Cambria Math" w:hAnsi="Cambria Math"/>
                        <w:i/>
                        <w:sz w:val="24"/>
                        <w:szCs w:val="24"/>
                        <w:rPrChange w:id="1129" w:author="Gates TEM" w:date="2025-03-26T10:02:00Z" w16du:dateUtc="2025-03-26T09:02:00Z">
                          <w:rPr>
                            <w:rFonts w:ascii="Cambria Math" w:hAnsi="Cambria Math"/>
                            <w:i/>
                          </w:rPr>
                        </w:rPrChange>
                      </w:rPr>
                    </w:ins>
                  </m:ctrlPr>
                </m:dPr>
                <m:e>
                  <m:r>
                    <w:ins w:id="1130" w:author="Gates TEM" w:date="2025-03-26T10:02:00Z" w16du:dateUtc="2025-03-26T09:02:00Z">
                      <w:rPr>
                        <w:rFonts w:ascii="Cambria Math" w:hAnsi="Cambria Math"/>
                        <w:sz w:val="24"/>
                        <w:szCs w:val="24"/>
                        <w:rPrChange w:id="1131" w:author="Gates TEM" w:date="2025-03-26T10:02:00Z" w16du:dateUtc="2025-03-26T09:02:00Z">
                          <w:rPr>
                            <w:rFonts w:ascii="Cambria Math" w:hAnsi="Cambria Math"/>
                          </w:rPr>
                        </w:rPrChange>
                      </w:rPr>
                      <m:t>x+h</m:t>
                    </w:ins>
                  </m:r>
                </m:e>
              </m:d>
              <m:r>
                <w:ins w:id="1132" w:author="Gates TEM" w:date="2025-03-26T10:02:00Z" w16du:dateUtc="2025-03-26T09:02:00Z">
                  <w:rPr>
                    <w:rFonts w:ascii="Cambria Math" w:hAnsi="Cambria Math"/>
                    <w:sz w:val="24"/>
                    <w:szCs w:val="24"/>
                    <w:rPrChange w:id="1133" w:author="Gates TEM" w:date="2025-03-26T10:02:00Z" w16du:dateUtc="2025-03-26T09:02:00Z">
                      <w:rPr>
                        <w:rFonts w:ascii="Cambria Math" w:hAnsi="Cambria Math"/>
                      </w:rPr>
                    </w:rPrChange>
                  </w:rPr>
                  <m:t>-u(x-h)</m:t>
                </w:ins>
              </m:r>
            </m:num>
            <m:den>
              <m:r>
                <w:ins w:id="1134" w:author="Gates TEM" w:date="2025-03-26T10:02:00Z" w16du:dateUtc="2025-03-26T09:02:00Z">
                  <w:rPr>
                    <w:rFonts w:ascii="Cambria Math" w:hAnsi="Cambria Math"/>
                    <w:sz w:val="24"/>
                    <w:szCs w:val="24"/>
                    <w:rPrChange w:id="1135" w:author="Gates TEM" w:date="2025-03-26T10:02:00Z" w16du:dateUtc="2025-03-26T09:02:00Z">
                      <w:rPr>
                        <w:rFonts w:ascii="Cambria Math" w:hAnsi="Cambria Math"/>
                      </w:rPr>
                    </w:rPrChange>
                  </w:rPr>
                  <m:t>2</m:t>
                </w:ins>
              </m:r>
              <m:r>
                <w:ins w:id="1136" w:author="Gates TEM" w:date="2025-03-26T10:02:00Z" w16du:dateUtc="2025-03-26T09:02:00Z">
                  <w:rPr>
                    <w:rFonts w:ascii="Cambria Math" w:hAnsi="Cambria Math"/>
                    <w:sz w:val="24"/>
                    <w:szCs w:val="24"/>
                    <w:rPrChange w:id="1137" w:author="Gates TEM" w:date="2025-03-26T10:02:00Z" w16du:dateUtc="2025-03-26T09:02:00Z">
                      <w:rPr>
                        <w:rFonts w:ascii="Cambria Math" w:hAnsi="Cambria Math"/>
                      </w:rPr>
                    </w:rPrChange>
                  </w:rPr>
                  <m:t>h</m:t>
                </w:ins>
              </m:r>
            </m:den>
          </m:f>
          <m:r>
            <w:ins w:id="1138" w:author="Gates TEM" w:date="2025-03-26T10:02:00Z" w16du:dateUtc="2025-03-26T09:02:00Z">
              <w:rPr>
                <w:rFonts w:ascii="Cambria Math" w:hAnsi="Cambria Math"/>
                <w:sz w:val="24"/>
                <w:szCs w:val="24"/>
                <w:rPrChange w:id="1139" w:author="Gates TEM" w:date="2025-03-26T10:02:00Z" w16du:dateUtc="2025-03-26T09:02:00Z">
                  <w:rPr>
                    <w:rFonts w:ascii="Cambria Math" w:hAnsi="Cambria Math"/>
                  </w:rPr>
                </w:rPrChange>
              </w:rPr>
              <m:t>+O(</m:t>
            </w:ins>
          </m:r>
          <m:sSup>
            <m:sSupPr>
              <m:ctrlPr>
                <w:ins w:id="1140" w:author="Gates TEM" w:date="2025-03-26T10:02:00Z" w16du:dateUtc="2025-03-26T09:02:00Z">
                  <w:rPr>
                    <w:rFonts w:ascii="Cambria Math" w:hAnsi="Cambria Math"/>
                    <w:i/>
                    <w:sz w:val="24"/>
                    <w:szCs w:val="24"/>
                    <w:rPrChange w:id="1141" w:author="Gates TEM" w:date="2025-03-26T10:02:00Z" w16du:dateUtc="2025-03-26T09:02:00Z">
                      <w:rPr>
                        <w:rFonts w:ascii="Cambria Math" w:hAnsi="Cambria Math"/>
                        <w:i/>
                      </w:rPr>
                    </w:rPrChange>
                  </w:rPr>
                </w:ins>
              </m:ctrlPr>
            </m:sSupPr>
            <m:e>
              <m:r>
                <w:ins w:id="1142" w:author="Gates TEM" w:date="2025-03-26T10:02:00Z" w16du:dateUtc="2025-03-26T09:02:00Z">
                  <w:rPr>
                    <w:rFonts w:ascii="Cambria Math" w:hAnsi="Cambria Math"/>
                    <w:sz w:val="24"/>
                    <w:szCs w:val="24"/>
                    <w:rPrChange w:id="1143" w:author="Gates TEM" w:date="2025-03-26T10:02:00Z" w16du:dateUtc="2025-03-26T09:02:00Z">
                      <w:rPr>
                        <w:rFonts w:ascii="Cambria Math" w:hAnsi="Cambria Math"/>
                      </w:rPr>
                    </w:rPrChange>
                  </w:rPr>
                  <m:t>h</m:t>
                </w:ins>
              </m:r>
            </m:e>
            <m:sup>
              <m:r>
                <w:ins w:id="1144" w:author="Gates TEM" w:date="2025-03-26T10:02:00Z" w16du:dateUtc="2025-03-26T09:02:00Z">
                  <w:rPr>
                    <w:rFonts w:ascii="Cambria Math" w:hAnsi="Cambria Math"/>
                    <w:sz w:val="24"/>
                    <w:szCs w:val="24"/>
                    <w:rPrChange w:id="1145" w:author="Gates TEM" w:date="2025-03-26T10:02:00Z" w16du:dateUtc="2025-03-26T09:02:00Z">
                      <w:rPr>
                        <w:rFonts w:ascii="Cambria Math" w:hAnsi="Cambria Math"/>
                      </w:rPr>
                    </w:rPrChange>
                  </w:rPr>
                  <m:t>2</m:t>
                </w:ins>
              </m:r>
            </m:sup>
          </m:sSup>
          <m:r>
            <w:ins w:id="1146" w:author="Gates TEM" w:date="2025-03-26T10:02:00Z" w16du:dateUtc="2025-03-26T09:02:00Z">
              <w:rPr>
                <w:rFonts w:ascii="Cambria Math" w:hAnsi="Cambria Math"/>
                <w:sz w:val="24"/>
                <w:szCs w:val="24"/>
                <w:rPrChange w:id="1147" w:author="Gates TEM" w:date="2025-03-26T10:02:00Z" w16du:dateUtc="2025-03-26T09:02:00Z">
                  <w:rPr>
                    <w:rFonts w:ascii="Cambria Math" w:hAnsi="Cambria Math"/>
                  </w:rPr>
                </w:rPrChange>
              </w:rPr>
              <m:t>)</m:t>
            </w:ins>
          </m:r>
        </m:oMath>
      </m:oMathPara>
    </w:p>
    <w:p w14:paraId="4AE84F9A" w14:textId="2947BCC3" w:rsidR="0072713C" w:rsidRDefault="0072713C">
      <w:pPr>
        <w:pStyle w:val="Heading3"/>
        <w:rPr>
          <w:ins w:id="1148" w:author="Gates TEM" w:date="2025-03-26T10:09:00Z" w16du:dateUtc="2025-03-26T09:09:00Z"/>
        </w:rPr>
      </w:pPr>
      <w:ins w:id="1149" w:author="Gates TEM" w:date="2025-03-19T13:07:00Z" w16du:dateUtc="2025-03-19T12:07:00Z">
        <w:r w:rsidRPr="00110F8A">
          <w:lastRenderedPageBreak/>
          <w:t>Construction du système linéaire</w:t>
        </w:r>
      </w:ins>
    </w:p>
    <w:p w14:paraId="1C6C607E" w14:textId="77777777" w:rsidR="00010B5E" w:rsidRPr="00010B5E" w:rsidRDefault="00010B5E" w:rsidP="00010B5E">
      <w:pPr>
        <w:rPr>
          <w:ins w:id="1150" w:author="Gates TEM" w:date="2025-03-26T10:06:00Z" w16du:dateUtc="2025-03-26T09:06:00Z"/>
          <w:lang w:eastAsia="en-US"/>
          <w:rPrChange w:id="1151" w:author="Gates TEM" w:date="2025-03-26T10:09:00Z" w16du:dateUtc="2025-03-26T09:09:00Z">
            <w:rPr>
              <w:ins w:id="1152" w:author="Gates TEM" w:date="2025-03-26T10:06:00Z" w16du:dateUtc="2025-03-26T09:06:00Z"/>
            </w:rPr>
          </w:rPrChange>
        </w:rPr>
        <w:pPrChange w:id="1153" w:author="Gates TEM" w:date="2025-03-26T10:09:00Z" w16du:dateUtc="2025-03-26T09:09:00Z">
          <w:pPr>
            <w:pStyle w:val="Heading3"/>
          </w:pPr>
        </w:pPrChange>
      </w:pPr>
    </w:p>
    <w:p w14:paraId="64186C06" w14:textId="0173DEEA" w:rsidR="00010B5E" w:rsidRPr="00010B5E" w:rsidRDefault="00010B5E" w:rsidP="00010B5E">
      <w:pPr>
        <w:pStyle w:val="ListParagraph"/>
        <w:numPr>
          <w:ilvl w:val="0"/>
          <w:numId w:val="19"/>
        </w:numPr>
        <w:rPr>
          <w:ins w:id="1154" w:author="Gates TEM" w:date="2025-03-19T13:07:00Z" w16du:dateUtc="2025-03-19T12:07:00Z"/>
          <w:b/>
          <w:bCs/>
          <w:sz w:val="24"/>
          <w:szCs w:val="24"/>
          <w:rPrChange w:id="1155" w:author="Gates TEM" w:date="2025-03-26T10:07:00Z" w16du:dateUtc="2025-03-26T09:07:00Z">
            <w:rPr>
              <w:ins w:id="1156" w:author="Gates TEM" w:date="2025-03-19T13:07:00Z" w16du:dateUtc="2025-03-19T12:07:00Z"/>
            </w:rPr>
          </w:rPrChange>
        </w:rPr>
        <w:pPrChange w:id="1157" w:author="Gates TEM" w:date="2025-03-26T10:07:00Z" w16du:dateUtc="2025-03-26T09:07:00Z">
          <w:pPr>
            <w:spacing w:after="160" w:line="259" w:lineRule="auto"/>
          </w:pPr>
        </w:pPrChange>
      </w:pPr>
      <w:ins w:id="1158" w:author="Gates TEM" w:date="2025-03-26T10:06:00Z" w16du:dateUtc="2025-03-26T09:06:00Z">
        <w:r w:rsidRPr="00010B5E">
          <w:rPr>
            <w:b/>
            <w:bCs/>
            <w:sz w:val="24"/>
            <w:szCs w:val="24"/>
            <w:rPrChange w:id="1159" w:author="Gates TEM" w:date="2025-03-26T10:07:00Z" w16du:dateUtc="2025-03-26T09:07:00Z">
              <w:rPr>
                <w:lang w:eastAsia="en-US"/>
              </w:rPr>
            </w:rPrChange>
          </w:rPr>
          <w:t xml:space="preserve">Pour l’equation : </w:t>
        </w:r>
      </w:ins>
      <m:oMath>
        <m:r>
          <w:ins w:id="1160" w:author="Gates TEM" w:date="2025-03-26T10:06:00Z" w16du:dateUtc="2025-03-26T09:06:00Z">
            <m:rPr>
              <m:sty m:val="bi"/>
            </m:rPr>
            <w:rPr>
              <w:rFonts w:ascii="Cambria Math" w:hAnsi="Cambria Math" w:cs="Arial"/>
              <w:sz w:val="24"/>
              <w:szCs w:val="24"/>
              <w:rPrChange w:id="1161" w:author="Gates TEM" w:date="2025-03-26T10:07:00Z" w16du:dateUtc="2025-03-26T09:07:00Z">
                <w:rPr/>
              </w:rPrChange>
            </w:rPr>
            <m:t xml:space="preserve">- </m:t>
          </w:ins>
        </m:r>
        <m:sSup>
          <m:sSupPr>
            <m:ctrlPr>
              <w:ins w:id="1162" w:author="Gates TEM" w:date="2025-03-26T10:06:00Z" w16du:dateUtc="2025-03-26T09:06:00Z">
                <w:rPr>
                  <w:rFonts w:ascii="Cambria Math" w:hAnsi="Cambria Math" w:cs="Arial"/>
                  <w:b/>
                  <w:bCs/>
                  <w:i/>
                  <w:sz w:val="24"/>
                  <w:szCs w:val="24"/>
                  <w:rPrChange w:id="1163" w:author="Gates TEM" w:date="2025-03-26T10:07:00Z" w16du:dateUtc="2025-03-26T09:07:00Z">
                    <w:rPr>
                      <w:rFonts w:ascii="Cambria Math" w:hAnsi="Cambria Math" w:cs="Arial"/>
                      <w:i/>
                      <w:sz w:val="24"/>
                      <w:szCs w:val="24"/>
                    </w:rPr>
                  </w:rPrChange>
                </w:rPr>
              </w:ins>
            </m:ctrlPr>
          </m:sSupPr>
          <m:e>
            <m:r>
              <w:ins w:id="1164" w:author="Gates TEM" w:date="2025-03-26T10:06:00Z" w16du:dateUtc="2025-03-26T09:06:00Z">
                <m:rPr>
                  <m:sty m:val="bi"/>
                </m:rPr>
                <w:rPr>
                  <w:rFonts w:ascii="Cambria Math" w:hAnsi="Cambria Math" w:cs="Arial"/>
                  <w:sz w:val="24"/>
                  <w:szCs w:val="24"/>
                  <w:rPrChange w:id="1165" w:author="Gates TEM" w:date="2025-03-26T10:07:00Z" w16du:dateUtc="2025-03-26T09:07:00Z">
                    <w:rPr/>
                  </w:rPrChange>
                </w:rPr>
                <m:t>u</m:t>
              </w:ins>
            </m:r>
          </m:e>
          <m:sup>
            <m:r>
              <w:ins w:id="1166" w:author="Gates TEM" w:date="2025-03-26T10:06:00Z" w16du:dateUtc="2025-03-26T09:06:00Z">
                <m:rPr>
                  <m:sty m:val="bi"/>
                </m:rPr>
                <w:rPr>
                  <w:rFonts w:ascii="Cambria Math" w:hAnsi="Cambria Math" w:cs="Arial"/>
                  <w:sz w:val="24"/>
                  <w:szCs w:val="24"/>
                  <w:rPrChange w:id="1167" w:author="Gates TEM" w:date="2025-03-26T10:07:00Z" w16du:dateUtc="2025-03-26T09:07:00Z">
                    <w:rPr/>
                  </w:rPrChange>
                </w:rPr>
                <m:t>''</m:t>
              </w:ins>
            </m:r>
          </m:sup>
        </m:sSup>
        <m:d>
          <m:dPr>
            <m:ctrlPr>
              <w:ins w:id="1168" w:author="Gates TEM" w:date="2025-03-26T10:06:00Z" w16du:dateUtc="2025-03-26T09:06:00Z">
                <w:rPr>
                  <w:rFonts w:ascii="Cambria Math" w:hAnsi="Cambria Math" w:cs="Arial"/>
                  <w:b/>
                  <w:bCs/>
                  <w:i/>
                  <w:sz w:val="24"/>
                  <w:szCs w:val="24"/>
                  <w:rPrChange w:id="1169" w:author="Gates TEM" w:date="2025-03-26T10:07:00Z" w16du:dateUtc="2025-03-26T09:07:00Z">
                    <w:rPr>
                      <w:rFonts w:ascii="Cambria Math" w:hAnsi="Cambria Math" w:cs="Arial"/>
                      <w:i/>
                      <w:sz w:val="24"/>
                      <w:szCs w:val="24"/>
                    </w:rPr>
                  </w:rPrChange>
                </w:rPr>
              </w:ins>
            </m:ctrlPr>
          </m:dPr>
          <m:e>
            <m:r>
              <w:ins w:id="1170" w:author="Gates TEM" w:date="2025-03-26T10:06:00Z" w16du:dateUtc="2025-03-26T09:06:00Z">
                <m:rPr>
                  <m:sty m:val="bi"/>
                </m:rPr>
                <w:rPr>
                  <w:rFonts w:ascii="Cambria Math" w:hAnsi="Cambria Math" w:cs="Arial"/>
                  <w:sz w:val="24"/>
                  <w:szCs w:val="24"/>
                  <w:rPrChange w:id="1171" w:author="Gates TEM" w:date="2025-03-26T10:07:00Z" w16du:dateUtc="2025-03-26T09:07:00Z">
                    <w:rPr/>
                  </w:rPrChange>
                </w:rPr>
                <m:t>x</m:t>
              </w:ins>
            </m:r>
          </m:e>
        </m:d>
        <m:r>
          <w:ins w:id="1172" w:author="Gates TEM" w:date="2025-03-26T10:06:00Z" w16du:dateUtc="2025-03-26T09:06:00Z">
            <m:rPr>
              <m:sty m:val="bi"/>
            </m:rPr>
            <w:rPr>
              <w:rFonts w:ascii="Cambria Math" w:hAnsi="Cambria Math" w:cs="Arial"/>
              <w:sz w:val="24"/>
              <w:szCs w:val="24"/>
              <w:rPrChange w:id="1173" w:author="Gates TEM" w:date="2025-03-26T10:07:00Z" w16du:dateUtc="2025-03-26T09:07:00Z">
                <w:rPr/>
              </w:rPrChange>
            </w:rPr>
            <m:t>= f</m:t>
          </w:ins>
        </m:r>
        <m:d>
          <m:dPr>
            <m:ctrlPr>
              <w:ins w:id="1174" w:author="Gates TEM" w:date="2025-03-26T10:06:00Z" w16du:dateUtc="2025-03-26T09:06:00Z">
                <w:rPr>
                  <w:rFonts w:ascii="Cambria Math" w:hAnsi="Cambria Math" w:cs="Arial"/>
                  <w:b/>
                  <w:bCs/>
                  <w:i/>
                  <w:sz w:val="24"/>
                  <w:szCs w:val="24"/>
                  <w:rPrChange w:id="1175" w:author="Gates TEM" w:date="2025-03-26T10:07:00Z" w16du:dateUtc="2025-03-26T09:07:00Z">
                    <w:rPr>
                      <w:rFonts w:ascii="Cambria Math" w:hAnsi="Cambria Math" w:cs="Arial"/>
                      <w:i/>
                      <w:sz w:val="24"/>
                      <w:szCs w:val="24"/>
                    </w:rPr>
                  </w:rPrChange>
                </w:rPr>
              </w:ins>
            </m:ctrlPr>
          </m:dPr>
          <m:e>
            <m:r>
              <w:ins w:id="1176" w:author="Gates TEM" w:date="2025-03-26T10:06:00Z" w16du:dateUtc="2025-03-26T09:06:00Z">
                <m:rPr>
                  <m:sty m:val="bi"/>
                </m:rPr>
                <w:rPr>
                  <w:rFonts w:ascii="Cambria Math" w:hAnsi="Cambria Math" w:cs="Arial"/>
                  <w:sz w:val="24"/>
                  <w:szCs w:val="24"/>
                  <w:rPrChange w:id="1177" w:author="Gates TEM" w:date="2025-03-26T10:07:00Z" w16du:dateUtc="2025-03-26T09:07:00Z">
                    <w:rPr/>
                  </w:rPrChange>
                </w:rPr>
                <m:t>x</m:t>
              </w:ins>
            </m:r>
          </m:e>
        </m:d>
        <m:r>
          <w:ins w:id="1178" w:author="Gates TEM" w:date="2025-03-26T10:06:00Z" w16du:dateUtc="2025-03-26T09:06:00Z">
            <m:rPr>
              <m:sty m:val="bi"/>
            </m:rPr>
            <w:rPr>
              <w:rFonts w:ascii="Cambria Math" w:hAnsi="Cambria Math" w:cs="Arial"/>
              <w:sz w:val="24"/>
              <w:szCs w:val="24"/>
              <w:rPrChange w:id="1179" w:author="Gates TEM" w:date="2025-03-26T10:07:00Z" w16du:dateUtc="2025-03-26T09:07:00Z">
                <w:rPr/>
              </w:rPrChange>
            </w:rPr>
            <m:t xml:space="preserve">      x ∈ </m:t>
          </w:ins>
        </m:r>
        <m:d>
          <m:dPr>
            <m:ctrlPr>
              <w:ins w:id="1180" w:author="Gates TEM" w:date="2025-03-26T10:06:00Z" w16du:dateUtc="2025-03-26T09:06:00Z">
                <w:rPr>
                  <w:rFonts w:ascii="Cambria Math" w:hAnsi="Cambria Math" w:cs="Arial"/>
                  <w:b/>
                  <w:bCs/>
                  <w:i/>
                  <w:sz w:val="24"/>
                  <w:szCs w:val="24"/>
                  <w:lang w:val="en-US"/>
                  <w:rPrChange w:id="1181" w:author="Gates TEM" w:date="2025-03-26T10:07:00Z" w16du:dateUtc="2025-03-26T09:07:00Z">
                    <w:rPr>
                      <w:rFonts w:ascii="Cambria Math" w:hAnsi="Cambria Math" w:cs="Arial"/>
                      <w:i/>
                      <w:sz w:val="24"/>
                      <w:szCs w:val="24"/>
                      <w:lang w:val="en-US"/>
                    </w:rPr>
                  </w:rPrChange>
                </w:rPr>
              </w:ins>
            </m:ctrlPr>
          </m:dPr>
          <m:e>
            <m:r>
              <w:ins w:id="1182" w:author="Gates TEM" w:date="2025-03-26T10:06:00Z" w16du:dateUtc="2025-03-26T09:06:00Z">
                <m:rPr>
                  <m:sty m:val="bi"/>
                </m:rPr>
                <w:rPr>
                  <w:rFonts w:ascii="Cambria Math" w:hAnsi="Cambria Math" w:cs="Arial"/>
                  <w:sz w:val="24"/>
                  <w:szCs w:val="24"/>
                  <w:rPrChange w:id="1183" w:author="Gates TEM" w:date="2025-03-26T10:07:00Z" w16du:dateUtc="2025-03-26T09:07:00Z">
                    <w:rPr/>
                  </w:rPrChange>
                </w:rPr>
                <m:t>0,1</m:t>
              </w:ins>
            </m:r>
          </m:e>
        </m:d>
      </m:oMath>
    </w:p>
    <w:p w14:paraId="4D42ABCC" w14:textId="77777777" w:rsidR="0072713C" w:rsidRPr="00010B5E" w:rsidRDefault="0072713C" w:rsidP="0072713C">
      <w:pPr>
        <w:spacing w:after="160" w:line="259" w:lineRule="auto"/>
        <w:rPr>
          <w:ins w:id="1184" w:author="Gates TEM" w:date="2025-03-19T13:37:00Z" w16du:dateUtc="2025-03-19T12:37:00Z"/>
          <w:rFonts w:ascii="Times New Roman" w:hAnsi="Times New Roman" w:cs="Times New Roman"/>
          <w:sz w:val="24"/>
          <w:szCs w:val="24"/>
          <w:rPrChange w:id="1185" w:author="Gates TEM" w:date="2025-03-26T10:06:00Z" w16du:dateUtc="2025-03-26T09:06:00Z">
            <w:rPr>
              <w:ins w:id="1186" w:author="Gates TEM" w:date="2025-03-19T13:37:00Z" w16du:dateUtc="2025-03-19T12:37:00Z"/>
            </w:rPr>
          </w:rPrChange>
        </w:rPr>
      </w:pPr>
      <w:ins w:id="1187" w:author="Gates TEM" w:date="2025-03-19T13:07:00Z" w16du:dateUtc="2025-03-19T12:07:00Z">
        <w:r w:rsidRPr="00010B5E">
          <w:rPr>
            <w:rFonts w:ascii="Times New Roman" w:hAnsi="Times New Roman" w:cs="Times New Roman"/>
            <w:sz w:val="24"/>
            <w:szCs w:val="24"/>
            <w:rPrChange w:id="1188" w:author="Gates TEM" w:date="2025-03-26T10:06:00Z" w16du:dateUtc="2025-03-26T09:06:00Z">
              <w:rPr/>
            </w:rPrChange>
          </w:rPr>
          <w:t>Le système linéaire s'écrit sous forme matricielle :</w:t>
        </w:r>
      </w:ins>
    </w:p>
    <w:p w14:paraId="68087BA7" w14:textId="29B9E159" w:rsidR="00BF7C5E" w:rsidRPr="00010B5E" w:rsidRDefault="00BF7C5E" w:rsidP="0072713C">
      <w:pPr>
        <w:spacing w:after="160" w:line="259" w:lineRule="auto"/>
        <w:rPr>
          <w:ins w:id="1189" w:author="Gates TEM" w:date="2025-03-19T13:07:00Z" w16du:dateUtc="2025-03-19T12:07:00Z"/>
          <w:rFonts w:ascii="Times New Roman" w:hAnsi="Times New Roman" w:cs="Times New Roman"/>
          <w:sz w:val="24"/>
          <w:szCs w:val="24"/>
          <w:rPrChange w:id="1190" w:author="Gates TEM" w:date="2025-03-26T10:06:00Z" w16du:dateUtc="2025-03-26T09:06:00Z">
            <w:rPr>
              <w:ins w:id="1191" w:author="Gates TEM" w:date="2025-03-19T13:07:00Z" w16du:dateUtc="2025-03-19T12:07:00Z"/>
            </w:rPr>
          </w:rPrChange>
        </w:rPr>
      </w:pPr>
      <m:oMathPara>
        <m:oMath>
          <m:r>
            <w:ins w:id="1192" w:author="Gates TEM" w:date="2025-03-19T13:37:00Z" w16du:dateUtc="2025-03-19T12:37:00Z">
              <w:rPr>
                <w:rFonts w:ascii="Cambria Math" w:hAnsi="Cambria Math" w:cs="Times New Roman"/>
                <w:sz w:val="24"/>
                <w:szCs w:val="24"/>
                <w:rPrChange w:id="1193" w:author="Gates TEM" w:date="2025-03-26T10:06:00Z" w16du:dateUtc="2025-03-26T09:06:00Z">
                  <w:rPr>
                    <w:rFonts w:ascii="Cambria Math" w:hAnsi="Cambria Math" w:cs="Times New Roman"/>
                  </w:rPr>
                </w:rPrChange>
              </w:rPr>
              <m:t>Au=ba</m:t>
            </w:ins>
          </m:r>
        </m:oMath>
      </m:oMathPara>
    </w:p>
    <w:p w14:paraId="653EFD9E" w14:textId="77777777" w:rsidR="0072713C" w:rsidRPr="00010B5E" w:rsidRDefault="0072713C" w:rsidP="0072713C">
      <w:pPr>
        <w:spacing w:after="160" w:line="259" w:lineRule="auto"/>
        <w:rPr>
          <w:ins w:id="1194" w:author="Gates TEM" w:date="2025-03-19T13:07:00Z" w16du:dateUtc="2025-03-19T12:07:00Z"/>
          <w:rFonts w:ascii="Times New Roman" w:hAnsi="Times New Roman" w:cs="Times New Roman"/>
          <w:sz w:val="24"/>
          <w:szCs w:val="24"/>
          <w:rPrChange w:id="1195" w:author="Gates TEM" w:date="2025-03-26T10:06:00Z" w16du:dateUtc="2025-03-26T09:06:00Z">
            <w:rPr>
              <w:ins w:id="1196" w:author="Gates TEM" w:date="2025-03-19T13:07:00Z" w16du:dateUtc="2025-03-19T12:07:00Z"/>
            </w:rPr>
          </w:rPrChange>
        </w:rPr>
      </w:pPr>
      <w:ins w:id="1197" w:author="Gates TEM" w:date="2025-03-19T13:07:00Z" w16du:dateUtc="2025-03-19T12:07:00Z">
        <w:r w:rsidRPr="00010B5E">
          <w:rPr>
            <w:rFonts w:ascii="Times New Roman" w:hAnsi="Times New Roman" w:cs="Times New Roman"/>
            <w:sz w:val="24"/>
            <w:szCs w:val="24"/>
            <w:rPrChange w:id="1198" w:author="Gates TEM" w:date="2025-03-26T10:06:00Z" w16du:dateUtc="2025-03-26T09:06:00Z">
              <w:rPr/>
            </w:rPrChange>
          </w:rPr>
          <w:t>avec :</w:t>
        </w:r>
      </w:ins>
    </w:p>
    <w:p w14:paraId="3C947555" w14:textId="5F5EECA4" w:rsidR="0072713C" w:rsidRPr="00010B5E" w:rsidRDefault="0072713C" w:rsidP="0072713C">
      <w:pPr>
        <w:numPr>
          <w:ilvl w:val="0"/>
          <w:numId w:val="8"/>
        </w:numPr>
        <w:spacing w:after="160" w:line="259" w:lineRule="auto"/>
        <w:jc w:val="left"/>
        <w:rPr>
          <w:ins w:id="1199" w:author="Gates TEM" w:date="2025-03-19T13:07:00Z" w16du:dateUtc="2025-03-19T12:07:00Z"/>
          <w:rFonts w:ascii="Times New Roman" w:hAnsi="Times New Roman" w:cs="Times New Roman"/>
          <w:sz w:val="24"/>
          <w:szCs w:val="24"/>
          <w:rPrChange w:id="1200" w:author="Gates TEM" w:date="2025-03-26T10:06:00Z" w16du:dateUtc="2025-03-26T09:06:00Z">
            <w:rPr>
              <w:ins w:id="1201" w:author="Gates TEM" w:date="2025-03-19T13:07:00Z" w16du:dateUtc="2025-03-19T12:07:00Z"/>
            </w:rPr>
          </w:rPrChange>
        </w:rPr>
      </w:pPr>
      <w:ins w:id="1202" w:author="Gates TEM" w:date="2025-03-19T13:07:00Z" w16du:dateUtc="2025-03-19T12:07:00Z">
        <w:r w:rsidRPr="00010B5E">
          <w:rPr>
            <w:rFonts w:ascii="Times New Roman" w:hAnsi="Times New Roman" w:cs="Times New Roman"/>
            <w:sz w:val="24"/>
            <w:szCs w:val="24"/>
            <w:rPrChange w:id="1203" w:author="Gates TEM" w:date="2025-03-26T10:06:00Z" w16du:dateUtc="2025-03-26T09:06:00Z">
              <w:rPr/>
            </w:rPrChange>
          </w:rPr>
          <w:t>A</w:t>
        </w:r>
      </w:ins>
      <w:ins w:id="1204" w:author="Gates TEM" w:date="2025-03-19T13:38:00Z" w16du:dateUtc="2025-03-19T12:38:00Z">
        <w:r w:rsidR="00BF7C5E" w:rsidRPr="00010B5E">
          <w:rPr>
            <w:rFonts w:ascii="Times New Roman" w:hAnsi="Times New Roman" w:cs="Times New Roman"/>
            <w:sz w:val="24"/>
            <w:szCs w:val="24"/>
            <w:rPrChange w:id="1205" w:author="Gates TEM" w:date="2025-03-26T10:06:00Z" w16du:dateUtc="2025-03-26T09:06:00Z">
              <w:rPr/>
            </w:rPrChange>
          </w:rPr>
          <w:t xml:space="preserve"> </w:t>
        </w:r>
      </w:ins>
      <w:ins w:id="1206" w:author="Gates TEM" w:date="2025-03-19T13:07:00Z" w16du:dateUtc="2025-03-19T12:07:00Z">
        <w:r w:rsidRPr="00010B5E">
          <w:rPr>
            <w:rFonts w:ascii="Times New Roman" w:hAnsi="Times New Roman" w:cs="Times New Roman"/>
            <w:sz w:val="24"/>
            <w:szCs w:val="24"/>
            <w:rPrChange w:id="1207" w:author="Gates TEM" w:date="2025-03-26T10:06:00Z" w16du:dateUtc="2025-03-26T09:06:00Z">
              <w:rPr/>
            </w:rPrChange>
          </w:rPr>
          <w:t xml:space="preserve">est une matrice tridiagonale de taille </w:t>
        </w:r>
      </w:ins>
      <m:oMath>
        <m:r>
          <w:ins w:id="1208" w:author="Gates TEM" w:date="2025-03-25T08:27:00Z" w16du:dateUtc="2025-03-25T07:27:00Z">
            <w:rPr>
              <w:rFonts w:ascii="Cambria Math" w:hAnsi="Cambria Math" w:cs="Times New Roman"/>
              <w:sz w:val="24"/>
              <w:szCs w:val="24"/>
              <w:rPrChange w:id="1209" w:author="Gates TEM" w:date="2025-03-26T10:06:00Z" w16du:dateUtc="2025-03-26T09:06:00Z">
                <w:rPr>
                  <w:rFonts w:ascii="Cambria Math" w:hAnsi="Cambria Math" w:cs="Times New Roman"/>
                </w:rPr>
              </w:rPrChange>
            </w:rPr>
            <m:t>N</m:t>
          </w:ins>
        </m:r>
        <m:r>
          <w:ins w:id="1210" w:author="Gates TEM" w:date="2025-03-25T08:28:00Z" w16du:dateUtc="2025-03-25T07:28:00Z">
            <w:rPr>
              <w:rFonts w:ascii="Cambria Math" w:hAnsi="Cambria Math" w:cs="Times New Roman"/>
              <w:sz w:val="24"/>
              <w:szCs w:val="24"/>
              <w:rPrChange w:id="1211" w:author="Gates TEM" w:date="2025-03-26T10:06:00Z" w16du:dateUtc="2025-03-26T09:06:00Z">
                <w:rPr>
                  <w:rFonts w:ascii="Cambria Math" w:hAnsi="Cambria Math" w:cs="Times New Roman"/>
                </w:rPr>
              </w:rPrChange>
            </w:rPr>
            <m:t xml:space="preserve"> </m:t>
          </w:ins>
        </m:r>
        <m:r>
          <w:ins w:id="1212" w:author="Gates TEM" w:date="2025-03-25T08:27:00Z" w16du:dateUtc="2025-03-25T07:27:00Z">
            <w:rPr>
              <w:rFonts w:ascii="Cambria Math" w:hAnsi="Cambria Math" w:cs="Times New Roman"/>
              <w:sz w:val="24"/>
              <w:szCs w:val="24"/>
              <w:rPrChange w:id="1213" w:author="Gates TEM" w:date="2025-03-26T10:06:00Z" w16du:dateUtc="2025-03-26T09:06:00Z">
                <w:rPr>
                  <w:rFonts w:ascii="Cambria Math" w:hAnsi="Cambria Math" w:cs="Times New Roman"/>
                </w:rPr>
              </w:rPrChange>
            </w:rPr>
            <m:t>X</m:t>
          </w:ins>
        </m:r>
        <m:r>
          <w:ins w:id="1214" w:author="Gates TEM" w:date="2025-03-25T08:28:00Z" w16du:dateUtc="2025-03-25T07:28:00Z">
            <w:rPr>
              <w:rFonts w:ascii="Cambria Math" w:hAnsi="Cambria Math" w:cs="Times New Roman"/>
              <w:sz w:val="24"/>
              <w:szCs w:val="24"/>
              <w:rPrChange w:id="1215" w:author="Gates TEM" w:date="2025-03-26T10:06:00Z" w16du:dateUtc="2025-03-26T09:06:00Z">
                <w:rPr>
                  <w:rFonts w:ascii="Cambria Math" w:hAnsi="Cambria Math" w:cs="Times New Roman"/>
                </w:rPr>
              </w:rPrChange>
            </w:rPr>
            <m:t xml:space="preserve"> </m:t>
          </w:ins>
        </m:r>
        <m:r>
          <w:ins w:id="1216" w:author="Gates TEM" w:date="2025-03-25T08:27:00Z" w16du:dateUtc="2025-03-25T07:27:00Z">
            <w:rPr>
              <w:rFonts w:ascii="Cambria Math" w:hAnsi="Cambria Math" w:cs="Times New Roman"/>
              <w:sz w:val="24"/>
              <w:szCs w:val="24"/>
              <w:rPrChange w:id="1217" w:author="Gates TEM" w:date="2025-03-26T10:06:00Z" w16du:dateUtc="2025-03-26T09:06:00Z">
                <w:rPr>
                  <w:rFonts w:ascii="Cambria Math" w:hAnsi="Cambria Math" w:cs="Times New Roman"/>
                </w:rPr>
              </w:rPrChange>
            </w:rPr>
            <m:t>N</m:t>
          </w:ins>
        </m:r>
      </m:oMath>
    </w:p>
    <w:p w14:paraId="26661D0A" w14:textId="7F36A4B5" w:rsidR="0072713C" w:rsidRPr="00010B5E" w:rsidRDefault="00BF7C5E" w:rsidP="0072713C">
      <w:pPr>
        <w:numPr>
          <w:ilvl w:val="0"/>
          <w:numId w:val="8"/>
        </w:numPr>
        <w:spacing w:after="160" w:line="259" w:lineRule="auto"/>
        <w:jc w:val="left"/>
        <w:rPr>
          <w:ins w:id="1218" w:author="Gates TEM" w:date="2025-03-19T13:07:00Z" w16du:dateUtc="2025-03-19T12:07:00Z"/>
          <w:rFonts w:ascii="Times New Roman" w:hAnsi="Times New Roman" w:cs="Times New Roman"/>
          <w:sz w:val="24"/>
          <w:szCs w:val="24"/>
          <w:rPrChange w:id="1219" w:author="Gates TEM" w:date="2025-03-26T10:06:00Z" w16du:dateUtc="2025-03-26T09:06:00Z">
            <w:rPr>
              <w:ins w:id="1220" w:author="Gates TEM" w:date="2025-03-19T13:07:00Z" w16du:dateUtc="2025-03-19T12:07:00Z"/>
            </w:rPr>
          </w:rPrChange>
        </w:rPr>
      </w:pPr>
      <w:ins w:id="1221" w:author="Gates TEM" w:date="2025-03-19T13:07:00Z" w16du:dateUtc="2025-03-19T12:07:00Z">
        <w:r w:rsidRPr="00010B5E">
          <w:rPr>
            <w:rFonts w:ascii="Times New Roman" w:hAnsi="Times New Roman" w:cs="Times New Roman"/>
            <w:sz w:val="24"/>
            <w:szCs w:val="24"/>
            <w:rPrChange w:id="1222" w:author="Gates TEM" w:date="2025-03-26T10:06:00Z" w16du:dateUtc="2025-03-26T09:06:00Z">
              <w:rPr/>
            </w:rPrChange>
          </w:rPr>
          <w:t>U</w:t>
        </w:r>
      </w:ins>
      <w:ins w:id="1223" w:author="Gates TEM" w:date="2025-03-19T13:37:00Z" w16du:dateUtc="2025-03-19T12:37:00Z">
        <w:r w:rsidRPr="00010B5E">
          <w:rPr>
            <w:rFonts w:ascii="Times New Roman" w:hAnsi="Times New Roman" w:cs="Times New Roman"/>
            <w:sz w:val="24"/>
            <w:szCs w:val="24"/>
            <w:rPrChange w:id="1224" w:author="Gates TEM" w:date="2025-03-26T10:06:00Z" w16du:dateUtc="2025-03-26T09:06:00Z">
              <w:rPr/>
            </w:rPrChange>
          </w:rPr>
          <w:t xml:space="preserve">  </w:t>
        </w:r>
      </w:ins>
      <w:ins w:id="1225" w:author="Gates TEM" w:date="2025-03-19T13:07:00Z" w16du:dateUtc="2025-03-19T12:07:00Z">
        <w:r w:rsidR="0072713C" w:rsidRPr="00010B5E">
          <w:rPr>
            <w:rFonts w:ascii="Times New Roman" w:hAnsi="Times New Roman" w:cs="Times New Roman"/>
            <w:sz w:val="24"/>
            <w:szCs w:val="24"/>
            <w:rPrChange w:id="1226" w:author="Gates TEM" w:date="2025-03-26T10:06:00Z" w16du:dateUtc="2025-03-26T09:06:00Z">
              <w:rPr/>
            </w:rPrChange>
          </w:rPr>
          <w:t xml:space="preserve">est le vecteur des inconnues </w:t>
        </w:r>
      </w:ins>
      <m:oMath>
        <m:sSub>
          <m:sSubPr>
            <m:ctrlPr>
              <w:ins w:id="1227" w:author="Gates TEM" w:date="2025-03-19T13:39:00Z" w16du:dateUtc="2025-03-19T12:39:00Z">
                <w:rPr>
                  <w:rFonts w:ascii="Cambria Math" w:hAnsi="Cambria Math" w:cs="Times New Roman"/>
                  <w:i/>
                  <w:sz w:val="24"/>
                  <w:szCs w:val="24"/>
                </w:rPr>
              </w:ins>
            </m:ctrlPr>
          </m:sSubPr>
          <m:e>
            <m:r>
              <w:ins w:id="1228" w:author="Gates TEM" w:date="2025-03-19T13:39:00Z" w16du:dateUtc="2025-03-19T12:39:00Z">
                <w:rPr>
                  <w:rFonts w:ascii="Cambria Math" w:hAnsi="Cambria Math" w:cs="Times New Roman"/>
                  <w:sz w:val="24"/>
                  <w:szCs w:val="24"/>
                  <w:rPrChange w:id="1229" w:author="Gates TEM" w:date="2025-03-26T10:06:00Z" w16du:dateUtc="2025-03-26T09:06:00Z">
                    <w:rPr>
                      <w:rFonts w:ascii="Cambria Math" w:hAnsi="Cambria Math" w:cs="Times New Roman"/>
                    </w:rPr>
                  </w:rPrChange>
                </w:rPr>
                <m:t>u</m:t>
              </w:ins>
            </m:r>
          </m:e>
          <m:sub>
            <m:r>
              <w:ins w:id="1230" w:author="Gates TEM" w:date="2025-03-19T13:39:00Z" w16du:dateUtc="2025-03-19T12:39:00Z">
                <w:rPr>
                  <w:rFonts w:ascii="Cambria Math" w:hAnsi="Cambria Math" w:cs="Times New Roman"/>
                  <w:sz w:val="24"/>
                  <w:szCs w:val="24"/>
                  <w:rPrChange w:id="1231" w:author="Gates TEM" w:date="2025-03-26T10:06:00Z" w16du:dateUtc="2025-03-26T09:06:00Z">
                    <w:rPr>
                      <w:rFonts w:ascii="Cambria Math" w:hAnsi="Cambria Math" w:cs="Times New Roman"/>
                    </w:rPr>
                  </w:rPrChange>
                </w:rPr>
                <m:t>1</m:t>
              </w:ins>
            </m:r>
          </m:sub>
        </m:sSub>
      </m:oMath>
      <w:ins w:id="1232" w:author="Gates TEM" w:date="2025-03-19T13:07:00Z" w16du:dateUtc="2025-03-19T12:07:00Z">
        <w:r w:rsidR="0072713C" w:rsidRPr="00010B5E">
          <w:rPr>
            <w:rFonts w:ascii="Times New Roman" w:hAnsi="Times New Roman" w:cs="Times New Roman"/>
            <w:sz w:val="24"/>
            <w:szCs w:val="24"/>
            <w:rPrChange w:id="1233" w:author="Gates TEM" w:date="2025-03-26T10:06:00Z" w16du:dateUtc="2025-03-26T09:06:00Z">
              <w:rPr/>
            </w:rPrChange>
          </w:rPr>
          <w:t>,</w:t>
        </w:r>
      </w:ins>
      <w:ins w:id="1234" w:author="Gates TEM" w:date="2025-03-19T13:39:00Z" w16du:dateUtc="2025-03-19T12:39:00Z">
        <w:r w:rsidRPr="00010B5E">
          <w:rPr>
            <w:rFonts w:ascii="Times New Roman" w:hAnsi="Times New Roman" w:cs="Times New Roman"/>
            <w:i/>
            <w:sz w:val="24"/>
            <w:szCs w:val="24"/>
            <w:rPrChange w:id="1235" w:author="Gates TEM" w:date="2025-03-26T10:06:00Z" w16du:dateUtc="2025-03-26T09:06:00Z">
              <w:rPr>
                <w:rFonts w:ascii="Cambria Math" w:hAnsi="Cambria Math"/>
                <w:i/>
              </w:rPr>
            </w:rPrChange>
          </w:rPr>
          <w:t xml:space="preserve"> </w:t>
        </w:r>
      </w:ins>
      <m:oMath>
        <m:sSub>
          <m:sSubPr>
            <m:ctrlPr>
              <w:ins w:id="1236" w:author="Gates TEM" w:date="2025-03-19T13:39:00Z" w16du:dateUtc="2025-03-19T12:39:00Z">
                <w:rPr>
                  <w:rFonts w:ascii="Cambria Math" w:hAnsi="Cambria Math" w:cs="Times New Roman"/>
                  <w:i/>
                  <w:sz w:val="24"/>
                  <w:szCs w:val="24"/>
                </w:rPr>
              </w:ins>
            </m:ctrlPr>
          </m:sSubPr>
          <m:e>
            <m:r>
              <w:ins w:id="1237" w:author="Gates TEM" w:date="2025-03-19T13:39:00Z" w16du:dateUtc="2025-03-19T12:39:00Z">
                <w:rPr>
                  <w:rFonts w:ascii="Cambria Math" w:hAnsi="Cambria Math" w:cs="Times New Roman"/>
                  <w:sz w:val="24"/>
                  <w:szCs w:val="24"/>
                  <w:rPrChange w:id="1238" w:author="Gates TEM" w:date="2025-03-26T10:06:00Z" w16du:dateUtc="2025-03-26T09:06:00Z">
                    <w:rPr>
                      <w:rFonts w:ascii="Cambria Math" w:hAnsi="Cambria Math" w:cs="Times New Roman"/>
                    </w:rPr>
                  </w:rPrChange>
                </w:rPr>
                <m:t>u</m:t>
              </w:ins>
            </m:r>
          </m:e>
          <m:sub>
            <m:r>
              <w:ins w:id="1239" w:author="Gates TEM" w:date="2025-03-19T13:39:00Z" w16du:dateUtc="2025-03-19T12:39:00Z">
                <w:rPr>
                  <w:rFonts w:ascii="Cambria Math" w:hAnsi="Cambria Math" w:cs="Times New Roman"/>
                  <w:sz w:val="24"/>
                  <w:szCs w:val="24"/>
                  <w:rPrChange w:id="1240" w:author="Gates TEM" w:date="2025-03-26T10:06:00Z" w16du:dateUtc="2025-03-26T09:06:00Z">
                    <w:rPr>
                      <w:rFonts w:ascii="Cambria Math" w:hAnsi="Cambria Math" w:cs="Times New Roman"/>
                    </w:rPr>
                  </w:rPrChange>
                </w:rPr>
                <m:t>12</m:t>
              </w:ins>
            </m:r>
          </m:sub>
        </m:sSub>
      </m:oMath>
      <w:ins w:id="1241" w:author="Gates TEM" w:date="2025-03-19T13:07:00Z" w16du:dateUtc="2025-03-19T12:07:00Z">
        <w:r w:rsidR="0072713C" w:rsidRPr="00010B5E">
          <w:rPr>
            <w:rFonts w:ascii="Times New Roman" w:hAnsi="Times New Roman" w:cs="Times New Roman"/>
            <w:sz w:val="24"/>
            <w:szCs w:val="24"/>
            <w:rPrChange w:id="1242" w:author="Gates TEM" w:date="2025-03-26T10:06:00Z" w16du:dateUtc="2025-03-26T09:06:00Z">
              <w:rPr/>
            </w:rPrChange>
          </w:rPr>
          <w:t>,…,</w:t>
        </w:r>
      </w:ins>
      <w:ins w:id="1243" w:author="Gates TEM" w:date="2025-03-19T13:40:00Z" w16du:dateUtc="2025-03-19T12:40:00Z">
        <w:r w:rsidRPr="00010B5E">
          <w:rPr>
            <w:rFonts w:ascii="Times New Roman" w:hAnsi="Times New Roman" w:cs="Times New Roman"/>
            <w:i/>
            <w:sz w:val="24"/>
            <w:szCs w:val="24"/>
            <w:rPrChange w:id="1244" w:author="Gates TEM" w:date="2025-03-26T10:06:00Z" w16du:dateUtc="2025-03-26T09:06:00Z">
              <w:rPr>
                <w:rFonts w:ascii="Cambria Math" w:hAnsi="Cambria Math"/>
                <w:i/>
              </w:rPr>
            </w:rPrChange>
          </w:rPr>
          <w:t xml:space="preserve"> </w:t>
        </w:r>
      </w:ins>
      <m:oMath>
        <m:sSub>
          <m:sSubPr>
            <m:ctrlPr>
              <w:ins w:id="1245" w:author="Gates TEM" w:date="2025-03-19T13:40:00Z" w16du:dateUtc="2025-03-19T12:40:00Z">
                <w:rPr>
                  <w:rFonts w:ascii="Cambria Math" w:hAnsi="Cambria Math" w:cs="Times New Roman"/>
                  <w:i/>
                  <w:sz w:val="24"/>
                  <w:szCs w:val="24"/>
                </w:rPr>
              </w:ins>
            </m:ctrlPr>
          </m:sSubPr>
          <m:e>
            <m:r>
              <w:ins w:id="1246" w:author="Gates TEM" w:date="2025-03-19T13:40:00Z" w16du:dateUtc="2025-03-19T12:40:00Z">
                <w:rPr>
                  <w:rFonts w:ascii="Cambria Math" w:hAnsi="Cambria Math" w:cs="Times New Roman"/>
                  <w:sz w:val="24"/>
                  <w:szCs w:val="24"/>
                  <w:rPrChange w:id="1247" w:author="Gates TEM" w:date="2025-03-26T10:06:00Z" w16du:dateUtc="2025-03-26T09:06:00Z">
                    <w:rPr>
                      <w:rFonts w:ascii="Cambria Math" w:hAnsi="Cambria Math" w:cs="Times New Roman"/>
                    </w:rPr>
                  </w:rPrChange>
                </w:rPr>
                <m:t>u</m:t>
              </w:ins>
            </m:r>
          </m:e>
          <m:sub>
            <m:r>
              <w:ins w:id="1248" w:author="Gates TEM" w:date="2025-03-19T13:40:00Z" w16du:dateUtc="2025-03-19T12:40:00Z">
                <w:rPr>
                  <w:rFonts w:ascii="Cambria Math" w:hAnsi="Cambria Math" w:cs="Times New Roman"/>
                  <w:sz w:val="24"/>
                  <w:szCs w:val="24"/>
                  <w:rPrChange w:id="1249" w:author="Gates TEM" w:date="2025-03-26T10:06:00Z" w16du:dateUtc="2025-03-26T09:06:00Z">
                    <w:rPr>
                      <w:rFonts w:ascii="Cambria Math" w:hAnsi="Cambria Math" w:cs="Times New Roman"/>
                    </w:rPr>
                  </w:rPrChange>
                </w:rPr>
                <m:t>1n</m:t>
              </w:ins>
            </m:r>
          </m:sub>
        </m:sSub>
      </m:oMath>
    </w:p>
    <w:p w14:paraId="3674D656" w14:textId="6A4CAE82" w:rsidR="0072713C" w:rsidRPr="00010B5E" w:rsidRDefault="00BF7C5E" w:rsidP="0072713C">
      <w:pPr>
        <w:numPr>
          <w:ilvl w:val="0"/>
          <w:numId w:val="8"/>
        </w:numPr>
        <w:spacing w:after="160" w:line="259" w:lineRule="auto"/>
        <w:jc w:val="left"/>
        <w:rPr>
          <w:ins w:id="1250" w:author="Gates TEM" w:date="2025-03-19T13:07:00Z" w16du:dateUtc="2025-03-19T12:07:00Z"/>
          <w:rFonts w:ascii="Times New Roman" w:hAnsi="Times New Roman" w:cs="Times New Roman"/>
          <w:sz w:val="24"/>
          <w:szCs w:val="24"/>
          <w:rPrChange w:id="1251" w:author="Gates TEM" w:date="2025-03-26T10:06:00Z" w16du:dateUtc="2025-03-26T09:06:00Z">
            <w:rPr>
              <w:ins w:id="1252" w:author="Gates TEM" w:date="2025-03-19T13:07:00Z" w16du:dateUtc="2025-03-19T12:07:00Z"/>
            </w:rPr>
          </w:rPrChange>
        </w:rPr>
      </w:pPr>
      <w:ins w:id="1253" w:author="Gates TEM" w:date="2025-03-19T13:07:00Z" w16du:dateUtc="2025-03-19T12:07:00Z">
        <w:r w:rsidRPr="00010B5E">
          <w:rPr>
            <w:rFonts w:ascii="Times New Roman" w:hAnsi="Times New Roman" w:cs="Times New Roman"/>
            <w:sz w:val="24"/>
            <w:szCs w:val="24"/>
            <w:rPrChange w:id="1254" w:author="Gates TEM" w:date="2025-03-26T10:06:00Z" w16du:dateUtc="2025-03-26T09:06:00Z">
              <w:rPr/>
            </w:rPrChange>
          </w:rPr>
          <w:t>B</w:t>
        </w:r>
      </w:ins>
      <w:ins w:id="1255" w:author="Gates TEM" w:date="2025-03-19T13:38:00Z" w16du:dateUtc="2025-03-19T12:38:00Z">
        <w:r w:rsidRPr="00010B5E">
          <w:rPr>
            <w:rFonts w:ascii="Times New Roman" w:hAnsi="Times New Roman" w:cs="Times New Roman"/>
            <w:sz w:val="24"/>
            <w:szCs w:val="24"/>
            <w:rPrChange w:id="1256" w:author="Gates TEM" w:date="2025-03-26T10:06:00Z" w16du:dateUtc="2025-03-26T09:06:00Z">
              <w:rPr/>
            </w:rPrChange>
          </w:rPr>
          <w:t xml:space="preserve"> </w:t>
        </w:r>
      </w:ins>
      <w:ins w:id="1257" w:author="Gates TEM" w:date="2025-03-19T13:07:00Z" w16du:dateUtc="2025-03-19T12:07:00Z">
        <w:r w:rsidR="0072713C" w:rsidRPr="00010B5E">
          <w:rPr>
            <w:rFonts w:ascii="Times New Roman" w:hAnsi="Times New Roman" w:cs="Times New Roman"/>
            <w:sz w:val="24"/>
            <w:szCs w:val="24"/>
            <w:rPrChange w:id="1258" w:author="Gates TEM" w:date="2025-03-26T10:06:00Z" w16du:dateUtc="2025-03-26T09:06:00Z">
              <w:rPr/>
            </w:rPrChange>
          </w:rPr>
          <w:t>est le vecteur des termes sources ajustés pour les conditions aux limites.</w:t>
        </w:r>
      </w:ins>
    </w:p>
    <w:p w14:paraId="0C349BC2" w14:textId="636ACC49" w:rsidR="00E97422" w:rsidRPr="00010B5E" w:rsidRDefault="0072713C" w:rsidP="0072713C">
      <w:pPr>
        <w:spacing w:after="160" w:line="259" w:lineRule="auto"/>
        <w:rPr>
          <w:ins w:id="1259" w:author="Gates TEM" w:date="2025-03-19T14:34:00Z" w16du:dateUtc="2025-03-19T13:34:00Z"/>
          <w:rFonts w:ascii="Times New Roman" w:hAnsi="Times New Roman" w:cs="Times New Roman"/>
          <w:sz w:val="24"/>
          <w:szCs w:val="24"/>
          <w:rPrChange w:id="1260" w:author="Gates TEM" w:date="2025-03-26T10:06:00Z" w16du:dateUtc="2025-03-26T09:06:00Z">
            <w:rPr>
              <w:ins w:id="1261" w:author="Gates TEM" w:date="2025-03-19T14:34:00Z" w16du:dateUtc="2025-03-19T13:34:00Z"/>
            </w:rPr>
          </w:rPrChange>
        </w:rPr>
      </w:pPr>
      <w:ins w:id="1262" w:author="Gates TEM" w:date="2025-03-19T13:07:00Z" w16du:dateUtc="2025-03-19T12:07:00Z">
        <w:r w:rsidRPr="00010B5E">
          <w:rPr>
            <w:rFonts w:ascii="Times New Roman" w:hAnsi="Times New Roman" w:cs="Times New Roman"/>
            <w:sz w:val="24"/>
            <w:szCs w:val="24"/>
            <w:rPrChange w:id="1263" w:author="Gates TEM" w:date="2025-03-26T10:06:00Z" w16du:dateUtc="2025-03-26T09:06:00Z">
              <w:rPr/>
            </w:rPrChange>
          </w:rPr>
          <w:t>La matrice AA est :</w:t>
        </w:r>
      </w:ins>
    </w:p>
    <w:p w14:paraId="33673628" w14:textId="481F2B18" w:rsidR="00E97422" w:rsidRPr="00010B5E" w:rsidRDefault="00000000" w:rsidP="0072713C">
      <w:pPr>
        <w:spacing w:after="160" w:line="259" w:lineRule="auto"/>
        <w:rPr>
          <w:ins w:id="1264" w:author="Gates TEM" w:date="2025-03-19T14:33:00Z" w16du:dateUtc="2025-03-19T13:33:00Z"/>
          <w:rFonts w:ascii="Times New Roman" w:hAnsi="Times New Roman" w:cs="Times New Roman"/>
          <w:sz w:val="24"/>
          <w:szCs w:val="24"/>
          <w:rPrChange w:id="1265" w:author="Gates TEM" w:date="2025-03-26T10:06:00Z" w16du:dateUtc="2025-03-26T09:06:00Z">
            <w:rPr>
              <w:ins w:id="1266" w:author="Gates TEM" w:date="2025-03-19T14:33:00Z" w16du:dateUtc="2025-03-19T13:33:00Z"/>
              <w:rFonts w:ascii="Cambria Math" w:hAnsi="Cambria Math"/>
              <w:i/>
            </w:rPr>
          </w:rPrChange>
        </w:rPr>
      </w:pPr>
      <m:oMathPara>
        <m:oMath>
          <m:d>
            <m:dPr>
              <m:begChr m:val="["/>
              <m:endChr m:val="]"/>
              <m:ctrlPr>
                <w:ins w:id="1267" w:author="Gates TEM" w:date="2025-03-19T14:38:00Z" w16du:dateUtc="2025-03-19T13:38:00Z">
                  <w:rPr>
                    <w:rFonts w:ascii="Cambria Math" w:hAnsi="Cambria Math" w:cs="Times New Roman"/>
                    <w:i/>
                    <w:sz w:val="24"/>
                    <w:szCs w:val="24"/>
                  </w:rPr>
                </w:ins>
              </m:ctrlPr>
            </m:dPr>
            <m:e>
              <m:eqArr>
                <m:eqArrPr>
                  <m:ctrlPr>
                    <w:ins w:id="1268" w:author="Gates TEM" w:date="2025-03-25T08:29:00Z" w16du:dateUtc="2025-03-25T07:29:00Z">
                      <w:rPr>
                        <w:rFonts w:ascii="Cambria Math" w:hAnsi="Cambria Math" w:cs="Times New Roman"/>
                        <w:i/>
                        <w:sz w:val="24"/>
                        <w:szCs w:val="24"/>
                      </w:rPr>
                    </w:ins>
                  </m:ctrlPr>
                </m:eqArrPr>
                <m:e>
                  <m:r>
                    <w:ins w:id="1269" w:author="Gates TEM" w:date="2025-03-25T08:28:00Z" w16du:dateUtc="2025-03-25T07:28:00Z">
                      <w:rPr>
                        <w:rFonts w:ascii="Cambria Math" w:hAnsi="Cambria Math" w:cs="Times New Roman"/>
                        <w:sz w:val="24"/>
                        <w:szCs w:val="24"/>
                        <w:rPrChange w:id="1270" w:author="Gates TEM" w:date="2025-03-26T10:06:00Z" w16du:dateUtc="2025-03-26T09:06:00Z">
                          <w:rPr>
                            <w:rFonts w:ascii="Cambria Math" w:hAnsi="Cambria Math" w:cs="Times New Roman"/>
                          </w:rPr>
                        </w:rPrChange>
                      </w:rPr>
                      <m:t xml:space="preserve">2-1 </m:t>
                    </w:ins>
                  </m:r>
                  <m:r>
                    <w:ins w:id="1271" w:author="Gates TEM" w:date="2025-03-25T08:29:00Z" w16du:dateUtc="2025-03-25T07:29:00Z">
                      <w:rPr>
                        <w:rFonts w:ascii="Cambria Math" w:hAnsi="Cambria Math" w:cs="Times New Roman"/>
                        <w:sz w:val="24"/>
                        <w:szCs w:val="24"/>
                        <w:rPrChange w:id="1272" w:author="Gates TEM" w:date="2025-03-26T10:06:00Z" w16du:dateUtc="2025-03-26T09:06:00Z">
                          <w:rPr>
                            <w:rFonts w:ascii="Cambria Math" w:hAnsi="Cambria Math" w:cs="Times New Roman"/>
                          </w:rPr>
                        </w:rPrChange>
                      </w:rPr>
                      <m:t>0……0</m:t>
                    </w:ins>
                  </m:r>
                </m:e>
                <m:e>
                  <m:r>
                    <w:ins w:id="1273" w:author="Gates TEM" w:date="2025-03-25T08:29:00Z" w16du:dateUtc="2025-03-25T07:29:00Z">
                      <w:rPr>
                        <w:rFonts w:ascii="Cambria Math" w:hAnsi="Cambria Math" w:cs="Times New Roman"/>
                        <w:sz w:val="24"/>
                        <w:szCs w:val="24"/>
                        <w:rPrChange w:id="1274" w:author="Gates TEM" w:date="2025-03-26T10:06:00Z" w16du:dateUtc="2025-03-26T09:06:00Z">
                          <w:rPr>
                            <w:rFonts w:ascii="Cambria Math" w:hAnsi="Cambria Math" w:cs="Times New Roman"/>
                          </w:rPr>
                        </w:rPrChange>
                      </w:rPr>
                      <m:t>-1 2-1……0</m:t>
                    </w:ins>
                  </m:r>
                  <m:ctrlPr>
                    <w:rPr>
                      <w:rFonts w:ascii="Cambria Math" w:eastAsia="Cambria Math" w:hAnsi="Cambria Math" w:cs="Times New Roman"/>
                      <w:i/>
                      <w:sz w:val="24"/>
                      <w:szCs w:val="24"/>
                    </w:rPr>
                  </m:ctrlPr>
                </m:e>
                <m:e>
                  <m:r>
                    <w:ins w:id="1275" w:author="Gates TEM" w:date="2025-03-25T08:29:00Z" w16du:dateUtc="2025-03-25T07:29:00Z">
                      <w:rPr>
                        <w:rFonts w:ascii="Cambria Math" w:eastAsia="Cambria Math" w:hAnsi="Cambria Math" w:cs="Times New Roman"/>
                        <w:sz w:val="24"/>
                        <w:szCs w:val="24"/>
                        <w:rPrChange w:id="1276" w:author="Gates TEM" w:date="2025-03-26T10:06:00Z" w16du:dateUtc="2025-03-26T09:06:00Z">
                          <w:rPr>
                            <w:rFonts w:ascii="Cambria Math" w:eastAsia="Cambria Math" w:hAnsi="Cambria Math" w:cs="Times New Roman"/>
                          </w:rPr>
                        </w:rPrChange>
                      </w:rPr>
                      <m:t>0</m:t>
                    </w:ins>
                  </m:r>
                  <m:r>
                    <w:ins w:id="1277" w:author="Gates TEM" w:date="2025-03-25T08:30:00Z" w16du:dateUtc="2025-03-25T07:30:00Z">
                      <w:rPr>
                        <w:rFonts w:ascii="Cambria Math" w:eastAsia="Cambria Math" w:hAnsi="Cambria Math" w:cs="Times New Roman"/>
                        <w:sz w:val="24"/>
                        <w:szCs w:val="24"/>
                        <w:rPrChange w:id="1278" w:author="Gates TEM" w:date="2025-03-26T10:06:00Z" w16du:dateUtc="2025-03-26T09:06:00Z">
                          <w:rPr>
                            <w:rFonts w:ascii="Cambria Math" w:eastAsia="Cambria Math" w:hAnsi="Cambria Math" w:cs="Times New Roman"/>
                          </w:rPr>
                        </w:rPrChange>
                      </w:rPr>
                      <m:t>-</m:t>
                    </w:ins>
                  </m:r>
                  <m:r>
                    <w:ins w:id="1279" w:author="Gates TEM" w:date="2025-03-25T08:29:00Z" w16du:dateUtc="2025-03-25T07:29:00Z">
                      <w:rPr>
                        <w:rFonts w:ascii="Cambria Math" w:eastAsia="Cambria Math" w:hAnsi="Cambria Math" w:cs="Times New Roman"/>
                        <w:sz w:val="24"/>
                        <w:szCs w:val="24"/>
                        <w:rPrChange w:id="1280" w:author="Gates TEM" w:date="2025-03-26T10:06:00Z" w16du:dateUtc="2025-03-26T09:06:00Z">
                          <w:rPr>
                            <w:rFonts w:ascii="Cambria Math" w:eastAsia="Cambria Math" w:hAnsi="Cambria Math" w:cs="Times New Roman"/>
                          </w:rPr>
                        </w:rPrChange>
                      </w:rPr>
                      <m:t>1</m:t>
                    </w:ins>
                  </m:r>
                  <m:r>
                    <w:ins w:id="1281" w:author="Gates TEM" w:date="2025-03-25T08:30:00Z" w16du:dateUtc="2025-03-25T07:30:00Z">
                      <w:rPr>
                        <w:rFonts w:ascii="Cambria Math" w:eastAsia="Cambria Math" w:hAnsi="Cambria Math" w:cs="Times New Roman"/>
                        <w:sz w:val="24"/>
                        <w:szCs w:val="24"/>
                        <w:rPrChange w:id="1282" w:author="Gates TEM" w:date="2025-03-26T10:06:00Z" w16du:dateUtc="2025-03-26T09:06:00Z">
                          <w:rPr>
                            <w:rFonts w:ascii="Cambria Math" w:eastAsia="Cambria Math" w:hAnsi="Cambria Math" w:cs="Times New Roman"/>
                          </w:rPr>
                        </w:rPrChange>
                      </w:rPr>
                      <m:t xml:space="preserve"> </m:t>
                    </w:ins>
                  </m:r>
                  <m:r>
                    <w:ins w:id="1283" w:author="Gates TEM" w:date="2025-03-25T08:29:00Z" w16du:dateUtc="2025-03-25T07:29:00Z">
                      <w:rPr>
                        <w:rFonts w:ascii="Cambria Math" w:eastAsia="Cambria Math" w:hAnsi="Cambria Math" w:cs="Times New Roman"/>
                        <w:sz w:val="24"/>
                        <w:szCs w:val="24"/>
                        <w:rPrChange w:id="1284" w:author="Gates TEM" w:date="2025-03-26T10:06:00Z" w16du:dateUtc="2025-03-26T09:06:00Z">
                          <w:rPr>
                            <w:rFonts w:ascii="Cambria Math" w:eastAsia="Cambria Math" w:hAnsi="Cambria Math" w:cs="Times New Roman"/>
                          </w:rPr>
                        </w:rPrChange>
                      </w:rPr>
                      <m:t>2</m:t>
                    </w:ins>
                  </m:r>
                  <m:r>
                    <w:ins w:id="1285" w:author="Gates TEM" w:date="2025-03-25T08:30:00Z" w16du:dateUtc="2025-03-25T07:30:00Z">
                      <w:rPr>
                        <w:rFonts w:ascii="Cambria Math" w:eastAsia="Cambria Math" w:hAnsi="Cambria Math" w:cs="Times New Roman"/>
                        <w:sz w:val="24"/>
                        <w:szCs w:val="24"/>
                        <w:rPrChange w:id="1286" w:author="Gates TEM" w:date="2025-03-26T10:06:00Z" w16du:dateUtc="2025-03-26T09:06:00Z">
                          <w:rPr>
                            <w:rFonts w:ascii="Cambria Math" w:eastAsia="Cambria Math" w:hAnsi="Cambria Math" w:cs="Times New Roman"/>
                          </w:rPr>
                        </w:rPrChange>
                      </w:rPr>
                      <m:t xml:space="preserve"> …… 0</m:t>
                    </w:ins>
                  </m:r>
                  <m:ctrlPr>
                    <w:rPr>
                      <w:rFonts w:ascii="Cambria Math" w:eastAsia="Cambria Math" w:hAnsi="Cambria Math" w:cs="Times New Roman"/>
                      <w:i/>
                      <w:sz w:val="24"/>
                      <w:szCs w:val="24"/>
                    </w:rPr>
                  </m:ctrlPr>
                </m:e>
                <m:e>
                  <m:r>
                    <w:ins w:id="1287" w:author="Gates TEM" w:date="2025-03-25T08:31:00Z" w16du:dateUtc="2025-03-25T07:31:00Z">
                      <w:rPr>
                        <w:rFonts w:ascii="Cambria Math" w:eastAsia="Cambria Math" w:hAnsi="Cambria Math" w:cs="Times New Roman"/>
                        <w:sz w:val="24"/>
                        <w:szCs w:val="24"/>
                        <w:rPrChange w:id="1288" w:author="Gates TEM" w:date="2025-03-26T10:06:00Z" w16du:dateUtc="2025-03-26T09:06:00Z">
                          <w:rPr>
                            <w:rFonts w:ascii="Cambria Math" w:eastAsia="Cambria Math" w:hAnsi="Cambria Math" w:cs="Times New Roman"/>
                          </w:rPr>
                        </w:rPrChange>
                      </w:rPr>
                      <m:t xml:space="preserve">⋮ </m:t>
                    </w:ins>
                  </m:r>
                  <m:r>
                    <w:ins w:id="1289" w:author="Gates TEM" w:date="2025-03-25T08:32:00Z" w16du:dateUtc="2025-03-25T07:32:00Z">
                      <w:rPr>
                        <w:rFonts w:ascii="Cambria Math" w:eastAsia="Cambria Math" w:hAnsi="Cambria Math" w:cs="Times New Roman"/>
                        <w:sz w:val="24"/>
                        <w:szCs w:val="24"/>
                        <w:rPrChange w:id="1290" w:author="Gates TEM" w:date="2025-03-26T10:06:00Z" w16du:dateUtc="2025-03-26T09:06:00Z">
                          <w:rPr>
                            <w:rFonts w:ascii="Cambria Math" w:eastAsia="Cambria Math" w:hAnsi="Cambria Math" w:cs="Times New Roman"/>
                          </w:rPr>
                        </w:rPrChange>
                      </w:rPr>
                      <m:t xml:space="preserve">    </m:t>
                    </w:ins>
                  </m:r>
                  <m:r>
                    <w:ins w:id="1291" w:author="Gates TEM" w:date="2025-03-25T08:31:00Z" w16du:dateUtc="2025-03-25T07:31:00Z">
                      <w:rPr>
                        <w:rFonts w:ascii="Cambria Math" w:eastAsia="Cambria Math" w:hAnsi="Cambria Math" w:cs="Times New Roman"/>
                        <w:sz w:val="24"/>
                        <w:szCs w:val="24"/>
                        <w:rPrChange w:id="1292" w:author="Gates TEM" w:date="2025-03-26T10:06:00Z" w16du:dateUtc="2025-03-26T09:06:00Z">
                          <w:rPr>
                            <w:rFonts w:ascii="Cambria Math" w:eastAsia="Cambria Math" w:hAnsi="Cambria Math" w:cs="Times New Roman"/>
                          </w:rPr>
                        </w:rPrChange>
                      </w:rPr>
                      <m:t xml:space="preserve">⋮ </m:t>
                    </w:ins>
                  </m:r>
                  <m:r>
                    <w:ins w:id="1293" w:author="Gates TEM" w:date="2025-03-25T08:32:00Z" w16du:dateUtc="2025-03-25T07:32:00Z">
                      <w:rPr>
                        <w:rFonts w:ascii="Cambria Math" w:eastAsia="Cambria Math" w:hAnsi="Cambria Math" w:cs="Times New Roman"/>
                        <w:sz w:val="24"/>
                        <w:szCs w:val="24"/>
                        <w:rPrChange w:id="1294" w:author="Gates TEM" w:date="2025-03-26T10:06:00Z" w16du:dateUtc="2025-03-26T09:06:00Z">
                          <w:rPr>
                            <w:rFonts w:ascii="Cambria Math" w:eastAsia="Cambria Math" w:hAnsi="Cambria Math" w:cs="Times New Roman"/>
                          </w:rPr>
                        </w:rPrChange>
                      </w:rPr>
                      <m:t xml:space="preserve">    ⋮     ⋱    ⋮</m:t>
                    </w:ins>
                  </m:r>
                  <m:ctrlPr>
                    <w:rPr>
                      <w:rFonts w:ascii="Cambria Math" w:eastAsia="Cambria Math" w:hAnsi="Cambria Math" w:cs="Times New Roman"/>
                      <w:i/>
                      <w:sz w:val="24"/>
                      <w:szCs w:val="24"/>
                    </w:rPr>
                  </m:ctrlPr>
                </m:e>
                <m:e>
                  <m:r>
                    <w:ins w:id="1295" w:author="Gates TEM" w:date="2025-03-25T08:32:00Z" w16du:dateUtc="2025-03-25T07:32:00Z">
                      <w:rPr>
                        <w:rFonts w:ascii="Cambria Math" w:eastAsia="Cambria Math" w:hAnsi="Cambria Math" w:cs="Times New Roman"/>
                        <w:sz w:val="24"/>
                        <w:szCs w:val="24"/>
                        <w:rPrChange w:id="1296" w:author="Gates TEM" w:date="2025-03-26T10:06:00Z" w16du:dateUtc="2025-03-26T09:06:00Z">
                          <w:rPr>
                            <w:rFonts w:ascii="Cambria Math" w:eastAsia="Cambria Math" w:hAnsi="Cambria Math" w:cs="Times New Roman"/>
                          </w:rPr>
                        </w:rPrChange>
                      </w:rPr>
                      <m:t>0</m:t>
                    </w:ins>
                  </m:r>
                  <m:r>
                    <w:ins w:id="1297" w:author="Gates TEM" w:date="2025-03-25T08:33:00Z" w16du:dateUtc="2025-03-25T07:33:00Z">
                      <w:rPr>
                        <w:rFonts w:ascii="Cambria Math" w:eastAsia="Cambria Math" w:hAnsi="Cambria Math" w:cs="Times New Roman"/>
                        <w:sz w:val="24"/>
                        <w:szCs w:val="24"/>
                        <w:rPrChange w:id="1298" w:author="Gates TEM" w:date="2025-03-26T10:06:00Z" w16du:dateUtc="2025-03-26T09:06:00Z">
                          <w:rPr>
                            <w:rFonts w:ascii="Cambria Math" w:eastAsia="Cambria Math" w:hAnsi="Cambria Math" w:cs="Times New Roman"/>
                          </w:rPr>
                        </w:rPrChange>
                      </w:rPr>
                      <m:t xml:space="preserve">  </m:t>
                    </w:ins>
                  </m:r>
                  <m:r>
                    <w:ins w:id="1299" w:author="Gates TEM" w:date="2025-03-25T08:32:00Z" w16du:dateUtc="2025-03-25T07:32:00Z">
                      <w:rPr>
                        <w:rFonts w:ascii="Cambria Math" w:eastAsia="Cambria Math" w:hAnsi="Cambria Math" w:cs="Times New Roman"/>
                        <w:sz w:val="24"/>
                        <w:szCs w:val="24"/>
                        <w:rPrChange w:id="1300" w:author="Gates TEM" w:date="2025-03-26T10:06:00Z" w16du:dateUtc="2025-03-26T09:06:00Z">
                          <w:rPr>
                            <w:rFonts w:ascii="Cambria Math" w:eastAsia="Cambria Math" w:hAnsi="Cambria Math" w:cs="Times New Roman"/>
                          </w:rPr>
                        </w:rPrChange>
                      </w:rPr>
                      <m:t xml:space="preserve"> 0</m:t>
                    </w:ins>
                  </m:r>
                  <m:r>
                    <w:ins w:id="1301" w:author="Gates TEM" w:date="2025-03-25T08:33:00Z" w16du:dateUtc="2025-03-25T07:33:00Z">
                      <w:rPr>
                        <w:rFonts w:ascii="Cambria Math" w:eastAsia="Cambria Math" w:hAnsi="Cambria Math" w:cs="Times New Roman"/>
                        <w:sz w:val="24"/>
                        <w:szCs w:val="24"/>
                        <w:rPrChange w:id="1302" w:author="Gates TEM" w:date="2025-03-26T10:06:00Z" w16du:dateUtc="2025-03-26T09:06:00Z">
                          <w:rPr>
                            <w:rFonts w:ascii="Cambria Math" w:eastAsia="Cambria Math" w:hAnsi="Cambria Math" w:cs="Times New Roman"/>
                          </w:rPr>
                        </w:rPrChange>
                      </w:rPr>
                      <m:t xml:space="preserve">  </m:t>
                    </w:ins>
                  </m:r>
                  <m:r>
                    <w:ins w:id="1303" w:author="Gates TEM" w:date="2025-03-25T08:32:00Z" w16du:dateUtc="2025-03-25T07:32:00Z">
                      <w:rPr>
                        <w:rFonts w:ascii="Cambria Math" w:eastAsia="Cambria Math" w:hAnsi="Cambria Math" w:cs="Times New Roman"/>
                        <w:sz w:val="24"/>
                        <w:szCs w:val="24"/>
                        <w:rPrChange w:id="1304" w:author="Gates TEM" w:date="2025-03-26T10:06:00Z" w16du:dateUtc="2025-03-26T09:06:00Z">
                          <w:rPr>
                            <w:rFonts w:ascii="Cambria Math" w:eastAsia="Cambria Math" w:hAnsi="Cambria Math" w:cs="Times New Roman"/>
                          </w:rPr>
                        </w:rPrChange>
                      </w:rPr>
                      <m:t xml:space="preserve"> 0 </m:t>
                    </w:ins>
                  </m:r>
                  <m:r>
                    <w:ins w:id="1305" w:author="Gates TEM" w:date="2025-03-25T08:33:00Z" w16du:dateUtc="2025-03-25T07:33:00Z">
                      <w:rPr>
                        <w:rFonts w:ascii="Cambria Math" w:eastAsia="Cambria Math" w:hAnsi="Cambria Math" w:cs="Times New Roman"/>
                        <w:sz w:val="24"/>
                        <w:szCs w:val="24"/>
                        <w:rPrChange w:id="1306" w:author="Gates TEM" w:date="2025-03-26T10:06:00Z" w16du:dateUtc="2025-03-26T09:06:00Z">
                          <w:rPr>
                            <w:rFonts w:ascii="Cambria Math" w:eastAsia="Cambria Math" w:hAnsi="Cambria Math" w:cs="Times New Roman"/>
                          </w:rPr>
                        </w:rPrChange>
                      </w:rPr>
                      <m:t xml:space="preserve">  …  2</m:t>
                    </w:ins>
                  </m:r>
                </m:e>
              </m:eqArr>
            </m:e>
          </m:d>
        </m:oMath>
      </m:oMathPara>
    </w:p>
    <w:p w14:paraId="76D46F1D" w14:textId="7332F527" w:rsidR="0072713C" w:rsidRPr="00010B5E" w:rsidRDefault="0072713C" w:rsidP="0072713C">
      <w:pPr>
        <w:spacing w:after="160" w:line="259" w:lineRule="auto"/>
        <w:rPr>
          <w:ins w:id="1307" w:author="Gates TEM" w:date="2025-03-19T14:45:00Z" w16du:dateUtc="2025-03-19T13:45:00Z"/>
          <w:rFonts w:ascii="Times New Roman" w:hAnsi="Times New Roman" w:cs="Times New Roman"/>
          <w:sz w:val="24"/>
          <w:szCs w:val="24"/>
          <w:rPrChange w:id="1308" w:author="Gates TEM" w:date="2025-03-26T10:06:00Z" w16du:dateUtc="2025-03-26T09:06:00Z">
            <w:rPr>
              <w:ins w:id="1309" w:author="Gates TEM" w:date="2025-03-19T14:45:00Z" w16du:dateUtc="2025-03-19T13:45:00Z"/>
            </w:rPr>
          </w:rPrChange>
        </w:rPr>
      </w:pPr>
      <w:ins w:id="1310" w:author="Gates TEM" w:date="2025-03-19T13:07:00Z" w16du:dateUtc="2025-03-19T12:07:00Z">
        <w:r w:rsidRPr="00010B5E">
          <w:rPr>
            <w:rFonts w:ascii="Times New Roman" w:hAnsi="Times New Roman" w:cs="Times New Roman"/>
            <w:sz w:val="24"/>
            <w:szCs w:val="24"/>
            <w:rPrChange w:id="1311" w:author="Gates TEM" w:date="2025-03-26T10:06:00Z" w16du:dateUtc="2025-03-26T09:06:00Z">
              <w:rPr/>
            </w:rPrChange>
          </w:rPr>
          <w:t>Le vecteur b est :</w:t>
        </w:r>
      </w:ins>
    </w:p>
    <w:p w14:paraId="411934D0" w14:textId="506F7948" w:rsidR="008039E7" w:rsidRPr="00010B5E" w:rsidRDefault="00000000" w:rsidP="0072713C">
      <w:pPr>
        <w:spacing w:after="160" w:line="259" w:lineRule="auto"/>
        <w:rPr>
          <w:ins w:id="1312" w:author="Gates TEM" w:date="2025-03-19T13:07:00Z" w16du:dateUtc="2025-03-19T12:07:00Z"/>
          <w:rFonts w:ascii="Times New Roman" w:hAnsi="Times New Roman" w:cs="Times New Roman"/>
          <w:sz w:val="24"/>
          <w:szCs w:val="24"/>
          <w:rPrChange w:id="1313" w:author="Gates TEM" w:date="2025-03-26T10:06:00Z" w16du:dateUtc="2025-03-26T09:06:00Z">
            <w:rPr>
              <w:ins w:id="1314" w:author="Gates TEM" w:date="2025-03-19T13:07:00Z" w16du:dateUtc="2025-03-19T12:07:00Z"/>
            </w:rPr>
          </w:rPrChange>
        </w:rPr>
      </w:pPr>
      <m:oMathPara>
        <m:oMath>
          <m:sSub>
            <m:sSubPr>
              <m:ctrlPr>
                <w:ins w:id="1315" w:author="Gates TEM" w:date="2025-03-19T14:45:00Z" w16du:dateUtc="2025-03-19T13:45:00Z">
                  <w:rPr>
                    <w:rFonts w:ascii="Cambria Math" w:hAnsi="Cambria Math" w:cs="Times New Roman"/>
                    <w:i/>
                    <w:sz w:val="24"/>
                    <w:szCs w:val="24"/>
                  </w:rPr>
                </w:ins>
              </m:ctrlPr>
            </m:sSubPr>
            <m:e>
              <m:r>
                <w:ins w:id="1316" w:author="Gates TEM" w:date="2025-03-19T14:46:00Z" w16du:dateUtc="2025-03-19T13:46:00Z">
                  <w:rPr>
                    <w:rFonts w:ascii="Cambria Math" w:hAnsi="Cambria Math" w:cs="Times New Roman"/>
                    <w:sz w:val="24"/>
                    <w:szCs w:val="24"/>
                    <w:rPrChange w:id="1317" w:author="Gates TEM" w:date="2025-03-26T10:06:00Z" w16du:dateUtc="2025-03-26T09:06:00Z">
                      <w:rPr>
                        <w:rFonts w:ascii="Cambria Math" w:hAnsi="Cambria Math" w:cs="Times New Roman"/>
                      </w:rPr>
                    </w:rPrChange>
                  </w:rPr>
                  <m:t>b</m:t>
                </w:ins>
              </m:r>
            </m:e>
            <m:sub>
              <m:r>
                <w:ins w:id="1318" w:author="Gates TEM" w:date="2025-03-19T14:46:00Z" w16du:dateUtc="2025-03-19T13:46:00Z">
                  <w:rPr>
                    <w:rFonts w:ascii="Cambria Math" w:hAnsi="Cambria Math" w:cs="Times New Roman"/>
                    <w:sz w:val="24"/>
                    <w:szCs w:val="24"/>
                    <w:rPrChange w:id="1319" w:author="Gates TEM" w:date="2025-03-26T10:06:00Z" w16du:dateUtc="2025-03-26T09:06:00Z">
                      <w:rPr>
                        <w:rFonts w:ascii="Cambria Math" w:hAnsi="Cambria Math" w:cs="Times New Roman"/>
                      </w:rPr>
                    </w:rPrChange>
                  </w:rPr>
                  <m:t>i</m:t>
                </w:ins>
              </m:r>
            </m:sub>
          </m:sSub>
          <m:r>
            <w:ins w:id="1320" w:author="Gates TEM" w:date="2025-03-19T14:46:00Z" w16du:dateUtc="2025-03-19T13:46:00Z">
              <w:rPr>
                <w:rFonts w:ascii="Cambria Math" w:hAnsi="Cambria Math" w:cs="Times New Roman"/>
                <w:sz w:val="24"/>
                <w:szCs w:val="24"/>
                <w:rPrChange w:id="1321" w:author="Gates TEM" w:date="2025-03-26T10:06:00Z" w16du:dateUtc="2025-03-26T09:06:00Z">
                  <w:rPr>
                    <w:rFonts w:ascii="Cambria Math" w:hAnsi="Cambria Math" w:cs="Times New Roman"/>
                  </w:rPr>
                </w:rPrChange>
              </w:rPr>
              <m:t>=</m:t>
            </w:ins>
          </m:r>
          <m:sSup>
            <m:sSupPr>
              <m:ctrlPr>
                <w:ins w:id="1322" w:author="Gates TEM" w:date="2025-03-19T14:46:00Z" w16du:dateUtc="2025-03-19T13:46:00Z">
                  <w:rPr>
                    <w:rFonts w:ascii="Cambria Math" w:hAnsi="Cambria Math" w:cs="Times New Roman"/>
                    <w:i/>
                    <w:sz w:val="24"/>
                    <w:szCs w:val="24"/>
                  </w:rPr>
                </w:ins>
              </m:ctrlPr>
            </m:sSupPr>
            <m:e>
              <m:r>
                <w:ins w:id="1323" w:author="Gates TEM" w:date="2025-03-19T14:46:00Z" w16du:dateUtc="2025-03-19T13:46:00Z">
                  <w:rPr>
                    <w:rFonts w:ascii="Cambria Math" w:hAnsi="Cambria Math" w:cs="Times New Roman"/>
                    <w:sz w:val="24"/>
                    <w:szCs w:val="24"/>
                    <w:rPrChange w:id="1324" w:author="Gates TEM" w:date="2025-03-26T10:06:00Z" w16du:dateUtc="2025-03-26T09:06:00Z">
                      <w:rPr>
                        <w:rFonts w:ascii="Cambria Math" w:hAnsi="Cambria Math" w:cs="Times New Roman"/>
                      </w:rPr>
                    </w:rPrChange>
                  </w:rPr>
                  <m:t>h</m:t>
                </w:ins>
              </m:r>
            </m:e>
            <m:sup>
              <m:r>
                <w:ins w:id="1325" w:author="Gates TEM" w:date="2025-03-19T14:46:00Z" w16du:dateUtc="2025-03-19T13:46:00Z">
                  <w:rPr>
                    <w:rFonts w:ascii="Cambria Math" w:hAnsi="Cambria Math" w:cs="Times New Roman"/>
                    <w:sz w:val="24"/>
                    <w:szCs w:val="24"/>
                    <w:rPrChange w:id="1326" w:author="Gates TEM" w:date="2025-03-26T10:06:00Z" w16du:dateUtc="2025-03-26T09:06:00Z">
                      <w:rPr>
                        <w:rFonts w:ascii="Cambria Math" w:hAnsi="Cambria Math" w:cs="Times New Roman"/>
                      </w:rPr>
                    </w:rPrChange>
                  </w:rPr>
                  <m:t>2</m:t>
                </w:ins>
              </m:r>
            </m:sup>
          </m:sSup>
          <m:r>
            <w:ins w:id="1327" w:author="Gates TEM" w:date="2025-03-19T14:46:00Z" w16du:dateUtc="2025-03-19T13:46:00Z">
              <w:rPr>
                <w:rFonts w:ascii="Cambria Math" w:hAnsi="Cambria Math" w:cs="Times New Roman"/>
                <w:sz w:val="24"/>
                <w:szCs w:val="24"/>
                <w:rPrChange w:id="1328" w:author="Gates TEM" w:date="2025-03-26T10:06:00Z" w16du:dateUtc="2025-03-26T09:06:00Z">
                  <w:rPr>
                    <w:rFonts w:ascii="Cambria Math" w:hAnsi="Cambria Math" w:cs="Times New Roman"/>
                  </w:rPr>
                </w:rPrChange>
              </w:rPr>
              <m:t>f(</m:t>
            </w:ins>
          </m:r>
          <m:sSub>
            <m:sSubPr>
              <m:ctrlPr>
                <w:ins w:id="1329" w:author="Gates TEM" w:date="2025-03-19T14:47:00Z" w16du:dateUtc="2025-03-19T13:47:00Z">
                  <w:rPr>
                    <w:rFonts w:ascii="Cambria Math" w:hAnsi="Cambria Math" w:cs="Times New Roman"/>
                    <w:i/>
                    <w:sz w:val="24"/>
                    <w:szCs w:val="24"/>
                  </w:rPr>
                </w:ins>
              </m:ctrlPr>
            </m:sSubPr>
            <m:e>
              <m:r>
                <w:ins w:id="1330" w:author="Gates TEM" w:date="2025-03-19T14:47:00Z" w16du:dateUtc="2025-03-19T13:47:00Z">
                  <w:rPr>
                    <w:rFonts w:ascii="Cambria Math" w:hAnsi="Cambria Math" w:cs="Times New Roman"/>
                    <w:sz w:val="24"/>
                    <w:szCs w:val="24"/>
                    <w:rPrChange w:id="1331" w:author="Gates TEM" w:date="2025-03-26T10:06:00Z" w16du:dateUtc="2025-03-26T09:06:00Z">
                      <w:rPr>
                        <w:rFonts w:ascii="Cambria Math" w:hAnsi="Cambria Math" w:cs="Times New Roman"/>
                      </w:rPr>
                    </w:rPrChange>
                  </w:rPr>
                  <m:t>x</m:t>
                </w:ins>
              </m:r>
            </m:e>
            <m:sub>
              <m:r>
                <w:ins w:id="1332" w:author="Gates TEM" w:date="2025-03-19T14:47:00Z" w16du:dateUtc="2025-03-19T13:47:00Z">
                  <w:rPr>
                    <w:rFonts w:ascii="Cambria Math" w:hAnsi="Cambria Math" w:cs="Times New Roman"/>
                    <w:sz w:val="24"/>
                    <w:szCs w:val="24"/>
                    <w:rPrChange w:id="1333" w:author="Gates TEM" w:date="2025-03-26T10:06:00Z" w16du:dateUtc="2025-03-26T09:06:00Z">
                      <w:rPr>
                        <w:rFonts w:ascii="Cambria Math" w:hAnsi="Cambria Math" w:cs="Times New Roman"/>
                      </w:rPr>
                    </w:rPrChange>
                  </w:rPr>
                  <m:t>i</m:t>
                </w:ins>
              </m:r>
            </m:sub>
          </m:sSub>
          <m:r>
            <w:ins w:id="1334" w:author="Gates TEM" w:date="2025-03-19T14:46:00Z" w16du:dateUtc="2025-03-19T13:46:00Z">
              <w:rPr>
                <w:rFonts w:ascii="Cambria Math" w:hAnsi="Cambria Math" w:cs="Times New Roman"/>
                <w:sz w:val="24"/>
                <w:szCs w:val="24"/>
                <w:rPrChange w:id="1335" w:author="Gates TEM" w:date="2025-03-26T10:06:00Z" w16du:dateUtc="2025-03-26T09:06:00Z">
                  <w:rPr>
                    <w:rFonts w:ascii="Cambria Math" w:hAnsi="Cambria Math" w:cs="Times New Roman"/>
                  </w:rPr>
                </w:rPrChange>
              </w:rPr>
              <m:t>)</m:t>
            </w:ins>
          </m:r>
        </m:oMath>
      </m:oMathPara>
    </w:p>
    <w:p w14:paraId="7776B6C6" w14:textId="77777777" w:rsidR="00010B5E" w:rsidRPr="00010B5E" w:rsidRDefault="008039E7" w:rsidP="0072713C">
      <w:pPr>
        <w:spacing w:after="160" w:line="259" w:lineRule="auto"/>
        <w:rPr>
          <w:ins w:id="1336" w:author="Gates TEM" w:date="2025-03-26T10:05:00Z" w16du:dateUtc="2025-03-26T09:05:00Z"/>
          <w:rFonts w:ascii="Times New Roman" w:hAnsi="Times New Roman" w:cs="Times New Roman"/>
          <w:sz w:val="24"/>
          <w:szCs w:val="24"/>
        </w:rPr>
      </w:pPr>
      <w:ins w:id="1337" w:author="Gates TEM" w:date="2025-03-19T13:07:00Z" w16du:dateUtc="2025-03-19T12:07:00Z">
        <w:r w:rsidRPr="00010B5E">
          <w:rPr>
            <w:rFonts w:ascii="Times New Roman" w:hAnsi="Times New Roman" w:cs="Times New Roman"/>
            <w:sz w:val="24"/>
            <w:szCs w:val="24"/>
            <w:rPrChange w:id="1338" w:author="Gates TEM" w:date="2025-03-26T10:06:00Z" w16du:dateUtc="2025-03-26T09:06:00Z">
              <w:rPr/>
            </w:rPrChange>
          </w:rPr>
          <w:t>A</w:t>
        </w:r>
        <w:r w:rsidR="0072713C" w:rsidRPr="00010B5E">
          <w:rPr>
            <w:rFonts w:ascii="Times New Roman" w:hAnsi="Times New Roman" w:cs="Times New Roman"/>
            <w:sz w:val="24"/>
            <w:szCs w:val="24"/>
            <w:rPrChange w:id="1339" w:author="Gates TEM" w:date="2025-03-26T10:06:00Z" w16du:dateUtc="2025-03-26T09:06:00Z">
              <w:rPr/>
            </w:rPrChange>
          </w:rPr>
          <w:t>vec</w:t>
        </w:r>
      </w:ins>
      <w:ins w:id="1340" w:author="Gates TEM" w:date="2025-03-19T14:47:00Z" w16du:dateUtc="2025-03-19T13:47:00Z">
        <w:r w:rsidRPr="00010B5E">
          <w:rPr>
            <w:rFonts w:ascii="Times New Roman" w:hAnsi="Times New Roman" w:cs="Times New Roman"/>
            <w:sz w:val="24"/>
            <w:szCs w:val="24"/>
            <w:rPrChange w:id="1341" w:author="Gates TEM" w:date="2025-03-26T10:06:00Z" w16du:dateUtc="2025-03-26T09:06:00Z">
              <w:rPr/>
            </w:rPrChange>
          </w:rPr>
          <w:t xml:space="preserve"> </w:t>
        </w:r>
      </w:ins>
      <m:oMath>
        <m:sSub>
          <m:sSubPr>
            <m:ctrlPr>
              <w:ins w:id="1342" w:author="Gates TEM" w:date="2025-03-19T14:47:00Z" w16du:dateUtc="2025-03-19T13:47:00Z">
                <w:rPr>
                  <w:rFonts w:ascii="Cambria Math" w:hAnsi="Cambria Math" w:cs="Times New Roman"/>
                  <w:i/>
                  <w:sz w:val="24"/>
                  <w:szCs w:val="24"/>
                </w:rPr>
              </w:ins>
            </m:ctrlPr>
          </m:sSubPr>
          <m:e>
            <m:r>
              <w:ins w:id="1343" w:author="Gates TEM" w:date="2025-03-19T14:47:00Z" w16du:dateUtc="2025-03-19T13:47:00Z">
                <w:rPr>
                  <w:rFonts w:ascii="Cambria Math" w:hAnsi="Cambria Math" w:cs="Times New Roman"/>
                  <w:sz w:val="24"/>
                  <w:szCs w:val="24"/>
                  <w:rPrChange w:id="1344" w:author="Gates TEM" w:date="2025-03-26T10:06:00Z" w16du:dateUtc="2025-03-26T09:06:00Z">
                    <w:rPr>
                      <w:rFonts w:ascii="Cambria Math" w:hAnsi="Cambria Math" w:cs="Times New Roman"/>
                    </w:rPr>
                  </w:rPrChange>
                </w:rPr>
                <m:t>b</m:t>
              </w:ins>
            </m:r>
          </m:e>
          <m:sub>
            <m:r>
              <w:ins w:id="1345" w:author="Gates TEM" w:date="2025-03-19T14:47:00Z" w16du:dateUtc="2025-03-19T13:47:00Z">
                <w:rPr>
                  <w:rFonts w:ascii="Cambria Math" w:hAnsi="Cambria Math" w:cs="Times New Roman"/>
                  <w:sz w:val="24"/>
                  <w:szCs w:val="24"/>
                  <w:rPrChange w:id="1346" w:author="Gates TEM" w:date="2025-03-26T10:06:00Z" w16du:dateUtc="2025-03-26T09:06:00Z">
                    <w:rPr>
                      <w:rFonts w:ascii="Cambria Math" w:hAnsi="Cambria Math" w:cs="Times New Roman"/>
                    </w:rPr>
                  </w:rPrChange>
                </w:rPr>
                <m:t>1</m:t>
              </w:ins>
            </m:r>
          </m:sub>
        </m:sSub>
        <m:r>
          <w:ins w:id="1347" w:author="Gates TEM" w:date="2025-03-19T14:47:00Z" w16du:dateUtc="2025-03-19T13:47:00Z">
            <w:rPr>
              <w:rFonts w:ascii="Cambria Math" w:hAnsi="Cambria Math" w:cs="Times New Roman"/>
              <w:sz w:val="24"/>
              <w:szCs w:val="24"/>
              <w:rPrChange w:id="1348" w:author="Gates TEM" w:date="2025-03-26T10:06:00Z" w16du:dateUtc="2025-03-26T09:06:00Z">
                <w:rPr>
                  <w:rFonts w:ascii="Cambria Math" w:hAnsi="Cambria Math" w:cs="Times New Roman"/>
                </w:rPr>
              </w:rPrChange>
            </w:rPr>
            <m:t>=</m:t>
          </w:ins>
        </m:r>
        <m:sSup>
          <m:sSupPr>
            <m:ctrlPr>
              <w:ins w:id="1349" w:author="Gates TEM" w:date="2025-03-19T14:47:00Z" w16du:dateUtc="2025-03-19T13:47:00Z">
                <w:rPr>
                  <w:rFonts w:ascii="Cambria Math" w:hAnsi="Cambria Math" w:cs="Times New Roman"/>
                  <w:i/>
                  <w:sz w:val="24"/>
                  <w:szCs w:val="24"/>
                </w:rPr>
              </w:ins>
            </m:ctrlPr>
          </m:sSupPr>
          <m:e>
            <m:r>
              <w:ins w:id="1350" w:author="Gates TEM" w:date="2025-03-19T14:48:00Z" w16du:dateUtc="2025-03-19T13:48:00Z">
                <w:rPr>
                  <w:rFonts w:ascii="Cambria Math" w:hAnsi="Cambria Math" w:cs="Times New Roman"/>
                  <w:sz w:val="24"/>
                  <w:szCs w:val="24"/>
                  <w:rPrChange w:id="1351" w:author="Gates TEM" w:date="2025-03-26T10:06:00Z" w16du:dateUtc="2025-03-26T09:06:00Z">
                    <w:rPr>
                      <w:rFonts w:ascii="Cambria Math" w:hAnsi="Cambria Math" w:cs="Times New Roman"/>
                    </w:rPr>
                  </w:rPrChange>
                </w:rPr>
                <m:t>h</m:t>
              </w:ins>
            </m:r>
          </m:e>
          <m:sup>
            <m:r>
              <w:ins w:id="1352" w:author="Gates TEM" w:date="2025-03-19T14:48:00Z" w16du:dateUtc="2025-03-19T13:48:00Z">
                <w:rPr>
                  <w:rFonts w:ascii="Cambria Math" w:hAnsi="Cambria Math" w:cs="Times New Roman"/>
                  <w:sz w:val="24"/>
                  <w:szCs w:val="24"/>
                  <w:rPrChange w:id="1353" w:author="Gates TEM" w:date="2025-03-26T10:06:00Z" w16du:dateUtc="2025-03-26T09:06:00Z">
                    <w:rPr>
                      <w:rFonts w:ascii="Cambria Math" w:hAnsi="Cambria Math" w:cs="Times New Roman"/>
                    </w:rPr>
                  </w:rPrChange>
                </w:rPr>
                <m:t>2</m:t>
              </w:ins>
            </m:r>
          </m:sup>
        </m:sSup>
        <m:r>
          <w:ins w:id="1354" w:author="Gates TEM" w:date="2025-03-19T14:48:00Z" w16du:dateUtc="2025-03-19T13:48:00Z">
            <w:rPr>
              <w:rFonts w:ascii="Cambria Math" w:hAnsi="Cambria Math" w:cs="Times New Roman"/>
              <w:sz w:val="24"/>
              <w:szCs w:val="24"/>
              <w:rPrChange w:id="1355" w:author="Gates TEM" w:date="2025-03-26T10:06:00Z" w16du:dateUtc="2025-03-26T09:06:00Z">
                <w:rPr>
                  <w:rFonts w:ascii="Cambria Math" w:hAnsi="Cambria Math" w:cs="Times New Roman"/>
                </w:rPr>
              </w:rPrChange>
            </w:rPr>
            <m:t>f</m:t>
          </w:ins>
        </m:r>
        <m:d>
          <m:dPr>
            <m:ctrlPr>
              <w:ins w:id="1356" w:author="Gates TEM" w:date="2025-03-19T14:48:00Z" w16du:dateUtc="2025-03-19T13:48:00Z">
                <w:rPr>
                  <w:rFonts w:ascii="Cambria Math" w:hAnsi="Cambria Math" w:cs="Times New Roman"/>
                  <w:i/>
                  <w:sz w:val="24"/>
                  <w:szCs w:val="24"/>
                </w:rPr>
              </w:ins>
            </m:ctrlPr>
          </m:dPr>
          <m:e>
            <m:sSub>
              <m:sSubPr>
                <m:ctrlPr>
                  <w:ins w:id="1357" w:author="Gates TEM" w:date="2025-03-19T14:48:00Z" w16du:dateUtc="2025-03-19T13:48:00Z">
                    <w:rPr>
                      <w:rFonts w:ascii="Cambria Math" w:hAnsi="Cambria Math" w:cs="Times New Roman"/>
                      <w:i/>
                      <w:sz w:val="24"/>
                      <w:szCs w:val="24"/>
                    </w:rPr>
                  </w:ins>
                </m:ctrlPr>
              </m:sSubPr>
              <m:e>
                <m:r>
                  <w:ins w:id="1358" w:author="Gates TEM" w:date="2025-03-19T14:48:00Z" w16du:dateUtc="2025-03-19T13:48:00Z">
                    <w:rPr>
                      <w:rFonts w:ascii="Cambria Math" w:hAnsi="Cambria Math" w:cs="Times New Roman"/>
                      <w:sz w:val="24"/>
                      <w:szCs w:val="24"/>
                      <w:rPrChange w:id="1359" w:author="Gates TEM" w:date="2025-03-26T10:06:00Z" w16du:dateUtc="2025-03-26T09:06:00Z">
                        <w:rPr>
                          <w:rFonts w:ascii="Cambria Math" w:hAnsi="Cambria Math" w:cs="Times New Roman"/>
                        </w:rPr>
                      </w:rPrChange>
                    </w:rPr>
                    <m:t>x</m:t>
                  </w:ins>
                </m:r>
              </m:e>
              <m:sub>
                <m:r>
                  <w:ins w:id="1360" w:author="Gates TEM" w:date="2025-03-19T14:48:00Z" w16du:dateUtc="2025-03-19T13:48:00Z">
                    <w:rPr>
                      <w:rFonts w:ascii="Cambria Math" w:hAnsi="Cambria Math" w:cs="Times New Roman"/>
                      <w:sz w:val="24"/>
                      <w:szCs w:val="24"/>
                      <w:rPrChange w:id="1361" w:author="Gates TEM" w:date="2025-03-26T10:06:00Z" w16du:dateUtc="2025-03-26T09:06:00Z">
                        <w:rPr>
                          <w:rFonts w:ascii="Cambria Math" w:hAnsi="Cambria Math" w:cs="Times New Roman"/>
                        </w:rPr>
                      </w:rPrChange>
                    </w:rPr>
                    <m:t>1</m:t>
                  </w:ins>
                </m:r>
              </m:sub>
            </m:sSub>
          </m:e>
        </m:d>
        <m:r>
          <w:ins w:id="1362" w:author="Gates TEM" w:date="2025-03-19T14:50:00Z" w16du:dateUtc="2025-03-19T13:50:00Z">
            <w:rPr>
              <w:rFonts w:ascii="Cambria Math" w:hAnsi="Cambria Math" w:cs="Times New Roman"/>
              <w:sz w:val="24"/>
              <w:szCs w:val="24"/>
              <w:rPrChange w:id="1363" w:author="Gates TEM" w:date="2025-03-26T10:06:00Z" w16du:dateUtc="2025-03-26T09:06:00Z">
                <w:rPr>
                  <w:rFonts w:ascii="Cambria Math" w:hAnsi="Cambria Math" w:cs="Times New Roman"/>
                </w:rPr>
              </w:rPrChange>
            </w:rPr>
            <m:t>+</m:t>
          </w:ins>
        </m:r>
        <m:sSub>
          <m:sSubPr>
            <m:ctrlPr>
              <w:ins w:id="1364" w:author="Gates TEM" w:date="2025-03-19T14:50:00Z" w16du:dateUtc="2025-03-19T13:50:00Z">
                <w:rPr>
                  <w:rFonts w:ascii="Cambria Math" w:hAnsi="Cambria Math" w:cs="Times New Roman"/>
                  <w:i/>
                  <w:sz w:val="24"/>
                  <w:szCs w:val="24"/>
                </w:rPr>
              </w:ins>
            </m:ctrlPr>
          </m:sSubPr>
          <m:e>
            <m:r>
              <w:ins w:id="1365" w:author="Gates TEM" w:date="2025-03-19T14:50:00Z" w16du:dateUtc="2025-03-19T13:50:00Z">
                <w:rPr>
                  <w:rFonts w:ascii="Cambria Math" w:hAnsi="Cambria Math" w:cs="Times New Roman"/>
                  <w:sz w:val="24"/>
                  <w:szCs w:val="24"/>
                  <w:rPrChange w:id="1366" w:author="Gates TEM" w:date="2025-03-26T10:06:00Z" w16du:dateUtc="2025-03-26T09:06:00Z">
                    <w:rPr>
                      <w:rFonts w:ascii="Cambria Math" w:hAnsi="Cambria Math" w:cs="Times New Roman"/>
                    </w:rPr>
                  </w:rPrChange>
                </w:rPr>
                <m:t>u</m:t>
              </w:ins>
            </m:r>
          </m:e>
          <m:sub>
            <m:r>
              <w:ins w:id="1367" w:author="Gates TEM" w:date="2025-03-19T14:50:00Z" w16du:dateUtc="2025-03-19T13:50:00Z">
                <w:rPr>
                  <w:rFonts w:ascii="Cambria Math" w:hAnsi="Cambria Math" w:cs="Times New Roman"/>
                  <w:sz w:val="24"/>
                  <w:szCs w:val="24"/>
                  <w:rPrChange w:id="1368" w:author="Gates TEM" w:date="2025-03-26T10:06:00Z" w16du:dateUtc="2025-03-26T09:06:00Z">
                    <w:rPr>
                      <w:rFonts w:ascii="Cambria Math" w:hAnsi="Cambria Math" w:cs="Times New Roman"/>
                    </w:rPr>
                  </w:rPrChange>
                </w:rPr>
                <m:t>0</m:t>
              </w:ins>
            </m:r>
          </m:sub>
        </m:sSub>
      </m:oMath>
      <w:ins w:id="1369" w:author="Gates TEM" w:date="2025-03-19T14:49:00Z" w16du:dateUtc="2025-03-19T13:49:00Z">
        <w:r w:rsidR="007C6F51" w:rsidRPr="00010B5E">
          <w:rPr>
            <w:rFonts w:ascii="Times New Roman" w:hAnsi="Times New Roman" w:cs="Times New Roman"/>
            <w:sz w:val="24"/>
            <w:szCs w:val="24"/>
            <w:rPrChange w:id="1370" w:author="Gates TEM" w:date="2025-03-26T10:06:00Z" w16du:dateUtc="2025-03-26T09:06:00Z">
              <w:rPr/>
            </w:rPrChange>
          </w:rPr>
          <w:t xml:space="preserve"> </w:t>
        </w:r>
      </w:ins>
      <w:ins w:id="1371" w:author="Gates TEM" w:date="2025-03-19T14:52:00Z" w16du:dateUtc="2025-03-19T13:52:00Z">
        <w:r w:rsidR="007C6F51" w:rsidRPr="00010B5E">
          <w:rPr>
            <w:rFonts w:ascii="Times New Roman" w:hAnsi="Times New Roman" w:cs="Times New Roman"/>
            <w:sz w:val="24"/>
            <w:szCs w:val="24"/>
            <w:rPrChange w:id="1372" w:author="Gates TEM" w:date="2025-03-26T10:06:00Z" w16du:dateUtc="2025-03-26T09:06:00Z">
              <w:rPr/>
            </w:rPrChange>
          </w:rPr>
          <w:t xml:space="preserve">   </w:t>
        </w:r>
      </w:ins>
      <m:oMath>
        <m:sSub>
          <m:sSubPr>
            <m:ctrlPr>
              <w:ins w:id="1373" w:author="Gates TEM" w:date="2025-03-19T14:49:00Z" w16du:dateUtc="2025-03-19T13:49:00Z">
                <w:rPr>
                  <w:rFonts w:ascii="Cambria Math" w:hAnsi="Cambria Math" w:cs="Times New Roman"/>
                  <w:i/>
                  <w:sz w:val="24"/>
                  <w:szCs w:val="24"/>
                </w:rPr>
              </w:ins>
            </m:ctrlPr>
          </m:sSubPr>
          <m:e>
            <m:r>
              <w:ins w:id="1374" w:author="Gates TEM" w:date="2025-03-19T14:49:00Z" w16du:dateUtc="2025-03-19T13:49:00Z">
                <w:rPr>
                  <w:rFonts w:ascii="Cambria Math" w:hAnsi="Cambria Math" w:cs="Times New Roman"/>
                  <w:sz w:val="24"/>
                  <w:szCs w:val="24"/>
                  <w:rPrChange w:id="1375" w:author="Gates TEM" w:date="2025-03-26T10:06:00Z" w16du:dateUtc="2025-03-26T09:06:00Z">
                    <w:rPr>
                      <w:rFonts w:ascii="Cambria Math" w:hAnsi="Cambria Math" w:cs="Times New Roman"/>
                    </w:rPr>
                  </w:rPrChange>
                </w:rPr>
                <m:t>b</m:t>
              </w:ins>
            </m:r>
          </m:e>
          <m:sub>
            <m:r>
              <w:ins w:id="1376" w:author="Gates TEM" w:date="2025-03-19T14:49:00Z" w16du:dateUtc="2025-03-19T13:49:00Z">
                <w:rPr>
                  <w:rFonts w:ascii="Cambria Math" w:hAnsi="Cambria Math" w:cs="Times New Roman"/>
                  <w:sz w:val="24"/>
                  <w:szCs w:val="24"/>
                  <w:rPrChange w:id="1377" w:author="Gates TEM" w:date="2025-03-26T10:06:00Z" w16du:dateUtc="2025-03-26T09:06:00Z">
                    <w:rPr>
                      <w:rFonts w:ascii="Cambria Math" w:hAnsi="Cambria Math" w:cs="Times New Roman"/>
                    </w:rPr>
                  </w:rPrChange>
                </w:rPr>
                <m:t>n</m:t>
              </w:ins>
            </m:r>
          </m:sub>
        </m:sSub>
        <m:r>
          <w:ins w:id="1378" w:author="Gates TEM" w:date="2025-03-19T14:49:00Z" w16du:dateUtc="2025-03-19T13:49:00Z">
            <w:rPr>
              <w:rFonts w:ascii="Cambria Math" w:hAnsi="Cambria Math" w:cs="Times New Roman"/>
              <w:sz w:val="24"/>
              <w:szCs w:val="24"/>
              <w:rPrChange w:id="1379" w:author="Gates TEM" w:date="2025-03-26T10:06:00Z" w16du:dateUtc="2025-03-26T09:06:00Z">
                <w:rPr>
                  <w:rFonts w:ascii="Cambria Math" w:hAnsi="Cambria Math" w:cs="Times New Roman"/>
                </w:rPr>
              </w:rPrChange>
            </w:rPr>
            <m:t>=</m:t>
          </w:ins>
        </m:r>
        <m:sSup>
          <m:sSupPr>
            <m:ctrlPr>
              <w:ins w:id="1380" w:author="Gates TEM" w:date="2025-03-19T14:49:00Z" w16du:dateUtc="2025-03-19T13:49:00Z">
                <w:rPr>
                  <w:rFonts w:ascii="Cambria Math" w:hAnsi="Cambria Math" w:cs="Times New Roman"/>
                  <w:i/>
                  <w:sz w:val="24"/>
                  <w:szCs w:val="24"/>
                </w:rPr>
              </w:ins>
            </m:ctrlPr>
          </m:sSupPr>
          <m:e>
            <m:r>
              <w:ins w:id="1381" w:author="Gates TEM" w:date="2025-03-19T14:49:00Z" w16du:dateUtc="2025-03-19T13:49:00Z">
                <w:rPr>
                  <w:rFonts w:ascii="Cambria Math" w:hAnsi="Cambria Math" w:cs="Times New Roman"/>
                  <w:sz w:val="24"/>
                  <w:szCs w:val="24"/>
                  <w:rPrChange w:id="1382" w:author="Gates TEM" w:date="2025-03-26T10:06:00Z" w16du:dateUtc="2025-03-26T09:06:00Z">
                    <w:rPr>
                      <w:rFonts w:ascii="Cambria Math" w:hAnsi="Cambria Math" w:cs="Times New Roman"/>
                    </w:rPr>
                  </w:rPrChange>
                </w:rPr>
                <m:t>h</m:t>
              </w:ins>
            </m:r>
          </m:e>
          <m:sup>
            <m:r>
              <w:ins w:id="1383" w:author="Gates TEM" w:date="2025-03-19T14:49:00Z" w16du:dateUtc="2025-03-19T13:49:00Z">
                <w:rPr>
                  <w:rFonts w:ascii="Cambria Math" w:hAnsi="Cambria Math" w:cs="Times New Roman"/>
                  <w:sz w:val="24"/>
                  <w:szCs w:val="24"/>
                  <w:rPrChange w:id="1384" w:author="Gates TEM" w:date="2025-03-26T10:06:00Z" w16du:dateUtc="2025-03-26T09:06:00Z">
                    <w:rPr>
                      <w:rFonts w:ascii="Cambria Math" w:hAnsi="Cambria Math" w:cs="Times New Roman"/>
                    </w:rPr>
                  </w:rPrChange>
                </w:rPr>
                <m:t>2</m:t>
              </w:ins>
            </m:r>
          </m:sup>
        </m:sSup>
        <m:r>
          <w:ins w:id="1385" w:author="Gates TEM" w:date="2025-03-19T14:49:00Z" w16du:dateUtc="2025-03-19T13:49:00Z">
            <w:rPr>
              <w:rFonts w:ascii="Cambria Math" w:hAnsi="Cambria Math" w:cs="Times New Roman"/>
              <w:sz w:val="24"/>
              <w:szCs w:val="24"/>
              <w:rPrChange w:id="1386" w:author="Gates TEM" w:date="2025-03-26T10:06:00Z" w16du:dateUtc="2025-03-26T09:06:00Z">
                <w:rPr>
                  <w:rFonts w:ascii="Cambria Math" w:hAnsi="Cambria Math" w:cs="Times New Roman"/>
                </w:rPr>
              </w:rPrChange>
            </w:rPr>
            <m:t>f</m:t>
          </w:ins>
        </m:r>
        <m:d>
          <m:dPr>
            <m:ctrlPr>
              <w:ins w:id="1387" w:author="Gates TEM" w:date="2025-03-19T14:49:00Z" w16du:dateUtc="2025-03-19T13:49:00Z">
                <w:rPr>
                  <w:rFonts w:ascii="Cambria Math" w:hAnsi="Cambria Math" w:cs="Times New Roman"/>
                  <w:i/>
                  <w:sz w:val="24"/>
                  <w:szCs w:val="24"/>
                </w:rPr>
              </w:ins>
            </m:ctrlPr>
          </m:dPr>
          <m:e>
            <m:sSub>
              <m:sSubPr>
                <m:ctrlPr>
                  <w:ins w:id="1388" w:author="Gates TEM" w:date="2025-03-19T14:49:00Z" w16du:dateUtc="2025-03-19T13:49:00Z">
                    <w:rPr>
                      <w:rFonts w:ascii="Cambria Math" w:hAnsi="Cambria Math" w:cs="Times New Roman"/>
                      <w:i/>
                      <w:sz w:val="24"/>
                      <w:szCs w:val="24"/>
                    </w:rPr>
                  </w:ins>
                </m:ctrlPr>
              </m:sSubPr>
              <m:e>
                <m:r>
                  <w:ins w:id="1389" w:author="Gates TEM" w:date="2025-03-19T14:49:00Z" w16du:dateUtc="2025-03-19T13:49:00Z">
                    <w:rPr>
                      <w:rFonts w:ascii="Cambria Math" w:hAnsi="Cambria Math" w:cs="Times New Roman"/>
                      <w:sz w:val="24"/>
                      <w:szCs w:val="24"/>
                      <w:rPrChange w:id="1390" w:author="Gates TEM" w:date="2025-03-26T10:06:00Z" w16du:dateUtc="2025-03-26T09:06:00Z">
                        <w:rPr>
                          <w:rFonts w:ascii="Cambria Math" w:hAnsi="Cambria Math" w:cs="Times New Roman"/>
                        </w:rPr>
                      </w:rPrChange>
                    </w:rPr>
                    <m:t>x</m:t>
                  </w:ins>
                </m:r>
              </m:e>
              <m:sub>
                <m:r>
                  <w:ins w:id="1391" w:author="Gates TEM" w:date="2025-03-19T14:49:00Z" w16du:dateUtc="2025-03-19T13:49:00Z">
                    <w:rPr>
                      <w:rFonts w:ascii="Cambria Math" w:hAnsi="Cambria Math" w:cs="Times New Roman"/>
                      <w:sz w:val="24"/>
                      <w:szCs w:val="24"/>
                      <w:rPrChange w:id="1392" w:author="Gates TEM" w:date="2025-03-26T10:06:00Z" w16du:dateUtc="2025-03-26T09:06:00Z">
                        <w:rPr>
                          <w:rFonts w:ascii="Cambria Math" w:hAnsi="Cambria Math" w:cs="Times New Roman"/>
                        </w:rPr>
                      </w:rPrChange>
                    </w:rPr>
                    <m:t>n</m:t>
                  </w:ins>
                </m:r>
              </m:sub>
            </m:sSub>
          </m:e>
        </m:d>
        <m:r>
          <w:ins w:id="1393" w:author="Gates TEM" w:date="2025-03-19T14:51:00Z" w16du:dateUtc="2025-03-19T13:51:00Z">
            <w:rPr>
              <w:rFonts w:ascii="Cambria Math" w:hAnsi="Cambria Math" w:cs="Times New Roman"/>
              <w:sz w:val="24"/>
              <w:szCs w:val="24"/>
              <w:rPrChange w:id="1394" w:author="Gates TEM" w:date="2025-03-26T10:06:00Z" w16du:dateUtc="2025-03-26T09:06:00Z">
                <w:rPr>
                  <w:rFonts w:ascii="Cambria Math" w:hAnsi="Cambria Math" w:cs="Times New Roman"/>
                </w:rPr>
              </w:rPrChange>
            </w:rPr>
            <m:t>+</m:t>
          </w:ins>
        </m:r>
        <m:sSub>
          <m:sSubPr>
            <m:ctrlPr>
              <w:ins w:id="1395" w:author="Gates TEM" w:date="2025-03-19T14:51:00Z" w16du:dateUtc="2025-03-19T13:51:00Z">
                <w:rPr>
                  <w:rFonts w:ascii="Cambria Math" w:hAnsi="Cambria Math" w:cs="Times New Roman"/>
                  <w:i/>
                  <w:sz w:val="24"/>
                  <w:szCs w:val="24"/>
                </w:rPr>
              </w:ins>
            </m:ctrlPr>
          </m:sSubPr>
          <m:e>
            <m:r>
              <w:ins w:id="1396" w:author="Gates TEM" w:date="2025-03-19T14:51:00Z" w16du:dateUtc="2025-03-19T13:51:00Z">
                <w:rPr>
                  <w:rFonts w:ascii="Cambria Math" w:hAnsi="Cambria Math" w:cs="Times New Roman"/>
                  <w:sz w:val="24"/>
                  <w:szCs w:val="24"/>
                  <w:rPrChange w:id="1397" w:author="Gates TEM" w:date="2025-03-26T10:06:00Z" w16du:dateUtc="2025-03-26T09:06:00Z">
                    <w:rPr>
                      <w:rFonts w:ascii="Cambria Math" w:hAnsi="Cambria Math" w:cs="Times New Roman"/>
                    </w:rPr>
                  </w:rPrChange>
                </w:rPr>
                <m:t>u</m:t>
              </w:ins>
            </m:r>
          </m:e>
          <m:sub>
            <m:r>
              <w:ins w:id="1398" w:author="Gates TEM" w:date="2025-03-19T14:51:00Z" w16du:dateUtc="2025-03-19T13:51:00Z">
                <w:rPr>
                  <w:rFonts w:ascii="Cambria Math" w:hAnsi="Cambria Math" w:cs="Times New Roman"/>
                  <w:sz w:val="24"/>
                  <w:szCs w:val="24"/>
                  <w:rPrChange w:id="1399" w:author="Gates TEM" w:date="2025-03-26T10:06:00Z" w16du:dateUtc="2025-03-26T09:06:00Z">
                    <w:rPr>
                      <w:rFonts w:ascii="Cambria Math" w:hAnsi="Cambria Math" w:cs="Times New Roman"/>
                    </w:rPr>
                  </w:rPrChange>
                </w:rPr>
                <m:t>1</m:t>
              </w:ins>
            </m:r>
          </m:sub>
        </m:sSub>
      </m:oMath>
    </w:p>
    <w:p w14:paraId="0E0A13E8" w14:textId="5FC2843C" w:rsidR="008039E7" w:rsidRPr="00010B5E" w:rsidRDefault="00010B5E" w:rsidP="00010B5E">
      <w:pPr>
        <w:pStyle w:val="ListParagraph"/>
        <w:numPr>
          <w:ilvl w:val="0"/>
          <w:numId w:val="20"/>
        </w:numPr>
        <w:spacing w:after="160" w:line="259" w:lineRule="auto"/>
        <w:rPr>
          <w:ins w:id="1400" w:author="Gates TEM" w:date="2025-03-19T14:48:00Z" w16du:dateUtc="2025-03-19T13:48:00Z"/>
          <w:rFonts w:ascii="Times New Roman" w:hAnsi="Times New Roman" w:cs="Times New Roman"/>
          <w:b/>
          <w:bCs/>
          <w:sz w:val="24"/>
          <w:szCs w:val="24"/>
          <w:rPrChange w:id="1401" w:author="Gates TEM" w:date="2025-03-26T10:07:00Z" w16du:dateUtc="2025-03-26T09:07:00Z">
            <w:rPr>
              <w:ins w:id="1402" w:author="Gates TEM" w:date="2025-03-19T14:48:00Z" w16du:dateUtc="2025-03-19T13:48:00Z"/>
            </w:rPr>
          </w:rPrChange>
        </w:rPr>
        <w:pPrChange w:id="1403" w:author="Gates TEM" w:date="2025-03-26T10:07:00Z" w16du:dateUtc="2025-03-26T09:07:00Z">
          <w:pPr>
            <w:spacing w:after="160" w:line="259" w:lineRule="auto"/>
          </w:pPr>
        </w:pPrChange>
      </w:pPr>
      <w:ins w:id="1404" w:author="Gates TEM" w:date="2025-03-26T10:05:00Z" w16du:dateUtc="2025-03-26T09:05:00Z">
        <w:r w:rsidRPr="00010B5E">
          <w:rPr>
            <w:rFonts w:ascii="Times New Roman" w:hAnsi="Times New Roman" w:cs="Times New Roman"/>
            <w:b/>
            <w:bCs/>
            <w:sz w:val="24"/>
            <w:szCs w:val="24"/>
            <w:rPrChange w:id="1405" w:author="Gates TEM" w:date="2025-03-26T10:07:00Z" w16du:dateUtc="2025-03-26T09:07:00Z">
              <w:rPr>
                <w:rFonts w:ascii="Times New Roman" w:hAnsi="Times New Roman" w:cs="Times New Roman"/>
                <w:sz w:val="24"/>
                <w:szCs w:val="24"/>
                <w:lang w:val="en-US"/>
              </w:rPr>
            </w:rPrChange>
          </w:rPr>
          <w:t xml:space="preserve">Pour l’equation : </w:t>
        </w:r>
      </w:ins>
      <m:oMath>
        <m:r>
          <w:ins w:id="1406" w:author="Gates TEM" w:date="2025-03-26T10:05:00Z" w16du:dateUtc="2025-03-26T09:05:00Z">
            <m:rPr>
              <m:sty m:val="bi"/>
            </m:rPr>
            <w:rPr>
              <w:rFonts w:ascii="Cambria Math" w:hAnsi="Cambria Math" w:cs="Arial"/>
              <w:sz w:val="24"/>
              <w:szCs w:val="24"/>
              <w:rPrChange w:id="1407" w:author="Gates TEM" w:date="2025-03-26T10:07:00Z" w16du:dateUtc="2025-03-26T09:07:00Z">
                <w:rPr/>
              </w:rPrChange>
            </w:rPr>
            <m:t xml:space="preserve">- </m:t>
          </w:ins>
        </m:r>
        <m:sSup>
          <m:sSupPr>
            <m:ctrlPr>
              <w:ins w:id="1408" w:author="Gates TEM" w:date="2025-03-26T10:05:00Z" w16du:dateUtc="2025-03-26T09:05:00Z">
                <w:rPr>
                  <w:rFonts w:ascii="Cambria Math" w:hAnsi="Cambria Math" w:cs="Arial"/>
                  <w:b/>
                  <w:bCs/>
                  <w:i/>
                  <w:sz w:val="24"/>
                  <w:szCs w:val="24"/>
                  <w:rPrChange w:id="1409" w:author="Gates TEM" w:date="2025-03-26T10:07:00Z" w16du:dateUtc="2025-03-26T09:07:00Z">
                    <w:rPr>
                      <w:rFonts w:ascii="Cambria Math" w:hAnsi="Cambria Math" w:cs="Arial"/>
                      <w:i/>
                      <w:sz w:val="24"/>
                      <w:szCs w:val="24"/>
                    </w:rPr>
                  </w:rPrChange>
                </w:rPr>
              </w:ins>
            </m:ctrlPr>
          </m:sSupPr>
          <m:e>
            <m:r>
              <w:ins w:id="1410" w:author="Gates TEM" w:date="2025-03-26T10:05:00Z" w16du:dateUtc="2025-03-26T09:05:00Z">
                <m:rPr>
                  <m:sty m:val="bi"/>
                </m:rPr>
                <w:rPr>
                  <w:rFonts w:ascii="Cambria Math" w:hAnsi="Cambria Math" w:cs="Arial"/>
                  <w:sz w:val="24"/>
                  <w:szCs w:val="24"/>
                  <w:rPrChange w:id="1411" w:author="Gates TEM" w:date="2025-03-26T10:07:00Z" w16du:dateUtc="2025-03-26T09:07:00Z">
                    <w:rPr/>
                  </w:rPrChange>
                </w:rPr>
                <m:t>u</m:t>
              </w:ins>
            </m:r>
          </m:e>
          <m:sup>
            <m:r>
              <w:ins w:id="1412" w:author="Gates TEM" w:date="2025-03-26T10:05:00Z" w16du:dateUtc="2025-03-26T09:05:00Z">
                <m:rPr>
                  <m:sty m:val="bi"/>
                </m:rPr>
                <w:rPr>
                  <w:rFonts w:ascii="Cambria Math" w:hAnsi="Cambria Math" w:cs="Arial"/>
                  <w:sz w:val="24"/>
                  <w:szCs w:val="24"/>
                  <w:rPrChange w:id="1413" w:author="Gates TEM" w:date="2025-03-26T10:07:00Z" w16du:dateUtc="2025-03-26T09:07:00Z">
                    <w:rPr/>
                  </w:rPrChange>
                </w:rPr>
                <m:t>''</m:t>
              </w:ins>
            </m:r>
          </m:sup>
        </m:sSup>
        <m:d>
          <m:dPr>
            <m:ctrlPr>
              <w:ins w:id="1414" w:author="Gates TEM" w:date="2025-03-26T10:05:00Z" w16du:dateUtc="2025-03-26T09:05:00Z">
                <w:rPr>
                  <w:rFonts w:ascii="Cambria Math" w:hAnsi="Cambria Math" w:cs="Arial"/>
                  <w:b/>
                  <w:bCs/>
                  <w:i/>
                  <w:sz w:val="24"/>
                  <w:szCs w:val="24"/>
                  <w:rPrChange w:id="1415" w:author="Gates TEM" w:date="2025-03-26T10:07:00Z" w16du:dateUtc="2025-03-26T09:07:00Z">
                    <w:rPr>
                      <w:rFonts w:ascii="Cambria Math" w:hAnsi="Cambria Math" w:cs="Arial"/>
                      <w:i/>
                      <w:sz w:val="24"/>
                      <w:szCs w:val="24"/>
                    </w:rPr>
                  </w:rPrChange>
                </w:rPr>
              </w:ins>
            </m:ctrlPr>
          </m:dPr>
          <m:e>
            <m:r>
              <w:ins w:id="1416" w:author="Gates TEM" w:date="2025-03-26T10:05:00Z" w16du:dateUtc="2025-03-26T09:05:00Z">
                <m:rPr>
                  <m:sty m:val="bi"/>
                </m:rPr>
                <w:rPr>
                  <w:rFonts w:ascii="Cambria Math" w:hAnsi="Cambria Math" w:cs="Arial"/>
                  <w:sz w:val="24"/>
                  <w:szCs w:val="24"/>
                  <w:rPrChange w:id="1417" w:author="Gates TEM" w:date="2025-03-26T10:07:00Z" w16du:dateUtc="2025-03-26T09:07:00Z">
                    <w:rPr/>
                  </w:rPrChange>
                </w:rPr>
                <m:t>x</m:t>
              </w:ins>
            </m:r>
          </m:e>
        </m:d>
        <m:r>
          <w:ins w:id="1418" w:author="Gates TEM" w:date="2025-03-26T10:05:00Z" w16du:dateUtc="2025-03-26T09:05:00Z">
            <m:rPr>
              <m:sty m:val="bi"/>
            </m:rPr>
            <w:rPr>
              <w:rFonts w:ascii="Cambria Math" w:hAnsi="Cambria Math" w:cs="Arial"/>
              <w:sz w:val="24"/>
              <w:szCs w:val="24"/>
              <w:rPrChange w:id="1419" w:author="Gates TEM" w:date="2025-03-26T10:07:00Z" w16du:dateUtc="2025-03-26T09:07:00Z">
                <w:rPr/>
              </w:rPrChange>
            </w:rPr>
            <m:t xml:space="preserve"> + </m:t>
          </w:ins>
        </m:r>
        <m:sSup>
          <m:sSupPr>
            <m:ctrlPr>
              <w:ins w:id="1420" w:author="Gates TEM" w:date="2025-03-26T10:05:00Z" w16du:dateUtc="2025-03-26T09:05:00Z">
                <w:rPr>
                  <w:rFonts w:ascii="Cambria Math" w:eastAsiaTheme="minorEastAsia" w:hAnsi="Cambria Math" w:cs="Arial"/>
                  <w:b/>
                  <w:bCs/>
                  <w:i/>
                  <w:sz w:val="24"/>
                  <w:szCs w:val="24"/>
                  <w:lang w:eastAsia="fr-FR"/>
                  <w:rPrChange w:id="1421" w:author="Gates TEM" w:date="2025-03-26T10:07:00Z" w16du:dateUtc="2025-03-26T09:07:00Z">
                    <w:rPr>
                      <w:rFonts w:ascii="Cambria Math" w:hAnsi="Cambria Math" w:cs="Arial"/>
                      <w:i/>
                      <w:sz w:val="24"/>
                      <w:szCs w:val="24"/>
                    </w:rPr>
                  </w:rPrChange>
                </w:rPr>
              </w:ins>
            </m:ctrlPr>
          </m:sSupPr>
          <m:e>
            <m:r>
              <w:ins w:id="1422" w:author="Gates TEM" w:date="2025-03-26T10:05:00Z" w16du:dateUtc="2025-03-26T09:05:00Z">
                <m:rPr>
                  <m:sty m:val="bi"/>
                </m:rPr>
                <w:rPr>
                  <w:rFonts w:ascii="Cambria Math" w:hAnsi="Cambria Math" w:cs="Arial"/>
                  <w:sz w:val="24"/>
                  <w:szCs w:val="24"/>
                  <w:rPrChange w:id="1423" w:author="Gates TEM" w:date="2025-03-26T10:07:00Z" w16du:dateUtc="2025-03-26T09:07:00Z">
                    <w:rPr/>
                  </w:rPrChange>
                </w:rPr>
                <m:t>u</m:t>
              </w:ins>
            </m:r>
          </m:e>
          <m:sup>
            <m:r>
              <w:ins w:id="1424" w:author="Gates TEM" w:date="2025-03-26T10:05:00Z" w16du:dateUtc="2025-03-26T09:05:00Z">
                <m:rPr>
                  <m:sty m:val="bi"/>
                </m:rPr>
                <w:rPr>
                  <w:rFonts w:ascii="Cambria Math" w:hAnsi="Cambria Math" w:cs="Arial"/>
                  <w:sz w:val="24"/>
                  <w:szCs w:val="24"/>
                  <w:rPrChange w:id="1425" w:author="Gates TEM" w:date="2025-03-26T10:07:00Z" w16du:dateUtc="2025-03-26T09:07:00Z">
                    <w:rPr/>
                  </w:rPrChange>
                </w:rPr>
                <m:t>'</m:t>
              </w:ins>
            </m:r>
          </m:sup>
        </m:sSup>
        <m:d>
          <m:dPr>
            <m:ctrlPr>
              <w:ins w:id="1426" w:author="Gates TEM" w:date="2025-03-26T10:05:00Z" w16du:dateUtc="2025-03-26T09:05:00Z">
                <w:rPr>
                  <w:rFonts w:ascii="Cambria Math" w:hAnsi="Cambria Math" w:cs="Arial"/>
                  <w:b/>
                  <w:bCs/>
                  <w:i/>
                  <w:sz w:val="24"/>
                  <w:szCs w:val="24"/>
                  <w:rPrChange w:id="1427" w:author="Gates TEM" w:date="2025-03-26T10:07:00Z" w16du:dateUtc="2025-03-26T09:07:00Z">
                    <w:rPr>
                      <w:rFonts w:ascii="Cambria Math" w:hAnsi="Cambria Math" w:cs="Arial"/>
                      <w:i/>
                      <w:sz w:val="24"/>
                      <w:szCs w:val="24"/>
                    </w:rPr>
                  </w:rPrChange>
                </w:rPr>
              </w:ins>
            </m:ctrlPr>
          </m:dPr>
          <m:e>
            <m:r>
              <w:ins w:id="1428" w:author="Gates TEM" w:date="2025-03-26T10:05:00Z" w16du:dateUtc="2025-03-26T09:05:00Z">
                <m:rPr>
                  <m:sty m:val="bi"/>
                </m:rPr>
                <w:rPr>
                  <w:rFonts w:ascii="Cambria Math" w:hAnsi="Cambria Math" w:cs="Arial"/>
                  <w:sz w:val="24"/>
                  <w:szCs w:val="24"/>
                  <w:rPrChange w:id="1429" w:author="Gates TEM" w:date="2025-03-26T10:07:00Z" w16du:dateUtc="2025-03-26T09:07:00Z">
                    <w:rPr/>
                  </w:rPrChange>
                </w:rPr>
                <m:t>x</m:t>
              </w:ins>
            </m:r>
          </m:e>
        </m:d>
        <m:r>
          <w:ins w:id="1430" w:author="Gates TEM" w:date="2025-03-26T10:05:00Z" w16du:dateUtc="2025-03-26T09:05:00Z">
            <m:rPr>
              <m:sty m:val="bi"/>
            </m:rPr>
            <w:rPr>
              <w:rFonts w:ascii="Cambria Math" w:hAnsi="Cambria Math" w:cs="Arial"/>
              <w:sz w:val="24"/>
              <w:szCs w:val="24"/>
              <w:rPrChange w:id="1431" w:author="Gates TEM" w:date="2025-03-26T10:07:00Z" w16du:dateUtc="2025-03-26T09:07:00Z">
                <w:rPr/>
              </w:rPrChange>
            </w:rPr>
            <m:t>= f</m:t>
          </w:ins>
        </m:r>
        <m:d>
          <m:dPr>
            <m:ctrlPr>
              <w:ins w:id="1432" w:author="Gates TEM" w:date="2025-03-26T10:05:00Z" w16du:dateUtc="2025-03-26T09:05:00Z">
                <w:rPr>
                  <w:rFonts w:ascii="Cambria Math" w:hAnsi="Cambria Math" w:cs="Arial"/>
                  <w:b/>
                  <w:bCs/>
                  <w:i/>
                  <w:sz w:val="24"/>
                  <w:szCs w:val="24"/>
                  <w:rPrChange w:id="1433" w:author="Gates TEM" w:date="2025-03-26T10:07:00Z" w16du:dateUtc="2025-03-26T09:07:00Z">
                    <w:rPr>
                      <w:rFonts w:ascii="Cambria Math" w:hAnsi="Cambria Math" w:cs="Arial"/>
                      <w:i/>
                      <w:sz w:val="24"/>
                      <w:szCs w:val="24"/>
                    </w:rPr>
                  </w:rPrChange>
                </w:rPr>
              </w:ins>
            </m:ctrlPr>
          </m:dPr>
          <m:e>
            <m:r>
              <w:ins w:id="1434" w:author="Gates TEM" w:date="2025-03-26T10:05:00Z" w16du:dateUtc="2025-03-26T09:05:00Z">
                <m:rPr>
                  <m:sty m:val="bi"/>
                </m:rPr>
                <w:rPr>
                  <w:rFonts w:ascii="Cambria Math" w:hAnsi="Cambria Math" w:cs="Arial"/>
                  <w:sz w:val="24"/>
                  <w:szCs w:val="24"/>
                  <w:rPrChange w:id="1435" w:author="Gates TEM" w:date="2025-03-26T10:07:00Z" w16du:dateUtc="2025-03-26T09:07:00Z">
                    <w:rPr/>
                  </w:rPrChange>
                </w:rPr>
                <m:t>x</m:t>
              </w:ins>
            </m:r>
          </m:e>
        </m:d>
        <m:r>
          <w:ins w:id="1436" w:author="Gates TEM" w:date="2025-03-26T10:05:00Z" w16du:dateUtc="2025-03-26T09:05:00Z">
            <m:rPr>
              <m:sty m:val="bi"/>
            </m:rPr>
            <w:rPr>
              <w:rFonts w:ascii="Cambria Math" w:hAnsi="Cambria Math" w:cs="Arial"/>
              <w:sz w:val="24"/>
              <w:szCs w:val="24"/>
              <w:rPrChange w:id="1437" w:author="Gates TEM" w:date="2025-03-26T10:07:00Z" w16du:dateUtc="2025-03-26T09:07:00Z">
                <w:rPr/>
              </w:rPrChange>
            </w:rPr>
            <m:t xml:space="preserve">       x ∈(0,1)</m:t>
          </w:ins>
        </m:r>
      </m:oMath>
    </w:p>
    <w:p w14:paraId="2B12B4E1" w14:textId="77777777" w:rsidR="00010B5E" w:rsidRPr="00010B5E" w:rsidRDefault="00010B5E" w:rsidP="00010B5E">
      <w:pPr>
        <w:rPr>
          <w:ins w:id="1438" w:author="Gates TEM" w:date="2025-03-26T10:07:00Z" w16du:dateUtc="2025-03-26T09:07:00Z"/>
          <w:sz w:val="24"/>
          <w:szCs w:val="24"/>
          <w:rPrChange w:id="1439" w:author="Gates TEM" w:date="2025-03-26T10:08:00Z" w16du:dateUtc="2025-03-26T09:08:00Z">
            <w:rPr>
              <w:ins w:id="1440" w:author="Gates TEM" w:date="2025-03-26T10:07:00Z" w16du:dateUtc="2025-03-26T09:07:00Z"/>
            </w:rPr>
          </w:rPrChange>
        </w:rPr>
        <w:pPrChange w:id="1441" w:author="Gates TEM" w:date="2025-03-26T10:08:00Z" w16du:dateUtc="2025-03-26T09:08:00Z">
          <w:pPr>
            <w:pStyle w:val="ListParagraph"/>
            <w:numPr>
              <w:numId w:val="20"/>
            </w:numPr>
            <w:ind w:hanging="360"/>
          </w:pPr>
        </w:pPrChange>
      </w:pPr>
      <w:ins w:id="1442" w:author="Gates TEM" w:date="2025-03-26T10:07:00Z" w16du:dateUtc="2025-03-26T09:07:00Z">
        <w:r w:rsidRPr="00010B5E">
          <w:rPr>
            <w:sz w:val="24"/>
            <w:szCs w:val="24"/>
            <w:rPrChange w:id="1443" w:author="Gates TEM" w:date="2025-03-26T10:08:00Z" w16du:dateUtc="2025-03-26T09:08:00Z">
              <w:rPr/>
            </w:rPrChange>
          </w:rPr>
          <w:t xml:space="preserve">En posant </w:t>
        </w:r>
      </w:ins>
      <m:oMath>
        <m:r>
          <w:ins w:id="1444" w:author="Gates TEM" w:date="2025-03-26T10:07:00Z" w16du:dateUtc="2025-03-26T09:07:00Z">
            <w:rPr>
              <w:rFonts w:ascii="Cambria Math" w:hAnsi="Cambria Math"/>
              <w:sz w:val="24"/>
              <w:szCs w:val="24"/>
              <w:rPrChange w:id="1445" w:author="Gates TEM" w:date="2025-03-26T10:08:00Z" w16du:dateUtc="2025-03-26T09:08:00Z">
                <w:rPr/>
              </w:rPrChange>
            </w:rPr>
            <m:t>u</m:t>
          </w:ins>
        </m:r>
        <m:d>
          <m:dPr>
            <m:ctrlPr>
              <w:ins w:id="1446" w:author="Gates TEM" w:date="2025-03-26T10:07:00Z" w16du:dateUtc="2025-03-26T09:07:00Z">
                <w:rPr>
                  <w:rFonts w:ascii="Cambria Math" w:hAnsi="Cambria Math"/>
                  <w:i/>
                  <w:sz w:val="24"/>
                  <w:szCs w:val="24"/>
                  <w:rPrChange w:id="1447" w:author="Gates TEM" w:date="2025-03-26T10:08:00Z" w16du:dateUtc="2025-03-26T09:08:00Z">
                    <w:rPr/>
                  </w:rPrChange>
                </w:rPr>
              </w:ins>
            </m:ctrlPr>
          </m:dPr>
          <m:e>
            <m:sSub>
              <m:sSubPr>
                <m:ctrlPr>
                  <w:ins w:id="1448" w:author="Gates TEM" w:date="2025-03-26T10:07:00Z" w16du:dateUtc="2025-03-26T09:07:00Z">
                    <w:rPr>
                      <w:rFonts w:ascii="Cambria Math" w:hAnsi="Cambria Math"/>
                      <w:i/>
                      <w:sz w:val="24"/>
                      <w:szCs w:val="24"/>
                      <w:rPrChange w:id="1449" w:author="Gates TEM" w:date="2025-03-26T10:08:00Z" w16du:dateUtc="2025-03-26T09:08:00Z">
                        <w:rPr/>
                      </w:rPrChange>
                    </w:rPr>
                  </w:ins>
                </m:ctrlPr>
              </m:sSubPr>
              <m:e>
                <m:r>
                  <w:ins w:id="1450" w:author="Gates TEM" w:date="2025-03-26T10:07:00Z" w16du:dateUtc="2025-03-26T09:07:00Z">
                    <w:rPr>
                      <w:rFonts w:ascii="Cambria Math" w:hAnsi="Cambria Math"/>
                      <w:sz w:val="24"/>
                      <w:szCs w:val="24"/>
                      <w:rPrChange w:id="1451" w:author="Gates TEM" w:date="2025-03-26T10:08:00Z" w16du:dateUtc="2025-03-26T09:08:00Z">
                        <w:rPr/>
                      </w:rPrChange>
                    </w:rPr>
                    <m:t>x</m:t>
                  </w:ins>
                </m:r>
              </m:e>
              <m:sub>
                <m:r>
                  <w:ins w:id="1452" w:author="Gates TEM" w:date="2025-03-26T10:07:00Z" w16du:dateUtc="2025-03-26T09:07:00Z">
                    <w:rPr>
                      <w:rFonts w:ascii="Cambria Math" w:hAnsi="Cambria Math"/>
                      <w:sz w:val="24"/>
                      <w:szCs w:val="24"/>
                      <w:rPrChange w:id="1453" w:author="Gates TEM" w:date="2025-03-26T10:08:00Z" w16du:dateUtc="2025-03-26T09:08:00Z">
                        <w:rPr/>
                      </w:rPrChange>
                    </w:rPr>
                    <m:t>i</m:t>
                  </w:ins>
                </m:r>
              </m:sub>
            </m:sSub>
          </m:e>
        </m:d>
        <m:r>
          <w:ins w:id="1454" w:author="Gates TEM" w:date="2025-03-26T10:07:00Z" w16du:dateUtc="2025-03-26T09:07:00Z">
            <w:rPr>
              <w:rFonts w:ascii="Cambria Math" w:hAnsi="Cambria Math"/>
              <w:sz w:val="24"/>
              <w:szCs w:val="24"/>
              <w:rPrChange w:id="1455" w:author="Gates TEM" w:date="2025-03-26T10:08:00Z" w16du:dateUtc="2025-03-26T09:08:00Z">
                <w:rPr/>
              </w:rPrChange>
            </w:rPr>
            <m:t xml:space="preserve">= </m:t>
          </w:ins>
        </m:r>
        <m:sSub>
          <m:sSubPr>
            <m:ctrlPr>
              <w:ins w:id="1456" w:author="Gates TEM" w:date="2025-03-26T10:07:00Z" w16du:dateUtc="2025-03-26T09:07:00Z">
                <w:rPr>
                  <w:rFonts w:ascii="Cambria Math" w:hAnsi="Cambria Math"/>
                  <w:i/>
                  <w:sz w:val="24"/>
                  <w:szCs w:val="24"/>
                  <w:rPrChange w:id="1457" w:author="Gates TEM" w:date="2025-03-26T10:08:00Z" w16du:dateUtc="2025-03-26T09:08:00Z">
                    <w:rPr/>
                  </w:rPrChange>
                </w:rPr>
              </w:ins>
            </m:ctrlPr>
          </m:sSubPr>
          <m:e>
            <m:r>
              <w:ins w:id="1458" w:author="Gates TEM" w:date="2025-03-26T10:07:00Z" w16du:dateUtc="2025-03-26T09:07:00Z">
                <w:rPr>
                  <w:rFonts w:ascii="Cambria Math" w:hAnsi="Cambria Math"/>
                  <w:sz w:val="24"/>
                  <w:szCs w:val="24"/>
                  <w:rPrChange w:id="1459" w:author="Gates TEM" w:date="2025-03-26T10:08:00Z" w16du:dateUtc="2025-03-26T09:08:00Z">
                    <w:rPr/>
                  </w:rPrChange>
                </w:rPr>
                <m:t>u</m:t>
              </w:ins>
            </m:r>
          </m:e>
          <m:sub>
            <m:r>
              <w:ins w:id="1460" w:author="Gates TEM" w:date="2025-03-26T10:07:00Z" w16du:dateUtc="2025-03-26T09:07:00Z">
                <w:rPr>
                  <w:rFonts w:ascii="Cambria Math" w:hAnsi="Cambria Math"/>
                  <w:sz w:val="24"/>
                  <w:szCs w:val="24"/>
                  <w:rPrChange w:id="1461" w:author="Gates TEM" w:date="2025-03-26T10:08:00Z" w16du:dateUtc="2025-03-26T09:08:00Z">
                    <w:rPr/>
                  </w:rPrChange>
                </w:rPr>
                <m:t>i</m:t>
              </w:ins>
            </m:r>
          </m:sub>
        </m:sSub>
        <m:r>
          <w:ins w:id="1462" w:author="Gates TEM" w:date="2025-03-26T10:07:00Z" w16du:dateUtc="2025-03-26T09:07:00Z">
            <w:rPr>
              <w:rFonts w:ascii="Cambria Math" w:hAnsi="Cambria Math"/>
              <w:sz w:val="24"/>
              <w:szCs w:val="24"/>
              <w:rPrChange w:id="1463" w:author="Gates TEM" w:date="2025-03-26T10:08:00Z" w16du:dateUtc="2025-03-26T09:08:00Z">
                <w:rPr/>
              </w:rPrChange>
            </w:rPr>
            <m:t>, u</m:t>
          </w:ins>
        </m:r>
        <m:d>
          <m:dPr>
            <m:ctrlPr>
              <w:ins w:id="1464" w:author="Gates TEM" w:date="2025-03-26T10:07:00Z" w16du:dateUtc="2025-03-26T09:07:00Z">
                <w:rPr>
                  <w:rFonts w:ascii="Cambria Math" w:hAnsi="Cambria Math"/>
                  <w:i/>
                  <w:sz w:val="24"/>
                  <w:szCs w:val="24"/>
                  <w:rPrChange w:id="1465" w:author="Gates TEM" w:date="2025-03-26T10:08:00Z" w16du:dateUtc="2025-03-26T09:08:00Z">
                    <w:rPr/>
                  </w:rPrChange>
                </w:rPr>
              </w:ins>
            </m:ctrlPr>
          </m:dPr>
          <m:e>
            <m:sSub>
              <m:sSubPr>
                <m:ctrlPr>
                  <w:ins w:id="1466" w:author="Gates TEM" w:date="2025-03-26T10:07:00Z" w16du:dateUtc="2025-03-26T09:07:00Z">
                    <w:rPr>
                      <w:rFonts w:ascii="Cambria Math" w:hAnsi="Cambria Math"/>
                      <w:i/>
                      <w:sz w:val="24"/>
                      <w:szCs w:val="24"/>
                      <w:rPrChange w:id="1467" w:author="Gates TEM" w:date="2025-03-26T10:08:00Z" w16du:dateUtc="2025-03-26T09:08:00Z">
                        <w:rPr/>
                      </w:rPrChange>
                    </w:rPr>
                  </w:ins>
                </m:ctrlPr>
              </m:sSubPr>
              <m:e>
                <m:r>
                  <w:ins w:id="1468" w:author="Gates TEM" w:date="2025-03-26T10:07:00Z" w16du:dateUtc="2025-03-26T09:07:00Z">
                    <w:rPr>
                      <w:rFonts w:ascii="Cambria Math" w:hAnsi="Cambria Math"/>
                      <w:sz w:val="24"/>
                      <w:szCs w:val="24"/>
                      <w:rPrChange w:id="1469" w:author="Gates TEM" w:date="2025-03-26T10:08:00Z" w16du:dateUtc="2025-03-26T09:08:00Z">
                        <w:rPr/>
                      </w:rPrChange>
                    </w:rPr>
                    <m:t>x</m:t>
                  </w:ins>
                </m:r>
              </m:e>
              <m:sub>
                <m:r>
                  <w:ins w:id="1470" w:author="Gates TEM" w:date="2025-03-26T10:07:00Z" w16du:dateUtc="2025-03-26T09:07:00Z">
                    <w:rPr>
                      <w:rFonts w:ascii="Cambria Math" w:hAnsi="Cambria Math"/>
                      <w:sz w:val="24"/>
                      <w:szCs w:val="24"/>
                      <w:rPrChange w:id="1471" w:author="Gates TEM" w:date="2025-03-26T10:08:00Z" w16du:dateUtc="2025-03-26T09:08:00Z">
                        <w:rPr/>
                      </w:rPrChange>
                    </w:rPr>
                    <m:t>i</m:t>
                  </w:ins>
                </m:r>
              </m:sub>
            </m:sSub>
            <m:r>
              <w:ins w:id="1472" w:author="Gates TEM" w:date="2025-03-26T10:07:00Z" w16du:dateUtc="2025-03-26T09:07:00Z">
                <w:rPr>
                  <w:rFonts w:ascii="Cambria Math" w:hAnsi="Cambria Math"/>
                  <w:sz w:val="24"/>
                  <w:szCs w:val="24"/>
                  <w:rPrChange w:id="1473" w:author="Gates TEM" w:date="2025-03-26T10:08:00Z" w16du:dateUtc="2025-03-26T09:08:00Z">
                    <w:rPr/>
                  </w:rPrChange>
                </w:rPr>
                <m:t>+nh</m:t>
              </w:ins>
            </m:r>
          </m:e>
        </m:d>
        <m:r>
          <w:ins w:id="1474" w:author="Gates TEM" w:date="2025-03-26T10:07:00Z" w16du:dateUtc="2025-03-26T09:07:00Z">
            <w:rPr>
              <w:rFonts w:ascii="Cambria Math" w:hAnsi="Cambria Math"/>
              <w:sz w:val="24"/>
              <w:szCs w:val="24"/>
              <w:rPrChange w:id="1475" w:author="Gates TEM" w:date="2025-03-26T10:08:00Z" w16du:dateUtc="2025-03-26T09:08:00Z">
                <w:rPr/>
              </w:rPrChange>
            </w:rPr>
            <m:t>=</m:t>
          </w:ins>
        </m:r>
        <m:sSub>
          <m:sSubPr>
            <m:ctrlPr>
              <w:ins w:id="1476" w:author="Gates TEM" w:date="2025-03-26T10:07:00Z" w16du:dateUtc="2025-03-26T09:07:00Z">
                <w:rPr>
                  <w:rFonts w:ascii="Cambria Math" w:hAnsi="Cambria Math"/>
                  <w:i/>
                  <w:sz w:val="24"/>
                  <w:szCs w:val="24"/>
                  <w:rPrChange w:id="1477" w:author="Gates TEM" w:date="2025-03-26T10:08:00Z" w16du:dateUtc="2025-03-26T09:08:00Z">
                    <w:rPr/>
                  </w:rPrChange>
                </w:rPr>
              </w:ins>
            </m:ctrlPr>
          </m:sSubPr>
          <m:e>
            <m:r>
              <w:ins w:id="1478" w:author="Gates TEM" w:date="2025-03-26T10:07:00Z" w16du:dateUtc="2025-03-26T09:07:00Z">
                <w:rPr>
                  <w:rFonts w:ascii="Cambria Math" w:hAnsi="Cambria Math"/>
                  <w:sz w:val="24"/>
                  <w:szCs w:val="24"/>
                  <w:rPrChange w:id="1479" w:author="Gates TEM" w:date="2025-03-26T10:08:00Z" w16du:dateUtc="2025-03-26T09:08:00Z">
                    <w:rPr/>
                  </w:rPrChange>
                </w:rPr>
                <m:t>u</m:t>
              </w:ins>
            </m:r>
          </m:e>
          <m:sub>
            <m:r>
              <w:ins w:id="1480" w:author="Gates TEM" w:date="2025-03-26T10:07:00Z" w16du:dateUtc="2025-03-26T09:07:00Z">
                <w:rPr>
                  <w:rFonts w:ascii="Cambria Math" w:hAnsi="Cambria Math"/>
                  <w:sz w:val="24"/>
                  <w:szCs w:val="24"/>
                  <w:rPrChange w:id="1481" w:author="Gates TEM" w:date="2025-03-26T10:08:00Z" w16du:dateUtc="2025-03-26T09:08:00Z">
                    <w:rPr/>
                  </w:rPrChange>
                </w:rPr>
                <m:t>i+n</m:t>
              </w:ins>
            </m:r>
          </m:sub>
        </m:sSub>
        <m:r>
          <w:ins w:id="1482" w:author="Gates TEM" w:date="2025-03-26T10:07:00Z" w16du:dateUtc="2025-03-26T09:07:00Z">
            <w:rPr>
              <w:rFonts w:ascii="Cambria Math" w:hAnsi="Cambria Math"/>
              <w:sz w:val="24"/>
              <w:szCs w:val="24"/>
              <w:rPrChange w:id="1483" w:author="Gates TEM" w:date="2025-03-26T10:08:00Z" w16du:dateUtc="2025-03-26T09:08:00Z">
                <w:rPr/>
              </w:rPrChange>
            </w:rPr>
            <m:t xml:space="preserve"> et f</m:t>
          </w:ins>
        </m:r>
        <m:d>
          <m:dPr>
            <m:ctrlPr>
              <w:ins w:id="1484" w:author="Gates TEM" w:date="2025-03-26T10:07:00Z" w16du:dateUtc="2025-03-26T09:07:00Z">
                <w:rPr>
                  <w:rFonts w:ascii="Cambria Math" w:hAnsi="Cambria Math"/>
                  <w:i/>
                  <w:sz w:val="24"/>
                  <w:szCs w:val="24"/>
                  <w:rPrChange w:id="1485" w:author="Gates TEM" w:date="2025-03-26T10:08:00Z" w16du:dateUtc="2025-03-26T09:08:00Z">
                    <w:rPr/>
                  </w:rPrChange>
                </w:rPr>
              </w:ins>
            </m:ctrlPr>
          </m:dPr>
          <m:e>
            <m:sSub>
              <m:sSubPr>
                <m:ctrlPr>
                  <w:ins w:id="1486" w:author="Gates TEM" w:date="2025-03-26T10:07:00Z" w16du:dateUtc="2025-03-26T09:07:00Z">
                    <w:rPr>
                      <w:rFonts w:ascii="Cambria Math" w:hAnsi="Cambria Math"/>
                      <w:i/>
                      <w:sz w:val="24"/>
                      <w:szCs w:val="24"/>
                      <w:rPrChange w:id="1487" w:author="Gates TEM" w:date="2025-03-26T10:08:00Z" w16du:dateUtc="2025-03-26T09:08:00Z">
                        <w:rPr/>
                      </w:rPrChange>
                    </w:rPr>
                  </w:ins>
                </m:ctrlPr>
              </m:sSubPr>
              <m:e>
                <m:r>
                  <w:ins w:id="1488" w:author="Gates TEM" w:date="2025-03-26T10:07:00Z" w16du:dateUtc="2025-03-26T09:07:00Z">
                    <w:rPr>
                      <w:rFonts w:ascii="Cambria Math" w:hAnsi="Cambria Math"/>
                      <w:sz w:val="24"/>
                      <w:szCs w:val="24"/>
                      <w:rPrChange w:id="1489" w:author="Gates TEM" w:date="2025-03-26T10:08:00Z" w16du:dateUtc="2025-03-26T09:08:00Z">
                        <w:rPr/>
                      </w:rPrChange>
                    </w:rPr>
                    <m:t>x</m:t>
                  </w:ins>
                </m:r>
              </m:e>
              <m:sub>
                <m:r>
                  <w:ins w:id="1490" w:author="Gates TEM" w:date="2025-03-26T10:07:00Z" w16du:dateUtc="2025-03-26T09:07:00Z">
                    <w:rPr>
                      <w:rFonts w:ascii="Cambria Math" w:hAnsi="Cambria Math"/>
                      <w:sz w:val="24"/>
                      <w:szCs w:val="24"/>
                      <w:rPrChange w:id="1491" w:author="Gates TEM" w:date="2025-03-26T10:08:00Z" w16du:dateUtc="2025-03-26T09:08:00Z">
                        <w:rPr/>
                      </w:rPrChange>
                    </w:rPr>
                    <m:t>i</m:t>
                  </w:ins>
                </m:r>
              </m:sub>
            </m:sSub>
          </m:e>
        </m:d>
        <m:r>
          <w:ins w:id="1492" w:author="Gates TEM" w:date="2025-03-26T10:07:00Z" w16du:dateUtc="2025-03-26T09:07:00Z">
            <w:rPr>
              <w:rFonts w:ascii="Cambria Math" w:hAnsi="Cambria Math"/>
              <w:sz w:val="24"/>
              <w:szCs w:val="24"/>
              <w:rPrChange w:id="1493" w:author="Gates TEM" w:date="2025-03-26T10:08:00Z" w16du:dateUtc="2025-03-26T09:08:00Z">
                <w:rPr/>
              </w:rPrChange>
            </w:rPr>
            <m:t>=</m:t>
          </w:ins>
        </m:r>
        <m:sSub>
          <m:sSubPr>
            <m:ctrlPr>
              <w:ins w:id="1494" w:author="Gates TEM" w:date="2025-03-26T10:07:00Z" w16du:dateUtc="2025-03-26T09:07:00Z">
                <w:rPr>
                  <w:rFonts w:ascii="Cambria Math" w:hAnsi="Cambria Math"/>
                  <w:i/>
                  <w:sz w:val="24"/>
                  <w:szCs w:val="24"/>
                  <w:rPrChange w:id="1495" w:author="Gates TEM" w:date="2025-03-26T10:08:00Z" w16du:dateUtc="2025-03-26T09:08:00Z">
                    <w:rPr/>
                  </w:rPrChange>
                </w:rPr>
              </w:ins>
            </m:ctrlPr>
          </m:sSubPr>
          <m:e>
            <m:r>
              <w:ins w:id="1496" w:author="Gates TEM" w:date="2025-03-26T10:07:00Z" w16du:dateUtc="2025-03-26T09:07:00Z">
                <w:rPr>
                  <w:rFonts w:ascii="Cambria Math" w:hAnsi="Cambria Math"/>
                  <w:sz w:val="24"/>
                  <w:szCs w:val="24"/>
                  <w:rPrChange w:id="1497" w:author="Gates TEM" w:date="2025-03-26T10:08:00Z" w16du:dateUtc="2025-03-26T09:08:00Z">
                    <w:rPr/>
                  </w:rPrChange>
                </w:rPr>
                <m:t>f</m:t>
              </w:ins>
            </m:r>
          </m:e>
          <m:sub>
            <m:r>
              <w:ins w:id="1498" w:author="Gates TEM" w:date="2025-03-26T10:07:00Z" w16du:dateUtc="2025-03-26T09:07:00Z">
                <w:rPr>
                  <w:rFonts w:ascii="Cambria Math" w:hAnsi="Cambria Math"/>
                  <w:sz w:val="24"/>
                  <w:szCs w:val="24"/>
                  <w:rPrChange w:id="1499" w:author="Gates TEM" w:date="2025-03-26T10:08:00Z" w16du:dateUtc="2025-03-26T09:08:00Z">
                    <w:rPr/>
                  </w:rPrChange>
                </w:rPr>
                <m:t>i</m:t>
              </w:ins>
            </m:r>
          </m:sub>
        </m:sSub>
      </m:oMath>
      <w:ins w:id="1500" w:author="Gates TEM" w:date="2025-03-26T10:07:00Z" w16du:dateUtc="2025-03-26T09:07:00Z">
        <w:r w:rsidRPr="00010B5E">
          <w:rPr>
            <w:sz w:val="24"/>
            <w:szCs w:val="24"/>
            <w:rPrChange w:id="1501" w:author="Gates TEM" w:date="2025-03-26T10:08:00Z" w16du:dateUtc="2025-03-26T09:08:00Z">
              <w:rPr/>
            </w:rPrChange>
          </w:rPr>
          <w:t xml:space="preserve"> où les </w:t>
        </w:r>
      </w:ins>
      <m:oMath>
        <m:sSub>
          <m:sSubPr>
            <m:ctrlPr>
              <w:ins w:id="1502" w:author="Gates TEM" w:date="2025-03-26T10:07:00Z" w16du:dateUtc="2025-03-26T09:07:00Z">
                <w:rPr>
                  <w:rFonts w:ascii="Cambria Math" w:hAnsi="Cambria Math"/>
                  <w:i/>
                  <w:sz w:val="24"/>
                  <w:szCs w:val="24"/>
                  <w:rPrChange w:id="1503" w:author="Gates TEM" w:date="2025-03-26T10:08:00Z" w16du:dateUtc="2025-03-26T09:08:00Z">
                    <w:rPr/>
                  </w:rPrChange>
                </w:rPr>
              </w:ins>
            </m:ctrlPr>
          </m:sSubPr>
          <m:e>
            <m:r>
              <w:ins w:id="1504" w:author="Gates TEM" w:date="2025-03-26T10:07:00Z" w16du:dateUtc="2025-03-26T09:07:00Z">
                <w:rPr>
                  <w:rFonts w:ascii="Cambria Math" w:hAnsi="Cambria Math"/>
                  <w:sz w:val="24"/>
                  <w:szCs w:val="24"/>
                  <w:rPrChange w:id="1505" w:author="Gates TEM" w:date="2025-03-26T10:08:00Z" w16du:dateUtc="2025-03-26T09:08:00Z">
                    <w:rPr/>
                  </w:rPrChange>
                </w:rPr>
                <m:t>x</m:t>
              </w:ins>
            </m:r>
          </m:e>
          <m:sub>
            <m:r>
              <w:ins w:id="1506" w:author="Gates TEM" w:date="2025-03-26T10:07:00Z" w16du:dateUtc="2025-03-26T09:07:00Z">
                <w:rPr>
                  <w:rFonts w:ascii="Cambria Math" w:hAnsi="Cambria Math"/>
                  <w:sz w:val="24"/>
                  <w:szCs w:val="24"/>
                  <w:rPrChange w:id="1507" w:author="Gates TEM" w:date="2025-03-26T10:08:00Z" w16du:dateUtc="2025-03-26T09:08:00Z">
                    <w:rPr/>
                  </w:rPrChange>
                </w:rPr>
                <m:t>i</m:t>
              </w:ins>
            </m:r>
          </m:sub>
        </m:sSub>
      </m:oMath>
      <w:ins w:id="1508" w:author="Gates TEM" w:date="2025-03-26T10:07:00Z" w16du:dateUtc="2025-03-26T09:07:00Z">
        <w:r w:rsidRPr="00010B5E">
          <w:rPr>
            <w:sz w:val="24"/>
            <w:szCs w:val="24"/>
            <w:rPrChange w:id="1509" w:author="Gates TEM" w:date="2025-03-26T10:08:00Z" w16du:dateUtc="2025-03-26T09:08:00Z">
              <w:rPr/>
            </w:rPrChange>
          </w:rPr>
          <w:t xml:space="preserve"> represente les points discrets de l’intervalle notre equation  </w:t>
        </w:r>
      </w:ins>
      <m:oMath>
        <m:r>
          <w:ins w:id="1510" w:author="Gates TEM" w:date="2025-03-26T10:07:00Z" w16du:dateUtc="2025-03-26T09:07:00Z">
            <w:rPr>
              <w:rFonts w:ascii="Cambria Math" w:hAnsi="Cambria Math"/>
              <w:sz w:val="24"/>
              <w:szCs w:val="24"/>
              <w:rPrChange w:id="1511" w:author="Gates TEM" w:date="2025-03-26T10:08:00Z" w16du:dateUtc="2025-03-26T09:08:00Z">
                <w:rPr/>
              </w:rPrChange>
            </w:rPr>
            <m:t>-u" +  u' = f</m:t>
          </w:ins>
        </m:r>
      </m:oMath>
      <w:ins w:id="1512" w:author="Gates TEM" w:date="2025-03-26T10:07:00Z" w16du:dateUtc="2025-03-26T09:07:00Z">
        <w:r w:rsidRPr="00010B5E">
          <w:rPr>
            <w:sz w:val="24"/>
            <w:szCs w:val="24"/>
            <w:rPrChange w:id="1513" w:author="Gates TEM" w:date="2025-03-26T10:08:00Z" w16du:dateUtc="2025-03-26T09:08:00Z">
              <w:rPr/>
            </w:rPrChange>
          </w:rPr>
          <w:t xml:space="preserve"> devient</w:t>
        </w:r>
      </w:ins>
    </w:p>
    <w:p w14:paraId="07B1EF49" w14:textId="77777777" w:rsidR="00010B5E" w:rsidRPr="00010B5E" w:rsidRDefault="00010B5E" w:rsidP="00010B5E">
      <w:pPr>
        <w:rPr>
          <w:ins w:id="1514" w:author="Gates TEM" w:date="2025-03-26T10:07:00Z" w16du:dateUtc="2025-03-26T09:07:00Z"/>
          <w:sz w:val="24"/>
          <w:szCs w:val="24"/>
          <w:rPrChange w:id="1515" w:author="Gates TEM" w:date="2025-03-26T10:08:00Z" w16du:dateUtc="2025-03-26T09:08:00Z">
            <w:rPr>
              <w:ins w:id="1516" w:author="Gates TEM" w:date="2025-03-26T10:07:00Z" w16du:dateUtc="2025-03-26T09:07:00Z"/>
            </w:rPr>
          </w:rPrChange>
        </w:rPr>
        <w:pPrChange w:id="1517" w:author="Gates TEM" w:date="2025-03-26T10:08:00Z" w16du:dateUtc="2025-03-26T09:08:00Z">
          <w:pPr>
            <w:pStyle w:val="ListParagraph"/>
            <w:numPr>
              <w:numId w:val="20"/>
            </w:numPr>
            <w:ind w:hanging="360"/>
          </w:pPr>
        </w:pPrChange>
      </w:pPr>
      <m:oMathPara>
        <m:oMath>
          <m:r>
            <w:ins w:id="1518" w:author="Gates TEM" w:date="2025-03-26T10:07:00Z" w16du:dateUtc="2025-03-26T09:07:00Z">
              <w:rPr>
                <w:rFonts w:ascii="Cambria Math" w:hAnsi="Cambria Math"/>
                <w:sz w:val="24"/>
                <w:szCs w:val="24"/>
                <w:rPrChange w:id="1519" w:author="Gates TEM" w:date="2025-03-26T10:08:00Z" w16du:dateUtc="2025-03-26T09:08:00Z">
                  <w:rPr/>
                </w:rPrChange>
              </w:rPr>
              <m:t>-</m:t>
            </w:ins>
          </m:r>
          <m:f>
            <m:fPr>
              <m:ctrlPr>
                <w:ins w:id="1520" w:author="Gates TEM" w:date="2025-03-26T10:07:00Z" w16du:dateUtc="2025-03-26T09:07:00Z">
                  <w:rPr>
                    <w:rFonts w:ascii="Cambria Math" w:hAnsi="Cambria Math"/>
                    <w:i/>
                    <w:sz w:val="24"/>
                    <w:szCs w:val="24"/>
                    <w:rPrChange w:id="1521" w:author="Gates TEM" w:date="2025-03-26T10:08:00Z" w16du:dateUtc="2025-03-26T09:08:00Z">
                      <w:rPr/>
                    </w:rPrChange>
                  </w:rPr>
                </w:ins>
              </m:ctrlPr>
            </m:fPr>
            <m:num>
              <m:sSub>
                <m:sSubPr>
                  <m:ctrlPr>
                    <w:ins w:id="1522" w:author="Gates TEM" w:date="2025-03-26T10:07:00Z" w16du:dateUtc="2025-03-26T09:07:00Z">
                      <w:rPr>
                        <w:rFonts w:ascii="Cambria Math" w:hAnsi="Cambria Math"/>
                        <w:i/>
                        <w:sz w:val="24"/>
                        <w:szCs w:val="24"/>
                        <w:rPrChange w:id="1523" w:author="Gates TEM" w:date="2025-03-26T10:08:00Z" w16du:dateUtc="2025-03-26T09:08:00Z">
                          <w:rPr/>
                        </w:rPrChange>
                      </w:rPr>
                    </w:ins>
                  </m:ctrlPr>
                </m:sSubPr>
                <m:e>
                  <m:r>
                    <w:ins w:id="1524" w:author="Gates TEM" w:date="2025-03-26T10:07:00Z" w16du:dateUtc="2025-03-26T09:07:00Z">
                      <w:rPr>
                        <w:rFonts w:ascii="Cambria Math" w:hAnsi="Cambria Math"/>
                        <w:sz w:val="24"/>
                        <w:szCs w:val="24"/>
                        <w:rPrChange w:id="1525" w:author="Gates TEM" w:date="2025-03-26T10:08:00Z" w16du:dateUtc="2025-03-26T09:08:00Z">
                          <w:rPr/>
                        </w:rPrChange>
                      </w:rPr>
                      <m:t>u</m:t>
                    </w:ins>
                  </m:r>
                </m:e>
                <m:sub>
                  <m:r>
                    <w:ins w:id="1526" w:author="Gates TEM" w:date="2025-03-26T10:07:00Z" w16du:dateUtc="2025-03-26T09:07:00Z">
                      <w:rPr>
                        <w:rFonts w:ascii="Cambria Math" w:hAnsi="Cambria Math"/>
                        <w:sz w:val="24"/>
                        <w:szCs w:val="24"/>
                        <w:rPrChange w:id="1527" w:author="Gates TEM" w:date="2025-03-26T10:08:00Z" w16du:dateUtc="2025-03-26T09:08:00Z">
                          <w:rPr/>
                        </w:rPrChange>
                      </w:rPr>
                      <m:t>i+1</m:t>
                    </w:ins>
                  </m:r>
                </m:sub>
              </m:sSub>
              <m:r>
                <w:ins w:id="1528" w:author="Gates TEM" w:date="2025-03-26T10:07:00Z" w16du:dateUtc="2025-03-26T09:07:00Z">
                  <w:rPr>
                    <w:rFonts w:ascii="Cambria Math" w:hAnsi="Cambria Math"/>
                    <w:sz w:val="24"/>
                    <w:szCs w:val="24"/>
                    <w:rPrChange w:id="1529" w:author="Gates TEM" w:date="2025-03-26T10:08:00Z" w16du:dateUtc="2025-03-26T09:08:00Z">
                      <w:rPr/>
                    </w:rPrChange>
                  </w:rPr>
                  <m:t>-2</m:t>
                </w:ins>
              </m:r>
              <m:sSub>
                <m:sSubPr>
                  <m:ctrlPr>
                    <w:ins w:id="1530" w:author="Gates TEM" w:date="2025-03-26T10:07:00Z" w16du:dateUtc="2025-03-26T09:07:00Z">
                      <w:rPr>
                        <w:rFonts w:ascii="Cambria Math" w:hAnsi="Cambria Math"/>
                        <w:i/>
                        <w:sz w:val="24"/>
                        <w:szCs w:val="24"/>
                        <w:rPrChange w:id="1531" w:author="Gates TEM" w:date="2025-03-26T10:08:00Z" w16du:dateUtc="2025-03-26T09:08:00Z">
                          <w:rPr/>
                        </w:rPrChange>
                      </w:rPr>
                    </w:ins>
                  </m:ctrlPr>
                </m:sSubPr>
                <m:e>
                  <m:r>
                    <w:ins w:id="1532" w:author="Gates TEM" w:date="2025-03-26T10:07:00Z" w16du:dateUtc="2025-03-26T09:07:00Z">
                      <w:rPr>
                        <w:rFonts w:ascii="Cambria Math" w:hAnsi="Cambria Math"/>
                        <w:sz w:val="24"/>
                        <w:szCs w:val="24"/>
                        <w:rPrChange w:id="1533" w:author="Gates TEM" w:date="2025-03-26T10:08:00Z" w16du:dateUtc="2025-03-26T09:08:00Z">
                          <w:rPr/>
                        </w:rPrChange>
                      </w:rPr>
                      <m:t>u</m:t>
                    </w:ins>
                  </m:r>
                </m:e>
                <m:sub>
                  <m:r>
                    <w:ins w:id="1534" w:author="Gates TEM" w:date="2025-03-26T10:07:00Z" w16du:dateUtc="2025-03-26T09:07:00Z">
                      <w:rPr>
                        <w:rFonts w:ascii="Cambria Math" w:hAnsi="Cambria Math"/>
                        <w:sz w:val="24"/>
                        <w:szCs w:val="24"/>
                        <w:rPrChange w:id="1535" w:author="Gates TEM" w:date="2025-03-26T10:08:00Z" w16du:dateUtc="2025-03-26T09:08:00Z">
                          <w:rPr/>
                        </w:rPrChange>
                      </w:rPr>
                      <m:t>i</m:t>
                    </w:ins>
                  </m:r>
                </m:sub>
              </m:sSub>
              <m:r>
                <w:ins w:id="1536" w:author="Gates TEM" w:date="2025-03-26T10:07:00Z" w16du:dateUtc="2025-03-26T09:07:00Z">
                  <w:rPr>
                    <w:rFonts w:ascii="Cambria Math" w:hAnsi="Cambria Math"/>
                    <w:sz w:val="24"/>
                    <w:szCs w:val="24"/>
                    <w:rPrChange w:id="1537" w:author="Gates TEM" w:date="2025-03-26T10:08:00Z" w16du:dateUtc="2025-03-26T09:08:00Z">
                      <w:rPr/>
                    </w:rPrChange>
                  </w:rPr>
                  <m:t>+</m:t>
                </w:ins>
              </m:r>
              <m:sSub>
                <m:sSubPr>
                  <m:ctrlPr>
                    <w:ins w:id="1538" w:author="Gates TEM" w:date="2025-03-26T10:07:00Z" w16du:dateUtc="2025-03-26T09:07:00Z">
                      <w:rPr>
                        <w:rFonts w:ascii="Cambria Math" w:hAnsi="Cambria Math"/>
                        <w:i/>
                        <w:sz w:val="24"/>
                        <w:szCs w:val="24"/>
                        <w:rPrChange w:id="1539" w:author="Gates TEM" w:date="2025-03-26T10:08:00Z" w16du:dateUtc="2025-03-26T09:08:00Z">
                          <w:rPr/>
                        </w:rPrChange>
                      </w:rPr>
                    </w:ins>
                  </m:ctrlPr>
                </m:sSubPr>
                <m:e>
                  <m:r>
                    <w:ins w:id="1540" w:author="Gates TEM" w:date="2025-03-26T10:07:00Z" w16du:dateUtc="2025-03-26T09:07:00Z">
                      <w:rPr>
                        <w:rFonts w:ascii="Cambria Math" w:hAnsi="Cambria Math"/>
                        <w:sz w:val="24"/>
                        <w:szCs w:val="24"/>
                        <w:rPrChange w:id="1541" w:author="Gates TEM" w:date="2025-03-26T10:08:00Z" w16du:dateUtc="2025-03-26T09:08:00Z">
                          <w:rPr/>
                        </w:rPrChange>
                      </w:rPr>
                      <m:t>u</m:t>
                    </w:ins>
                  </m:r>
                </m:e>
                <m:sub>
                  <m:r>
                    <w:ins w:id="1542" w:author="Gates TEM" w:date="2025-03-26T10:07:00Z" w16du:dateUtc="2025-03-26T09:07:00Z">
                      <w:rPr>
                        <w:rFonts w:ascii="Cambria Math" w:hAnsi="Cambria Math"/>
                        <w:sz w:val="24"/>
                        <w:szCs w:val="24"/>
                        <w:rPrChange w:id="1543" w:author="Gates TEM" w:date="2025-03-26T10:08:00Z" w16du:dateUtc="2025-03-26T09:08:00Z">
                          <w:rPr/>
                        </w:rPrChange>
                      </w:rPr>
                      <m:t>i-1</m:t>
                    </w:ins>
                  </m:r>
                </m:sub>
              </m:sSub>
            </m:num>
            <m:den>
              <m:sSup>
                <m:sSupPr>
                  <m:ctrlPr>
                    <w:ins w:id="1544" w:author="Gates TEM" w:date="2025-03-26T10:07:00Z" w16du:dateUtc="2025-03-26T09:07:00Z">
                      <w:rPr>
                        <w:rFonts w:ascii="Cambria Math" w:hAnsi="Cambria Math"/>
                        <w:i/>
                        <w:sz w:val="24"/>
                        <w:szCs w:val="24"/>
                        <w:rPrChange w:id="1545" w:author="Gates TEM" w:date="2025-03-26T10:08:00Z" w16du:dateUtc="2025-03-26T09:08:00Z">
                          <w:rPr/>
                        </w:rPrChange>
                      </w:rPr>
                    </w:ins>
                  </m:ctrlPr>
                </m:sSupPr>
                <m:e>
                  <m:r>
                    <w:ins w:id="1546" w:author="Gates TEM" w:date="2025-03-26T10:07:00Z" w16du:dateUtc="2025-03-26T09:07:00Z">
                      <w:rPr>
                        <w:rFonts w:ascii="Cambria Math" w:hAnsi="Cambria Math"/>
                        <w:sz w:val="24"/>
                        <w:szCs w:val="24"/>
                        <w:rPrChange w:id="1547" w:author="Gates TEM" w:date="2025-03-26T10:08:00Z" w16du:dateUtc="2025-03-26T09:08:00Z">
                          <w:rPr/>
                        </w:rPrChange>
                      </w:rPr>
                      <m:t>h</m:t>
                    </w:ins>
                  </m:r>
                </m:e>
                <m:sup>
                  <m:r>
                    <w:ins w:id="1548" w:author="Gates TEM" w:date="2025-03-26T10:07:00Z" w16du:dateUtc="2025-03-26T09:07:00Z">
                      <w:rPr>
                        <w:rFonts w:ascii="Cambria Math" w:hAnsi="Cambria Math"/>
                        <w:sz w:val="24"/>
                        <w:szCs w:val="24"/>
                        <w:rPrChange w:id="1549" w:author="Gates TEM" w:date="2025-03-26T10:08:00Z" w16du:dateUtc="2025-03-26T09:08:00Z">
                          <w:rPr/>
                        </w:rPrChange>
                      </w:rPr>
                      <m:t>2</m:t>
                    </w:ins>
                  </m:r>
                </m:sup>
              </m:sSup>
            </m:den>
          </m:f>
          <m:r>
            <w:ins w:id="1550" w:author="Gates TEM" w:date="2025-03-26T10:07:00Z" w16du:dateUtc="2025-03-26T09:07:00Z">
              <w:rPr>
                <w:rFonts w:ascii="Cambria Math" w:hAnsi="Cambria Math"/>
                <w:sz w:val="24"/>
                <w:szCs w:val="24"/>
                <w:rPrChange w:id="1551" w:author="Gates TEM" w:date="2025-03-26T10:08:00Z" w16du:dateUtc="2025-03-26T09:08:00Z">
                  <w:rPr/>
                </w:rPrChange>
              </w:rPr>
              <m:t>+</m:t>
            </w:ins>
          </m:r>
          <m:f>
            <m:fPr>
              <m:ctrlPr>
                <w:ins w:id="1552" w:author="Gates TEM" w:date="2025-03-26T10:07:00Z" w16du:dateUtc="2025-03-26T09:07:00Z">
                  <w:rPr>
                    <w:rFonts w:ascii="Cambria Math" w:hAnsi="Cambria Math"/>
                    <w:i/>
                    <w:sz w:val="24"/>
                    <w:szCs w:val="24"/>
                    <w:rPrChange w:id="1553" w:author="Gates TEM" w:date="2025-03-26T10:08:00Z" w16du:dateUtc="2025-03-26T09:08:00Z">
                      <w:rPr/>
                    </w:rPrChange>
                  </w:rPr>
                </w:ins>
              </m:ctrlPr>
            </m:fPr>
            <m:num>
              <m:sSub>
                <m:sSubPr>
                  <m:ctrlPr>
                    <w:ins w:id="1554" w:author="Gates TEM" w:date="2025-03-26T10:07:00Z" w16du:dateUtc="2025-03-26T09:07:00Z">
                      <w:rPr>
                        <w:rFonts w:ascii="Cambria Math" w:hAnsi="Cambria Math"/>
                        <w:i/>
                        <w:sz w:val="24"/>
                        <w:szCs w:val="24"/>
                        <w:rPrChange w:id="1555" w:author="Gates TEM" w:date="2025-03-26T10:08:00Z" w16du:dateUtc="2025-03-26T09:08:00Z">
                          <w:rPr/>
                        </w:rPrChange>
                      </w:rPr>
                    </w:ins>
                  </m:ctrlPr>
                </m:sSubPr>
                <m:e>
                  <m:r>
                    <w:ins w:id="1556" w:author="Gates TEM" w:date="2025-03-26T10:07:00Z" w16du:dateUtc="2025-03-26T09:07:00Z">
                      <w:rPr>
                        <w:rFonts w:ascii="Cambria Math" w:hAnsi="Cambria Math"/>
                        <w:sz w:val="24"/>
                        <w:szCs w:val="24"/>
                        <w:rPrChange w:id="1557" w:author="Gates TEM" w:date="2025-03-26T10:08:00Z" w16du:dateUtc="2025-03-26T09:08:00Z">
                          <w:rPr/>
                        </w:rPrChange>
                      </w:rPr>
                      <m:t>u</m:t>
                    </w:ins>
                  </m:r>
                </m:e>
                <m:sub>
                  <m:r>
                    <w:ins w:id="1558" w:author="Gates TEM" w:date="2025-03-26T10:07:00Z" w16du:dateUtc="2025-03-26T09:07:00Z">
                      <w:rPr>
                        <w:rFonts w:ascii="Cambria Math" w:hAnsi="Cambria Math"/>
                        <w:sz w:val="24"/>
                        <w:szCs w:val="24"/>
                        <w:rPrChange w:id="1559" w:author="Gates TEM" w:date="2025-03-26T10:08:00Z" w16du:dateUtc="2025-03-26T09:08:00Z">
                          <w:rPr/>
                        </w:rPrChange>
                      </w:rPr>
                      <m:t>i+1</m:t>
                    </w:ins>
                  </m:r>
                </m:sub>
              </m:sSub>
              <m:r>
                <w:ins w:id="1560" w:author="Gates TEM" w:date="2025-03-26T10:07:00Z" w16du:dateUtc="2025-03-26T09:07:00Z">
                  <w:rPr>
                    <w:rFonts w:ascii="Cambria Math" w:hAnsi="Cambria Math"/>
                    <w:sz w:val="24"/>
                    <w:szCs w:val="24"/>
                    <w:rPrChange w:id="1561" w:author="Gates TEM" w:date="2025-03-26T10:08:00Z" w16du:dateUtc="2025-03-26T09:08:00Z">
                      <w:rPr/>
                    </w:rPrChange>
                  </w:rPr>
                  <m:t>-</m:t>
                </w:ins>
              </m:r>
              <m:sSub>
                <m:sSubPr>
                  <m:ctrlPr>
                    <w:ins w:id="1562" w:author="Gates TEM" w:date="2025-03-26T10:07:00Z" w16du:dateUtc="2025-03-26T09:07:00Z">
                      <w:rPr>
                        <w:rFonts w:ascii="Cambria Math" w:hAnsi="Cambria Math"/>
                        <w:i/>
                        <w:sz w:val="24"/>
                        <w:szCs w:val="24"/>
                        <w:rPrChange w:id="1563" w:author="Gates TEM" w:date="2025-03-26T10:08:00Z" w16du:dateUtc="2025-03-26T09:08:00Z">
                          <w:rPr/>
                        </w:rPrChange>
                      </w:rPr>
                    </w:ins>
                  </m:ctrlPr>
                </m:sSubPr>
                <m:e>
                  <m:r>
                    <w:ins w:id="1564" w:author="Gates TEM" w:date="2025-03-26T10:07:00Z" w16du:dateUtc="2025-03-26T09:07:00Z">
                      <w:rPr>
                        <w:rFonts w:ascii="Cambria Math" w:hAnsi="Cambria Math"/>
                        <w:sz w:val="24"/>
                        <w:szCs w:val="24"/>
                        <w:rPrChange w:id="1565" w:author="Gates TEM" w:date="2025-03-26T10:08:00Z" w16du:dateUtc="2025-03-26T09:08:00Z">
                          <w:rPr/>
                        </w:rPrChange>
                      </w:rPr>
                      <m:t>u</m:t>
                    </w:ins>
                  </m:r>
                </m:e>
                <m:sub>
                  <m:r>
                    <w:ins w:id="1566" w:author="Gates TEM" w:date="2025-03-26T10:07:00Z" w16du:dateUtc="2025-03-26T09:07:00Z">
                      <w:rPr>
                        <w:rFonts w:ascii="Cambria Math" w:hAnsi="Cambria Math"/>
                        <w:sz w:val="24"/>
                        <w:szCs w:val="24"/>
                        <w:rPrChange w:id="1567" w:author="Gates TEM" w:date="2025-03-26T10:08:00Z" w16du:dateUtc="2025-03-26T09:08:00Z">
                          <w:rPr/>
                        </w:rPrChange>
                      </w:rPr>
                      <m:t>i-1</m:t>
                    </w:ins>
                  </m:r>
                </m:sub>
              </m:sSub>
            </m:num>
            <m:den>
              <m:r>
                <w:ins w:id="1568" w:author="Gates TEM" w:date="2025-03-26T10:07:00Z" w16du:dateUtc="2025-03-26T09:07:00Z">
                  <w:rPr>
                    <w:rFonts w:ascii="Cambria Math" w:hAnsi="Cambria Math"/>
                    <w:sz w:val="24"/>
                    <w:szCs w:val="24"/>
                    <w:rPrChange w:id="1569" w:author="Gates TEM" w:date="2025-03-26T10:08:00Z" w16du:dateUtc="2025-03-26T09:08:00Z">
                      <w:rPr/>
                    </w:rPrChange>
                  </w:rPr>
                  <m:t>2</m:t>
                </w:ins>
              </m:r>
              <m:r>
                <w:ins w:id="1570" w:author="Gates TEM" w:date="2025-03-26T10:07:00Z" w16du:dateUtc="2025-03-26T09:07:00Z">
                  <w:rPr>
                    <w:rFonts w:ascii="Cambria Math" w:hAnsi="Cambria Math"/>
                    <w:sz w:val="24"/>
                    <w:szCs w:val="24"/>
                    <w:rPrChange w:id="1571" w:author="Gates TEM" w:date="2025-03-26T10:08:00Z" w16du:dateUtc="2025-03-26T09:08:00Z">
                      <w:rPr/>
                    </w:rPrChange>
                  </w:rPr>
                  <m:t>h</m:t>
                </w:ins>
              </m:r>
            </m:den>
          </m:f>
          <m:r>
            <w:ins w:id="1572" w:author="Gates TEM" w:date="2025-03-26T10:07:00Z" w16du:dateUtc="2025-03-26T09:07:00Z">
              <w:rPr>
                <w:rFonts w:ascii="Cambria Math" w:hAnsi="Cambria Math"/>
                <w:sz w:val="24"/>
                <w:szCs w:val="24"/>
                <w:rPrChange w:id="1573" w:author="Gates TEM" w:date="2025-03-26T10:08:00Z" w16du:dateUtc="2025-03-26T09:08:00Z">
                  <w:rPr/>
                </w:rPrChange>
              </w:rPr>
              <m:t xml:space="preserve">= </m:t>
            </w:ins>
          </m:r>
          <m:sSub>
            <m:sSubPr>
              <m:ctrlPr>
                <w:ins w:id="1574" w:author="Gates TEM" w:date="2025-03-26T10:07:00Z" w16du:dateUtc="2025-03-26T09:07:00Z">
                  <w:rPr>
                    <w:rFonts w:ascii="Cambria Math" w:hAnsi="Cambria Math"/>
                    <w:i/>
                    <w:sz w:val="24"/>
                    <w:szCs w:val="24"/>
                    <w:rPrChange w:id="1575" w:author="Gates TEM" w:date="2025-03-26T10:08:00Z" w16du:dateUtc="2025-03-26T09:08:00Z">
                      <w:rPr/>
                    </w:rPrChange>
                  </w:rPr>
                </w:ins>
              </m:ctrlPr>
            </m:sSubPr>
            <m:e>
              <m:r>
                <w:ins w:id="1576" w:author="Gates TEM" w:date="2025-03-26T10:07:00Z" w16du:dateUtc="2025-03-26T09:07:00Z">
                  <w:rPr>
                    <w:rFonts w:ascii="Cambria Math" w:hAnsi="Cambria Math"/>
                    <w:sz w:val="24"/>
                    <w:szCs w:val="24"/>
                    <w:rPrChange w:id="1577" w:author="Gates TEM" w:date="2025-03-26T10:08:00Z" w16du:dateUtc="2025-03-26T09:08:00Z">
                      <w:rPr/>
                    </w:rPrChange>
                  </w:rPr>
                  <m:t>f</m:t>
                </w:ins>
              </m:r>
            </m:e>
            <m:sub>
              <m:r>
                <w:ins w:id="1578" w:author="Gates TEM" w:date="2025-03-26T10:07:00Z" w16du:dateUtc="2025-03-26T09:07:00Z">
                  <w:rPr>
                    <w:rFonts w:ascii="Cambria Math" w:hAnsi="Cambria Math"/>
                    <w:sz w:val="24"/>
                    <w:szCs w:val="24"/>
                    <w:rPrChange w:id="1579" w:author="Gates TEM" w:date="2025-03-26T10:08:00Z" w16du:dateUtc="2025-03-26T09:08:00Z">
                      <w:rPr/>
                    </w:rPrChange>
                  </w:rPr>
                  <m:t>i</m:t>
                </w:ins>
              </m:r>
            </m:sub>
          </m:sSub>
        </m:oMath>
      </m:oMathPara>
    </w:p>
    <w:p w14:paraId="50358B4D" w14:textId="77777777" w:rsidR="00010B5E" w:rsidRPr="00010B5E" w:rsidRDefault="00010B5E" w:rsidP="00010B5E">
      <w:pPr>
        <w:rPr>
          <w:ins w:id="1580" w:author="Gates TEM" w:date="2025-03-26T10:07:00Z" w16du:dateUtc="2025-03-26T09:07:00Z"/>
          <w:sz w:val="24"/>
          <w:szCs w:val="24"/>
          <w:rPrChange w:id="1581" w:author="Gates TEM" w:date="2025-03-26T10:08:00Z" w16du:dateUtc="2025-03-26T09:08:00Z">
            <w:rPr>
              <w:ins w:id="1582" w:author="Gates TEM" w:date="2025-03-26T10:07:00Z" w16du:dateUtc="2025-03-26T09:07:00Z"/>
            </w:rPr>
          </w:rPrChange>
        </w:rPr>
        <w:pPrChange w:id="1583" w:author="Gates TEM" w:date="2025-03-26T10:08:00Z" w16du:dateUtc="2025-03-26T09:08:00Z">
          <w:pPr>
            <w:pStyle w:val="ListParagraph"/>
            <w:numPr>
              <w:numId w:val="20"/>
            </w:numPr>
            <w:ind w:hanging="360"/>
          </w:pPr>
        </w:pPrChange>
      </w:pPr>
      <m:oMathPara>
        <m:oMath>
          <m:d>
            <m:dPr>
              <m:begChr m:val="{"/>
              <m:endChr m:val=""/>
              <m:ctrlPr>
                <w:ins w:id="1584" w:author="Gates TEM" w:date="2025-03-26T10:07:00Z" w16du:dateUtc="2025-03-26T09:07:00Z">
                  <w:rPr>
                    <w:rFonts w:ascii="Cambria Math" w:hAnsi="Cambria Math"/>
                    <w:i/>
                    <w:sz w:val="24"/>
                    <w:szCs w:val="24"/>
                    <w:rPrChange w:id="1585" w:author="Gates TEM" w:date="2025-03-26T10:08:00Z" w16du:dateUtc="2025-03-26T09:08:00Z">
                      <w:rPr/>
                    </w:rPrChange>
                  </w:rPr>
                </w:ins>
              </m:ctrlPr>
            </m:dPr>
            <m:e>
              <m:eqArr>
                <m:eqArrPr>
                  <m:ctrlPr>
                    <w:ins w:id="1586" w:author="Gates TEM" w:date="2025-03-26T10:07:00Z" w16du:dateUtc="2025-03-26T09:07:00Z">
                      <w:rPr>
                        <w:rFonts w:ascii="Cambria Math" w:hAnsi="Cambria Math"/>
                        <w:i/>
                        <w:sz w:val="24"/>
                        <w:szCs w:val="24"/>
                        <w:rPrChange w:id="1587" w:author="Gates TEM" w:date="2025-03-26T10:08:00Z" w16du:dateUtc="2025-03-26T09:08:00Z">
                          <w:rPr/>
                        </w:rPrChange>
                      </w:rPr>
                    </w:ins>
                  </m:ctrlPr>
                </m:eqArrPr>
                <m:e>
                  <m:r>
                    <w:ins w:id="1588" w:author="Gates TEM" w:date="2025-03-26T10:07:00Z" w16du:dateUtc="2025-03-26T09:07:00Z">
                      <w:rPr>
                        <w:rFonts w:ascii="Cambria Math" w:hAnsi="Cambria Math"/>
                        <w:sz w:val="24"/>
                        <w:szCs w:val="24"/>
                        <w:rPrChange w:id="1589" w:author="Gates TEM" w:date="2025-03-26T10:08:00Z" w16du:dateUtc="2025-03-26T09:08:00Z">
                          <w:rPr/>
                        </w:rPrChange>
                      </w:rPr>
                      <m:t>-</m:t>
                    </w:ins>
                  </m:r>
                  <m:f>
                    <m:fPr>
                      <m:ctrlPr>
                        <w:ins w:id="1590" w:author="Gates TEM" w:date="2025-03-26T10:07:00Z" w16du:dateUtc="2025-03-26T09:07:00Z">
                          <w:rPr>
                            <w:rFonts w:ascii="Cambria Math" w:hAnsi="Cambria Math"/>
                            <w:i/>
                            <w:sz w:val="24"/>
                            <w:szCs w:val="24"/>
                            <w:rPrChange w:id="1591" w:author="Gates TEM" w:date="2025-03-26T10:08:00Z" w16du:dateUtc="2025-03-26T09:08:00Z">
                              <w:rPr/>
                            </w:rPrChange>
                          </w:rPr>
                        </w:ins>
                      </m:ctrlPr>
                    </m:fPr>
                    <m:num>
                      <m:sSub>
                        <m:sSubPr>
                          <m:ctrlPr>
                            <w:ins w:id="1592" w:author="Gates TEM" w:date="2025-03-26T10:07:00Z" w16du:dateUtc="2025-03-26T09:07:00Z">
                              <w:rPr>
                                <w:rFonts w:ascii="Cambria Math" w:hAnsi="Cambria Math"/>
                                <w:i/>
                                <w:sz w:val="24"/>
                                <w:szCs w:val="24"/>
                                <w:rPrChange w:id="1593" w:author="Gates TEM" w:date="2025-03-26T10:08:00Z" w16du:dateUtc="2025-03-26T09:08:00Z">
                                  <w:rPr/>
                                </w:rPrChange>
                              </w:rPr>
                            </w:ins>
                          </m:ctrlPr>
                        </m:sSubPr>
                        <m:e>
                          <m:r>
                            <w:ins w:id="1594" w:author="Gates TEM" w:date="2025-03-26T10:07:00Z" w16du:dateUtc="2025-03-26T09:07:00Z">
                              <w:rPr>
                                <w:rFonts w:ascii="Cambria Math" w:hAnsi="Cambria Math"/>
                                <w:sz w:val="24"/>
                                <w:szCs w:val="24"/>
                                <w:rPrChange w:id="1595" w:author="Gates TEM" w:date="2025-03-26T10:08:00Z" w16du:dateUtc="2025-03-26T09:08:00Z">
                                  <w:rPr/>
                                </w:rPrChange>
                              </w:rPr>
                              <m:t>u</m:t>
                            </w:ins>
                          </m:r>
                        </m:e>
                        <m:sub>
                          <m:r>
                            <w:ins w:id="1596" w:author="Gates TEM" w:date="2025-03-26T10:07:00Z" w16du:dateUtc="2025-03-26T09:07:00Z">
                              <w:rPr>
                                <w:rFonts w:ascii="Cambria Math" w:hAnsi="Cambria Math"/>
                                <w:sz w:val="24"/>
                                <w:szCs w:val="24"/>
                                <w:rPrChange w:id="1597" w:author="Gates TEM" w:date="2025-03-26T10:08:00Z" w16du:dateUtc="2025-03-26T09:08:00Z">
                                  <w:rPr/>
                                </w:rPrChange>
                              </w:rPr>
                              <m:t>2</m:t>
                            </w:ins>
                          </m:r>
                        </m:sub>
                      </m:sSub>
                      <m:r>
                        <w:ins w:id="1598" w:author="Gates TEM" w:date="2025-03-26T10:07:00Z" w16du:dateUtc="2025-03-26T09:07:00Z">
                          <w:rPr>
                            <w:rFonts w:ascii="Cambria Math" w:hAnsi="Cambria Math"/>
                            <w:sz w:val="24"/>
                            <w:szCs w:val="24"/>
                            <w:rPrChange w:id="1599" w:author="Gates TEM" w:date="2025-03-26T10:08:00Z" w16du:dateUtc="2025-03-26T09:08:00Z">
                              <w:rPr/>
                            </w:rPrChange>
                          </w:rPr>
                          <m:t>-2</m:t>
                        </w:ins>
                      </m:r>
                      <m:sSub>
                        <m:sSubPr>
                          <m:ctrlPr>
                            <w:ins w:id="1600" w:author="Gates TEM" w:date="2025-03-26T10:07:00Z" w16du:dateUtc="2025-03-26T09:07:00Z">
                              <w:rPr>
                                <w:rFonts w:ascii="Cambria Math" w:hAnsi="Cambria Math"/>
                                <w:i/>
                                <w:sz w:val="24"/>
                                <w:szCs w:val="24"/>
                                <w:rPrChange w:id="1601" w:author="Gates TEM" w:date="2025-03-26T10:08:00Z" w16du:dateUtc="2025-03-26T09:08:00Z">
                                  <w:rPr/>
                                </w:rPrChange>
                              </w:rPr>
                            </w:ins>
                          </m:ctrlPr>
                        </m:sSubPr>
                        <m:e>
                          <m:r>
                            <w:ins w:id="1602" w:author="Gates TEM" w:date="2025-03-26T10:07:00Z" w16du:dateUtc="2025-03-26T09:07:00Z">
                              <w:rPr>
                                <w:rFonts w:ascii="Cambria Math" w:hAnsi="Cambria Math"/>
                                <w:sz w:val="24"/>
                                <w:szCs w:val="24"/>
                                <w:rPrChange w:id="1603" w:author="Gates TEM" w:date="2025-03-26T10:08:00Z" w16du:dateUtc="2025-03-26T09:08:00Z">
                                  <w:rPr/>
                                </w:rPrChange>
                              </w:rPr>
                              <m:t>u</m:t>
                            </w:ins>
                          </m:r>
                        </m:e>
                        <m:sub>
                          <m:r>
                            <w:ins w:id="1604" w:author="Gates TEM" w:date="2025-03-26T10:07:00Z" w16du:dateUtc="2025-03-26T09:07:00Z">
                              <w:rPr>
                                <w:rFonts w:ascii="Cambria Math" w:hAnsi="Cambria Math"/>
                                <w:sz w:val="24"/>
                                <w:szCs w:val="24"/>
                                <w:rPrChange w:id="1605" w:author="Gates TEM" w:date="2025-03-26T10:08:00Z" w16du:dateUtc="2025-03-26T09:08:00Z">
                                  <w:rPr/>
                                </w:rPrChange>
                              </w:rPr>
                              <m:t>1</m:t>
                            </w:ins>
                          </m:r>
                        </m:sub>
                      </m:sSub>
                      <m:r>
                        <w:ins w:id="1606" w:author="Gates TEM" w:date="2025-03-26T10:07:00Z" w16du:dateUtc="2025-03-26T09:07:00Z">
                          <w:rPr>
                            <w:rFonts w:ascii="Cambria Math" w:hAnsi="Cambria Math"/>
                            <w:sz w:val="24"/>
                            <w:szCs w:val="24"/>
                            <w:rPrChange w:id="1607" w:author="Gates TEM" w:date="2025-03-26T10:08:00Z" w16du:dateUtc="2025-03-26T09:08:00Z">
                              <w:rPr/>
                            </w:rPrChange>
                          </w:rPr>
                          <m:t>+</m:t>
                        </w:ins>
                      </m:r>
                      <m:sSub>
                        <m:sSubPr>
                          <m:ctrlPr>
                            <w:ins w:id="1608" w:author="Gates TEM" w:date="2025-03-26T10:07:00Z" w16du:dateUtc="2025-03-26T09:07:00Z">
                              <w:rPr>
                                <w:rFonts w:ascii="Cambria Math" w:hAnsi="Cambria Math"/>
                                <w:i/>
                                <w:sz w:val="24"/>
                                <w:szCs w:val="24"/>
                                <w:rPrChange w:id="1609" w:author="Gates TEM" w:date="2025-03-26T10:08:00Z" w16du:dateUtc="2025-03-26T09:08:00Z">
                                  <w:rPr/>
                                </w:rPrChange>
                              </w:rPr>
                            </w:ins>
                          </m:ctrlPr>
                        </m:sSubPr>
                        <m:e>
                          <m:r>
                            <w:ins w:id="1610" w:author="Gates TEM" w:date="2025-03-26T10:07:00Z" w16du:dateUtc="2025-03-26T09:07:00Z">
                              <w:rPr>
                                <w:rFonts w:ascii="Cambria Math" w:hAnsi="Cambria Math"/>
                                <w:sz w:val="24"/>
                                <w:szCs w:val="24"/>
                                <w:rPrChange w:id="1611" w:author="Gates TEM" w:date="2025-03-26T10:08:00Z" w16du:dateUtc="2025-03-26T09:08:00Z">
                                  <w:rPr/>
                                </w:rPrChange>
                              </w:rPr>
                              <m:t>u</m:t>
                            </w:ins>
                          </m:r>
                        </m:e>
                        <m:sub>
                          <m:r>
                            <w:ins w:id="1612" w:author="Gates TEM" w:date="2025-03-26T10:07:00Z" w16du:dateUtc="2025-03-26T09:07:00Z">
                              <w:rPr>
                                <w:rFonts w:ascii="Cambria Math" w:hAnsi="Cambria Math"/>
                                <w:sz w:val="24"/>
                                <w:szCs w:val="24"/>
                                <w:rPrChange w:id="1613" w:author="Gates TEM" w:date="2025-03-26T10:08:00Z" w16du:dateUtc="2025-03-26T09:08:00Z">
                                  <w:rPr/>
                                </w:rPrChange>
                              </w:rPr>
                              <m:t>0</m:t>
                            </w:ins>
                          </m:r>
                        </m:sub>
                      </m:sSub>
                    </m:num>
                    <m:den>
                      <m:sSup>
                        <m:sSupPr>
                          <m:ctrlPr>
                            <w:ins w:id="1614" w:author="Gates TEM" w:date="2025-03-26T10:07:00Z" w16du:dateUtc="2025-03-26T09:07:00Z">
                              <w:rPr>
                                <w:rFonts w:ascii="Cambria Math" w:hAnsi="Cambria Math"/>
                                <w:i/>
                                <w:sz w:val="24"/>
                                <w:szCs w:val="24"/>
                                <w:rPrChange w:id="1615" w:author="Gates TEM" w:date="2025-03-26T10:08:00Z" w16du:dateUtc="2025-03-26T09:08:00Z">
                                  <w:rPr/>
                                </w:rPrChange>
                              </w:rPr>
                            </w:ins>
                          </m:ctrlPr>
                        </m:sSupPr>
                        <m:e>
                          <m:r>
                            <w:ins w:id="1616" w:author="Gates TEM" w:date="2025-03-26T10:07:00Z" w16du:dateUtc="2025-03-26T09:07:00Z">
                              <w:rPr>
                                <w:rFonts w:ascii="Cambria Math" w:hAnsi="Cambria Math"/>
                                <w:sz w:val="24"/>
                                <w:szCs w:val="24"/>
                                <w:rPrChange w:id="1617" w:author="Gates TEM" w:date="2025-03-26T10:08:00Z" w16du:dateUtc="2025-03-26T09:08:00Z">
                                  <w:rPr/>
                                </w:rPrChange>
                              </w:rPr>
                              <m:t>h</m:t>
                            </w:ins>
                          </m:r>
                        </m:e>
                        <m:sup>
                          <m:r>
                            <w:ins w:id="1618" w:author="Gates TEM" w:date="2025-03-26T10:07:00Z" w16du:dateUtc="2025-03-26T09:07:00Z">
                              <w:rPr>
                                <w:rFonts w:ascii="Cambria Math" w:hAnsi="Cambria Math"/>
                                <w:sz w:val="24"/>
                                <w:szCs w:val="24"/>
                                <w:rPrChange w:id="1619" w:author="Gates TEM" w:date="2025-03-26T10:08:00Z" w16du:dateUtc="2025-03-26T09:08:00Z">
                                  <w:rPr/>
                                </w:rPrChange>
                              </w:rPr>
                              <m:t>2</m:t>
                            </w:ins>
                          </m:r>
                        </m:sup>
                      </m:sSup>
                    </m:den>
                  </m:f>
                  <m:r>
                    <w:ins w:id="1620" w:author="Gates TEM" w:date="2025-03-26T10:07:00Z" w16du:dateUtc="2025-03-26T09:07:00Z">
                      <w:rPr>
                        <w:rFonts w:ascii="Cambria Math" w:hAnsi="Cambria Math"/>
                        <w:sz w:val="24"/>
                        <w:szCs w:val="24"/>
                        <w:rPrChange w:id="1621" w:author="Gates TEM" w:date="2025-03-26T10:08:00Z" w16du:dateUtc="2025-03-26T09:08:00Z">
                          <w:rPr/>
                        </w:rPrChange>
                      </w:rPr>
                      <m:t>+</m:t>
                    </w:ins>
                  </m:r>
                  <m:f>
                    <m:fPr>
                      <m:ctrlPr>
                        <w:ins w:id="1622" w:author="Gates TEM" w:date="2025-03-26T10:07:00Z" w16du:dateUtc="2025-03-26T09:07:00Z">
                          <w:rPr>
                            <w:rFonts w:ascii="Cambria Math" w:hAnsi="Cambria Math"/>
                            <w:i/>
                            <w:sz w:val="24"/>
                            <w:szCs w:val="24"/>
                            <w:rPrChange w:id="1623" w:author="Gates TEM" w:date="2025-03-26T10:08:00Z" w16du:dateUtc="2025-03-26T09:08:00Z">
                              <w:rPr/>
                            </w:rPrChange>
                          </w:rPr>
                        </w:ins>
                      </m:ctrlPr>
                    </m:fPr>
                    <m:num>
                      <m:sSub>
                        <m:sSubPr>
                          <m:ctrlPr>
                            <w:ins w:id="1624" w:author="Gates TEM" w:date="2025-03-26T10:07:00Z" w16du:dateUtc="2025-03-26T09:07:00Z">
                              <w:rPr>
                                <w:rFonts w:ascii="Cambria Math" w:hAnsi="Cambria Math"/>
                                <w:i/>
                                <w:sz w:val="24"/>
                                <w:szCs w:val="24"/>
                                <w:rPrChange w:id="1625" w:author="Gates TEM" w:date="2025-03-26T10:08:00Z" w16du:dateUtc="2025-03-26T09:08:00Z">
                                  <w:rPr/>
                                </w:rPrChange>
                              </w:rPr>
                            </w:ins>
                          </m:ctrlPr>
                        </m:sSubPr>
                        <m:e>
                          <m:r>
                            <w:ins w:id="1626" w:author="Gates TEM" w:date="2025-03-26T10:07:00Z" w16du:dateUtc="2025-03-26T09:07:00Z">
                              <w:rPr>
                                <w:rFonts w:ascii="Cambria Math" w:hAnsi="Cambria Math"/>
                                <w:sz w:val="24"/>
                                <w:szCs w:val="24"/>
                                <w:rPrChange w:id="1627" w:author="Gates TEM" w:date="2025-03-26T10:08:00Z" w16du:dateUtc="2025-03-26T09:08:00Z">
                                  <w:rPr/>
                                </w:rPrChange>
                              </w:rPr>
                              <m:t>u</m:t>
                            </w:ins>
                          </m:r>
                        </m:e>
                        <m:sub>
                          <m:r>
                            <w:ins w:id="1628" w:author="Gates TEM" w:date="2025-03-26T10:07:00Z" w16du:dateUtc="2025-03-26T09:07:00Z">
                              <w:rPr>
                                <w:rFonts w:ascii="Cambria Math" w:hAnsi="Cambria Math"/>
                                <w:sz w:val="24"/>
                                <w:szCs w:val="24"/>
                                <w:rPrChange w:id="1629" w:author="Gates TEM" w:date="2025-03-26T10:08:00Z" w16du:dateUtc="2025-03-26T09:08:00Z">
                                  <w:rPr/>
                                </w:rPrChange>
                              </w:rPr>
                              <m:t>2</m:t>
                            </w:ins>
                          </m:r>
                        </m:sub>
                      </m:sSub>
                      <m:r>
                        <w:ins w:id="1630" w:author="Gates TEM" w:date="2025-03-26T10:07:00Z" w16du:dateUtc="2025-03-26T09:07:00Z">
                          <w:rPr>
                            <w:rFonts w:ascii="Cambria Math" w:hAnsi="Cambria Math"/>
                            <w:sz w:val="24"/>
                            <w:szCs w:val="24"/>
                            <w:rPrChange w:id="1631" w:author="Gates TEM" w:date="2025-03-26T10:08:00Z" w16du:dateUtc="2025-03-26T09:08:00Z">
                              <w:rPr/>
                            </w:rPrChange>
                          </w:rPr>
                          <m:t>-</m:t>
                        </w:ins>
                      </m:r>
                      <m:sSub>
                        <m:sSubPr>
                          <m:ctrlPr>
                            <w:ins w:id="1632" w:author="Gates TEM" w:date="2025-03-26T10:07:00Z" w16du:dateUtc="2025-03-26T09:07:00Z">
                              <w:rPr>
                                <w:rFonts w:ascii="Cambria Math" w:hAnsi="Cambria Math"/>
                                <w:i/>
                                <w:sz w:val="24"/>
                                <w:szCs w:val="24"/>
                                <w:rPrChange w:id="1633" w:author="Gates TEM" w:date="2025-03-26T10:08:00Z" w16du:dateUtc="2025-03-26T09:08:00Z">
                                  <w:rPr/>
                                </w:rPrChange>
                              </w:rPr>
                            </w:ins>
                          </m:ctrlPr>
                        </m:sSubPr>
                        <m:e>
                          <m:r>
                            <w:ins w:id="1634" w:author="Gates TEM" w:date="2025-03-26T10:07:00Z" w16du:dateUtc="2025-03-26T09:07:00Z">
                              <w:rPr>
                                <w:rFonts w:ascii="Cambria Math" w:hAnsi="Cambria Math"/>
                                <w:sz w:val="24"/>
                                <w:szCs w:val="24"/>
                                <w:rPrChange w:id="1635" w:author="Gates TEM" w:date="2025-03-26T10:08:00Z" w16du:dateUtc="2025-03-26T09:08:00Z">
                                  <w:rPr/>
                                </w:rPrChange>
                              </w:rPr>
                              <m:t>u</m:t>
                            </w:ins>
                          </m:r>
                        </m:e>
                        <m:sub>
                          <m:r>
                            <w:ins w:id="1636" w:author="Gates TEM" w:date="2025-03-26T10:07:00Z" w16du:dateUtc="2025-03-26T09:07:00Z">
                              <w:rPr>
                                <w:rFonts w:ascii="Cambria Math" w:hAnsi="Cambria Math"/>
                                <w:sz w:val="24"/>
                                <w:szCs w:val="24"/>
                                <w:rPrChange w:id="1637" w:author="Gates TEM" w:date="2025-03-26T10:08:00Z" w16du:dateUtc="2025-03-26T09:08:00Z">
                                  <w:rPr/>
                                </w:rPrChange>
                              </w:rPr>
                              <m:t>0</m:t>
                            </w:ins>
                          </m:r>
                        </m:sub>
                      </m:sSub>
                    </m:num>
                    <m:den>
                      <m:r>
                        <w:ins w:id="1638" w:author="Gates TEM" w:date="2025-03-26T10:07:00Z" w16du:dateUtc="2025-03-26T09:07:00Z">
                          <w:rPr>
                            <w:rFonts w:ascii="Cambria Math" w:hAnsi="Cambria Math"/>
                            <w:sz w:val="24"/>
                            <w:szCs w:val="24"/>
                            <w:rPrChange w:id="1639" w:author="Gates TEM" w:date="2025-03-26T10:08:00Z" w16du:dateUtc="2025-03-26T09:08:00Z">
                              <w:rPr/>
                            </w:rPrChange>
                          </w:rPr>
                          <m:t>2</m:t>
                        </w:ins>
                      </m:r>
                      <m:r>
                        <w:ins w:id="1640" w:author="Gates TEM" w:date="2025-03-26T10:07:00Z" w16du:dateUtc="2025-03-26T09:07:00Z">
                          <w:rPr>
                            <w:rFonts w:ascii="Cambria Math" w:hAnsi="Cambria Math"/>
                            <w:sz w:val="24"/>
                            <w:szCs w:val="24"/>
                            <w:rPrChange w:id="1641" w:author="Gates TEM" w:date="2025-03-26T10:08:00Z" w16du:dateUtc="2025-03-26T09:08:00Z">
                              <w:rPr/>
                            </w:rPrChange>
                          </w:rPr>
                          <m:t>h</m:t>
                        </w:ins>
                      </m:r>
                    </m:den>
                  </m:f>
                  <m:r>
                    <w:ins w:id="1642" w:author="Gates TEM" w:date="2025-03-26T10:07:00Z" w16du:dateUtc="2025-03-26T09:07:00Z">
                      <w:rPr>
                        <w:rFonts w:ascii="Cambria Math" w:hAnsi="Cambria Math"/>
                        <w:sz w:val="24"/>
                        <w:szCs w:val="24"/>
                        <w:rPrChange w:id="1643" w:author="Gates TEM" w:date="2025-03-26T10:08:00Z" w16du:dateUtc="2025-03-26T09:08:00Z">
                          <w:rPr/>
                        </w:rPrChange>
                      </w:rPr>
                      <m:t>=</m:t>
                    </w:ins>
                  </m:r>
                  <m:sSub>
                    <m:sSubPr>
                      <m:ctrlPr>
                        <w:ins w:id="1644" w:author="Gates TEM" w:date="2025-03-26T10:07:00Z" w16du:dateUtc="2025-03-26T09:07:00Z">
                          <w:rPr>
                            <w:rFonts w:ascii="Cambria Math" w:hAnsi="Cambria Math"/>
                            <w:i/>
                            <w:sz w:val="24"/>
                            <w:szCs w:val="24"/>
                            <w:rPrChange w:id="1645" w:author="Gates TEM" w:date="2025-03-26T10:08:00Z" w16du:dateUtc="2025-03-26T09:08:00Z">
                              <w:rPr/>
                            </w:rPrChange>
                          </w:rPr>
                        </w:ins>
                      </m:ctrlPr>
                    </m:sSubPr>
                    <m:e>
                      <m:r>
                        <w:ins w:id="1646" w:author="Gates TEM" w:date="2025-03-26T10:07:00Z" w16du:dateUtc="2025-03-26T09:07:00Z">
                          <w:rPr>
                            <w:rFonts w:ascii="Cambria Math" w:hAnsi="Cambria Math"/>
                            <w:sz w:val="24"/>
                            <w:szCs w:val="24"/>
                            <w:rPrChange w:id="1647" w:author="Gates TEM" w:date="2025-03-26T10:08:00Z" w16du:dateUtc="2025-03-26T09:08:00Z">
                              <w:rPr/>
                            </w:rPrChange>
                          </w:rPr>
                          <m:t>f</m:t>
                        </w:ins>
                      </m:r>
                    </m:e>
                    <m:sub>
                      <m:r>
                        <w:ins w:id="1648" w:author="Gates TEM" w:date="2025-03-26T10:07:00Z" w16du:dateUtc="2025-03-26T09:07:00Z">
                          <w:rPr>
                            <w:rFonts w:ascii="Cambria Math" w:hAnsi="Cambria Math"/>
                            <w:sz w:val="24"/>
                            <w:szCs w:val="24"/>
                            <w:rPrChange w:id="1649" w:author="Gates TEM" w:date="2025-03-26T10:08:00Z" w16du:dateUtc="2025-03-26T09:08:00Z">
                              <w:rPr/>
                            </w:rPrChange>
                          </w:rPr>
                          <m:t>1</m:t>
                        </w:ins>
                      </m:r>
                    </m:sub>
                  </m:sSub>
                </m:e>
                <m:e>
                  <m:r>
                    <w:ins w:id="1650" w:author="Gates TEM" w:date="2025-03-26T10:07:00Z" w16du:dateUtc="2025-03-26T09:07:00Z">
                      <w:rPr>
                        <w:rFonts w:ascii="Cambria Math" w:hAnsi="Cambria Math"/>
                        <w:sz w:val="24"/>
                        <w:szCs w:val="24"/>
                        <w:rPrChange w:id="1651" w:author="Gates TEM" w:date="2025-03-26T10:08:00Z" w16du:dateUtc="2025-03-26T09:08:00Z">
                          <w:rPr/>
                        </w:rPrChange>
                      </w:rPr>
                      <m:t>-</m:t>
                    </w:ins>
                  </m:r>
                  <m:f>
                    <m:fPr>
                      <m:ctrlPr>
                        <w:ins w:id="1652" w:author="Gates TEM" w:date="2025-03-26T10:07:00Z" w16du:dateUtc="2025-03-26T09:07:00Z">
                          <w:rPr>
                            <w:rFonts w:ascii="Cambria Math" w:hAnsi="Cambria Math"/>
                            <w:i/>
                            <w:sz w:val="24"/>
                            <w:szCs w:val="24"/>
                            <w:rPrChange w:id="1653" w:author="Gates TEM" w:date="2025-03-26T10:08:00Z" w16du:dateUtc="2025-03-26T09:08:00Z">
                              <w:rPr/>
                            </w:rPrChange>
                          </w:rPr>
                        </w:ins>
                      </m:ctrlPr>
                    </m:fPr>
                    <m:num>
                      <m:sSub>
                        <m:sSubPr>
                          <m:ctrlPr>
                            <w:ins w:id="1654" w:author="Gates TEM" w:date="2025-03-26T10:07:00Z" w16du:dateUtc="2025-03-26T09:07:00Z">
                              <w:rPr>
                                <w:rFonts w:ascii="Cambria Math" w:hAnsi="Cambria Math"/>
                                <w:i/>
                                <w:sz w:val="24"/>
                                <w:szCs w:val="24"/>
                                <w:rPrChange w:id="1655" w:author="Gates TEM" w:date="2025-03-26T10:08:00Z" w16du:dateUtc="2025-03-26T09:08:00Z">
                                  <w:rPr/>
                                </w:rPrChange>
                              </w:rPr>
                            </w:ins>
                          </m:ctrlPr>
                        </m:sSubPr>
                        <m:e>
                          <m:r>
                            <w:ins w:id="1656" w:author="Gates TEM" w:date="2025-03-26T10:07:00Z" w16du:dateUtc="2025-03-26T09:07:00Z">
                              <w:rPr>
                                <w:rFonts w:ascii="Cambria Math" w:hAnsi="Cambria Math"/>
                                <w:sz w:val="24"/>
                                <w:szCs w:val="24"/>
                                <w:rPrChange w:id="1657" w:author="Gates TEM" w:date="2025-03-26T10:08:00Z" w16du:dateUtc="2025-03-26T09:08:00Z">
                                  <w:rPr/>
                                </w:rPrChange>
                              </w:rPr>
                              <m:t>u</m:t>
                            </w:ins>
                          </m:r>
                        </m:e>
                        <m:sub>
                          <m:r>
                            <w:ins w:id="1658" w:author="Gates TEM" w:date="2025-03-26T10:07:00Z" w16du:dateUtc="2025-03-26T09:07:00Z">
                              <w:rPr>
                                <w:rFonts w:ascii="Cambria Math" w:hAnsi="Cambria Math"/>
                                <w:sz w:val="24"/>
                                <w:szCs w:val="24"/>
                                <w:rPrChange w:id="1659" w:author="Gates TEM" w:date="2025-03-26T10:08:00Z" w16du:dateUtc="2025-03-26T09:08:00Z">
                                  <w:rPr/>
                                </w:rPrChange>
                              </w:rPr>
                              <m:t>3</m:t>
                            </w:ins>
                          </m:r>
                        </m:sub>
                      </m:sSub>
                      <m:r>
                        <w:ins w:id="1660" w:author="Gates TEM" w:date="2025-03-26T10:07:00Z" w16du:dateUtc="2025-03-26T09:07:00Z">
                          <w:rPr>
                            <w:rFonts w:ascii="Cambria Math" w:hAnsi="Cambria Math"/>
                            <w:sz w:val="24"/>
                            <w:szCs w:val="24"/>
                            <w:rPrChange w:id="1661" w:author="Gates TEM" w:date="2025-03-26T10:08:00Z" w16du:dateUtc="2025-03-26T09:08:00Z">
                              <w:rPr/>
                            </w:rPrChange>
                          </w:rPr>
                          <m:t>-2</m:t>
                        </w:ins>
                      </m:r>
                      <m:sSub>
                        <m:sSubPr>
                          <m:ctrlPr>
                            <w:ins w:id="1662" w:author="Gates TEM" w:date="2025-03-26T10:07:00Z" w16du:dateUtc="2025-03-26T09:07:00Z">
                              <w:rPr>
                                <w:rFonts w:ascii="Cambria Math" w:hAnsi="Cambria Math"/>
                                <w:i/>
                                <w:sz w:val="24"/>
                                <w:szCs w:val="24"/>
                                <w:rPrChange w:id="1663" w:author="Gates TEM" w:date="2025-03-26T10:08:00Z" w16du:dateUtc="2025-03-26T09:08:00Z">
                                  <w:rPr/>
                                </w:rPrChange>
                              </w:rPr>
                            </w:ins>
                          </m:ctrlPr>
                        </m:sSubPr>
                        <m:e>
                          <m:r>
                            <w:ins w:id="1664" w:author="Gates TEM" w:date="2025-03-26T10:07:00Z" w16du:dateUtc="2025-03-26T09:07:00Z">
                              <w:rPr>
                                <w:rFonts w:ascii="Cambria Math" w:hAnsi="Cambria Math"/>
                                <w:sz w:val="24"/>
                                <w:szCs w:val="24"/>
                                <w:rPrChange w:id="1665" w:author="Gates TEM" w:date="2025-03-26T10:08:00Z" w16du:dateUtc="2025-03-26T09:08:00Z">
                                  <w:rPr/>
                                </w:rPrChange>
                              </w:rPr>
                              <m:t>u</m:t>
                            </w:ins>
                          </m:r>
                        </m:e>
                        <m:sub>
                          <m:r>
                            <w:ins w:id="1666" w:author="Gates TEM" w:date="2025-03-26T10:07:00Z" w16du:dateUtc="2025-03-26T09:07:00Z">
                              <w:rPr>
                                <w:rFonts w:ascii="Cambria Math" w:hAnsi="Cambria Math"/>
                                <w:sz w:val="24"/>
                                <w:szCs w:val="24"/>
                                <w:rPrChange w:id="1667" w:author="Gates TEM" w:date="2025-03-26T10:08:00Z" w16du:dateUtc="2025-03-26T09:08:00Z">
                                  <w:rPr/>
                                </w:rPrChange>
                              </w:rPr>
                              <m:t>2</m:t>
                            </w:ins>
                          </m:r>
                        </m:sub>
                      </m:sSub>
                      <m:r>
                        <w:ins w:id="1668" w:author="Gates TEM" w:date="2025-03-26T10:07:00Z" w16du:dateUtc="2025-03-26T09:07:00Z">
                          <w:rPr>
                            <w:rFonts w:ascii="Cambria Math" w:hAnsi="Cambria Math"/>
                            <w:sz w:val="24"/>
                            <w:szCs w:val="24"/>
                            <w:rPrChange w:id="1669" w:author="Gates TEM" w:date="2025-03-26T10:08:00Z" w16du:dateUtc="2025-03-26T09:08:00Z">
                              <w:rPr/>
                            </w:rPrChange>
                          </w:rPr>
                          <m:t>+</m:t>
                        </w:ins>
                      </m:r>
                      <m:sSub>
                        <m:sSubPr>
                          <m:ctrlPr>
                            <w:ins w:id="1670" w:author="Gates TEM" w:date="2025-03-26T10:07:00Z" w16du:dateUtc="2025-03-26T09:07:00Z">
                              <w:rPr>
                                <w:rFonts w:ascii="Cambria Math" w:hAnsi="Cambria Math"/>
                                <w:i/>
                                <w:sz w:val="24"/>
                                <w:szCs w:val="24"/>
                                <w:rPrChange w:id="1671" w:author="Gates TEM" w:date="2025-03-26T10:08:00Z" w16du:dateUtc="2025-03-26T09:08:00Z">
                                  <w:rPr/>
                                </w:rPrChange>
                              </w:rPr>
                            </w:ins>
                          </m:ctrlPr>
                        </m:sSubPr>
                        <m:e>
                          <m:r>
                            <w:ins w:id="1672" w:author="Gates TEM" w:date="2025-03-26T10:07:00Z" w16du:dateUtc="2025-03-26T09:07:00Z">
                              <w:rPr>
                                <w:rFonts w:ascii="Cambria Math" w:hAnsi="Cambria Math"/>
                                <w:sz w:val="24"/>
                                <w:szCs w:val="24"/>
                                <w:rPrChange w:id="1673" w:author="Gates TEM" w:date="2025-03-26T10:08:00Z" w16du:dateUtc="2025-03-26T09:08:00Z">
                                  <w:rPr/>
                                </w:rPrChange>
                              </w:rPr>
                              <m:t>u</m:t>
                            </w:ins>
                          </m:r>
                        </m:e>
                        <m:sub>
                          <m:r>
                            <w:ins w:id="1674" w:author="Gates TEM" w:date="2025-03-26T10:07:00Z" w16du:dateUtc="2025-03-26T09:07:00Z">
                              <w:rPr>
                                <w:rFonts w:ascii="Cambria Math" w:hAnsi="Cambria Math"/>
                                <w:sz w:val="24"/>
                                <w:szCs w:val="24"/>
                                <w:rPrChange w:id="1675" w:author="Gates TEM" w:date="2025-03-26T10:08:00Z" w16du:dateUtc="2025-03-26T09:08:00Z">
                                  <w:rPr/>
                                </w:rPrChange>
                              </w:rPr>
                              <m:t>1</m:t>
                            </w:ins>
                          </m:r>
                        </m:sub>
                      </m:sSub>
                    </m:num>
                    <m:den>
                      <m:sSup>
                        <m:sSupPr>
                          <m:ctrlPr>
                            <w:ins w:id="1676" w:author="Gates TEM" w:date="2025-03-26T10:07:00Z" w16du:dateUtc="2025-03-26T09:07:00Z">
                              <w:rPr>
                                <w:rFonts w:ascii="Cambria Math" w:hAnsi="Cambria Math"/>
                                <w:i/>
                                <w:sz w:val="24"/>
                                <w:szCs w:val="24"/>
                                <w:rPrChange w:id="1677" w:author="Gates TEM" w:date="2025-03-26T10:08:00Z" w16du:dateUtc="2025-03-26T09:08:00Z">
                                  <w:rPr/>
                                </w:rPrChange>
                              </w:rPr>
                            </w:ins>
                          </m:ctrlPr>
                        </m:sSupPr>
                        <m:e>
                          <m:r>
                            <w:ins w:id="1678" w:author="Gates TEM" w:date="2025-03-26T10:07:00Z" w16du:dateUtc="2025-03-26T09:07:00Z">
                              <w:rPr>
                                <w:rFonts w:ascii="Cambria Math" w:hAnsi="Cambria Math"/>
                                <w:sz w:val="24"/>
                                <w:szCs w:val="24"/>
                                <w:rPrChange w:id="1679" w:author="Gates TEM" w:date="2025-03-26T10:08:00Z" w16du:dateUtc="2025-03-26T09:08:00Z">
                                  <w:rPr/>
                                </w:rPrChange>
                              </w:rPr>
                              <m:t>h</m:t>
                            </w:ins>
                          </m:r>
                        </m:e>
                        <m:sup>
                          <m:r>
                            <w:ins w:id="1680" w:author="Gates TEM" w:date="2025-03-26T10:07:00Z" w16du:dateUtc="2025-03-26T09:07:00Z">
                              <w:rPr>
                                <w:rFonts w:ascii="Cambria Math" w:hAnsi="Cambria Math"/>
                                <w:sz w:val="24"/>
                                <w:szCs w:val="24"/>
                                <w:rPrChange w:id="1681" w:author="Gates TEM" w:date="2025-03-26T10:08:00Z" w16du:dateUtc="2025-03-26T09:08:00Z">
                                  <w:rPr/>
                                </w:rPrChange>
                              </w:rPr>
                              <m:t>2</m:t>
                            </w:ins>
                          </m:r>
                        </m:sup>
                      </m:sSup>
                    </m:den>
                  </m:f>
                  <m:r>
                    <w:ins w:id="1682" w:author="Gates TEM" w:date="2025-03-26T10:07:00Z" w16du:dateUtc="2025-03-26T09:07:00Z">
                      <w:rPr>
                        <w:rFonts w:ascii="Cambria Math" w:hAnsi="Cambria Math"/>
                        <w:sz w:val="24"/>
                        <w:szCs w:val="24"/>
                        <w:rPrChange w:id="1683" w:author="Gates TEM" w:date="2025-03-26T10:08:00Z" w16du:dateUtc="2025-03-26T09:08:00Z">
                          <w:rPr/>
                        </w:rPrChange>
                      </w:rPr>
                      <m:t>+</m:t>
                    </w:ins>
                  </m:r>
                  <m:f>
                    <m:fPr>
                      <m:ctrlPr>
                        <w:ins w:id="1684" w:author="Gates TEM" w:date="2025-03-26T10:07:00Z" w16du:dateUtc="2025-03-26T09:07:00Z">
                          <w:rPr>
                            <w:rFonts w:ascii="Cambria Math" w:hAnsi="Cambria Math"/>
                            <w:i/>
                            <w:sz w:val="24"/>
                            <w:szCs w:val="24"/>
                            <w:rPrChange w:id="1685" w:author="Gates TEM" w:date="2025-03-26T10:08:00Z" w16du:dateUtc="2025-03-26T09:08:00Z">
                              <w:rPr/>
                            </w:rPrChange>
                          </w:rPr>
                        </w:ins>
                      </m:ctrlPr>
                    </m:fPr>
                    <m:num>
                      <m:sSub>
                        <m:sSubPr>
                          <m:ctrlPr>
                            <w:ins w:id="1686" w:author="Gates TEM" w:date="2025-03-26T10:07:00Z" w16du:dateUtc="2025-03-26T09:07:00Z">
                              <w:rPr>
                                <w:rFonts w:ascii="Cambria Math" w:hAnsi="Cambria Math"/>
                                <w:i/>
                                <w:sz w:val="24"/>
                                <w:szCs w:val="24"/>
                                <w:rPrChange w:id="1687" w:author="Gates TEM" w:date="2025-03-26T10:08:00Z" w16du:dateUtc="2025-03-26T09:08:00Z">
                                  <w:rPr/>
                                </w:rPrChange>
                              </w:rPr>
                            </w:ins>
                          </m:ctrlPr>
                        </m:sSubPr>
                        <m:e>
                          <m:r>
                            <w:ins w:id="1688" w:author="Gates TEM" w:date="2025-03-26T10:07:00Z" w16du:dateUtc="2025-03-26T09:07:00Z">
                              <w:rPr>
                                <w:rFonts w:ascii="Cambria Math" w:hAnsi="Cambria Math"/>
                                <w:sz w:val="24"/>
                                <w:szCs w:val="24"/>
                                <w:rPrChange w:id="1689" w:author="Gates TEM" w:date="2025-03-26T10:08:00Z" w16du:dateUtc="2025-03-26T09:08:00Z">
                                  <w:rPr/>
                                </w:rPrChange>
                              </w:rPr>
                              <m:t>u</m:t>
                            </w:ins>
                          </m:r>
                        </m:e>
                        <m:sub>
                          <m:r>
                            <w:ins w:id="1690" w:author="Gates TEM" w:date="2025-03-26T10:07:00Z" w16du:dateUtc="2025-03-26T09:07:00Z">
                              <w:rPr>
                                <w:rFonts w:ascii="Cambria Math" w:hAnsi="Cambria Math"/>
                                <w:sz w:val="24"/>
                                <w:szCs w:val="24"/>
                                <w:rPrChange w:id="1691" w:author="Gates TEM" w:date="2025-03-26T10:08:00Z" w16du:dateUtc="2025-03-26T09:08:00Z">
                                  <w:rPr/>
                                </w:rPrChange>
                              </w:rPr>
                              <m:t>3</m:t>
                            </w:ins>
                          </m:r>
                        </m:sub>
                      </m:sSub>
                      <m:r>
                        <w:ins w:id="1692" w:author="Gates TEM" w:date="2025-03-26T10:07:00Z" w16du:dateUtc="2025-03-26T09:07:00Z">
                          <w:rPr>
                            <w:rFonts w:ascii="Cambria Math" w:hAnsi="Cambria Math"/>
                            <w:sz w:val="24"/>
                            <w:szCs w:val="24"/>
                            <w:rPrChange w:id="1693" w:author="Gates TEM" w:date="2025-03-26T10:08:00Z" w16du:dateUtc="2025-03-26T09:08:00Z">
                              <w:rPr/>
                            </w:rPrChange>
                          </w:rPr>
                          <m:t>-</m:t>
                        </w:ins>
                      </m:r>
                      <m:sSub>
                        <m:sSubPr>
                          <m:ctrlPr>
                            <w:ins w:id="1694" w:author="Gates TEM" w:date="2025-03-26T10:07:00Z" w16du:dateUtc="2025-03-26T09:07:00Z">
                              <w:rPr>
                                <w:rFonts w:ascii="Cambria Math" w:hAnsi="Cambria Math"/>
                                <w:i/>
                                <w:sz w:val="24"/>
                                <w:szCs w:val="24"/>
                                <w:rPrChange w:id="1695" w:author="Gates TEM" w:date="2025-03-26T10:08:00Z" w16du:dateUtc="2025-03-26T09:08:00Z">
                                  <w:rPr/>
                                </w:rPrChange>
                              </w:rPr>
                            </w:ins>
                          </m:ctrlPr>
                        </m:sSubPr>
                        <m:e>
                          <m:r>
                            <w:ins w:id="1696" w:author="Gates TEM" w:date="2025-03-26T10:07:00Z" w16du:dateUtc="2025-03-26T09:07:00Z">
                              <w:rPr>
                                <w:rFonts w:ascii="Cambria Math" w:hAnsi="Cambria Math"/>
                                <w:sz w:val="24"/>
                                <w:szCs w:val="24"/>
                                <w:rPrChange w:id="1697" w:author="Gates TEM" w:date="2025-03-26T10:08:00Z" w16du:dateUtc="2025-03-26T09:08:00Z">
                                  <w:rPr/>
                                </w:rPrChange>
                              </w:rPr>
                              <m:t>u</m:t>
                            </w:ins>
                          </m:r>
                        </m:e>
                        <m:sub>
                          <m:r>
                            <w:ins w:id="1698" w:author="Gates TEM" w:date="2025-03-26T10:07:00Z" w16du:dateUtc="2025-03-26T09:07:00Z">
                              <w:rPr>
                                <w:rFonts w:ascii="Cambria Math" w:hAnsi="Cambria Math"/>
                                <w:sz w:val="24"/>
                                <w:szCs w:val="24"/>
                                <w:rPrChange w:id="1699" w:author="Gates TEM" w:date="2025-03-26T10:08:00Z" w16du:dateUtc="2025-03-26T09:08:00Z">
                                  <w:rPr/>
                                </w:rPrChange>
                              </w:rPr>
                              <m:t>1</m:t>
                            </w:ins>
                          </m:r>
                        </m:sub>
                      </m:sSub>
                    </m:num>
                    <m:den>
                      <m:r>
                        <w:ins w:id="1700" w:author="Gates TEM" w:date="2025-03-26T10:07:00Z" w16du:dateUtc="2025-03-26T09:07:00Z">
                          <w:rPr>
                            <w:rFonts w:ascii="Cambria Math" w:hAnsi="Cambria Math"/>
                            <w:sz w:val="24"/>
                            <w:szCs w:val="24"/>
                            <w:rPrChange w:id="1701" w:author="Gates TEM" w:date="2025-03-26T10:08:00Z" w16du:dateUtc="2025-03-26T09:08:00Z">
                              <w:rPr/>
                            </w:rPrChange>
                          </w:rPr>
                          <m:t>2</m:t>
                        </w:ins>
                      </m:r>
                      <m:r>
                        <w:ins w:id="1702" w:author="Gates TEM" w:date="2025-03-26T10:07:00Z" w16du:dateUtc="2025-03-26T09:07:00Z">
                          <w:rPr>
                            <w:rFonts w:ascii="Cambria Math" w:hAnsi="Cambria Math"/>
                            <w:sz w:val="24"/>
                            <w:szCs w:val="24"/>
                            <w:rPrChange w:id="1703" w:author="Gates TEM" w:date="2025-03-26T10:08:00Z" w16du:dateUtc="2025-03-26T09:08:00Z">
                              <w:rPr/>
                            </w:rPrChange>
                          </w:rPr>
                          <m:t>h</m:t>
                        </w:ins>
                      </m:r>
                    </m:den>
                  </m:f>
                  <m:r>
                    <w:ins w:id="1704" w:author="Gates TEM" w:date="2025-03-26T10:07:00Z" w16du:dateUtc="2025-03-26T09:07:00Z">
                      <w:rPr>
                        <w:rFonts w:ascii="Cambria Math" w:hAnsi="Cambria Math"/>
                        <w:sz w:val="24"/>
                        <w:szCs w:val="24"/>
                        <w:rPrChange w:id="1705" w:author="Gates TEM" w:date="2025-03-26T10:08:00Z" w16du:dateUtc="2025-03-26T09:08:00Z">
                          <w:rPr/>
                        </w:rPrChange>
                      </w:rPr>
                      <m:t>=</m:t>
                    </w:ins>
                  </m:r>
                  <m:sSub>
                    <m:sSubPr>
                      <m:ctrlPr>
                        <w:ins w:id="1706" w:author="Gates TEM" w:date="2025-03-26T10:07:00Z" w16du:dateUtc="2025-03-26T09:07:00Z">
                          <w:rPr>
                            <w:rFonts w:ascii="Cambria Math" w:hAnsi="Cambria Math"/>
                            <w:i/>
                            <w:sz w:val="24"/>
                            <w:szCs w:val="24"/>
                            <w:rPrChange w:id="1707" w:author="Gates TEM" w:date="2025-03-26T10:08:00Z" w16du:dateUtc="2025-03-26T09:08:00Z">
                              <w:rPr/>
                            </w:rPrChange>
                          </w:rPr>
                        </w:ins>
                      </m:ctrlPr>
                    </m:sSubPr>
                    <m:e>
                      <m:r>
                        <w:ins w:id="1708" w:author="Gates TEM" w:date="2025-03-26T10:07:00Z" w16du:dateUtc="2025-03-26T09:07:00Z">
                          <w:rPr>
                            <w:rFonts w:ascii="Cambria Math" w:hAnsi="Cambria Math"/>
                            <w:sz w:val="24"/>
                            <w:szCs w:val="24"/>
                            <w:rPrChange w:id="1709" w:author="Gates TEM" w:date="2025-03-26T10:08:00Z" w16du:dateUtc="2025-03-26T09:08:00Z">
                              <w:rPr/>
                            </w:rPrChange>
                          </w:rPr>
                          <m:t>f</m:t>
                        </w:ins>
                      </m:r>
                    </m:e>
                    <m:sub>
                      <m:r>
                        <w:ins w:id="1710" w:author="Gates TEM" w:date="2025-03-26T10:07:00Z" w16du:dateUtc="2025-03-26T09:07:00Z">
                          <w:rPr>
                            <w:rFonts w:ascii="Cambria Math" w:hAnsi="Cambria Math"/>
                            <w:sz w:val="24"/>
                            <w:szCs w:val="24"/>
                            <w:rPrChange w:id="1711" w:author="Gates TEM" w:date="2025-03-26T10:08:00Z" w16du:dateUtc="2025-03-26T09:08:00Z">
                              <w:rPr/>
                            </w:rPrChange>
                          </w:rPr>
                          <m:t>2</m:t>
                        </w:ins>
                      </m:r>
                    </m:sub>
                  </m:sSub>
                </m:e>
                <m:e>
                  <m:r>
                    <w:ins w:id="1712" w:author="Gates TEM" w:date="2025-03-26T10:07:00Z" w16du:dateUtc="2025-03-26T09:07:00Z">
                      <w:rPr>
                        <w:rFonts w:ascii="Cambria Math" w:hAnsi="Cambria Math"/>
                        <w:sz w:val="24"/>
                        <w:szCs w:val="24"/>
                        <w:rPrChange w:id="1713" w:author="Gates TEM" w:date="2025-03-26T10:08:00Z" w16du:dateUtc="2025-03-26T09:08:00Z">
                          <w:rPr/>
                        </w:rPrChange>
                      </w:rPr>
                      <m:t>.</m:t>
                    </w:ins>
                  </m:r>
                  <m:ctrlPr>
                    <w:ins w:id="1714" w:author="Gates TEM" w:date="2025-03-26T10:07:00Z" w16du:dateUtc="2025-03-26T09:07:00Z">
                      <w:rPr>
                        <w:rFonts w:ascii="Cambria Math" w:eastAsia="Cambria Math" w:hAnsi="Cambria Math" w:cs="Cambria Math"/>
                        <w:i/>
                        <w:sz w:val="24"/>
                        <w:szCs w:val="24"/>
                        <w:rPrChange w:id="1715" w:author="Gates TEM" w:date="2025-03-26T10:08:00Z" w16du:dateUtc="2025-03-26T09:08:00Z">
                          <w:rPr>
                            <w:rFonts w:eastAsia="Cambria Math" w:cs="Cambria Math"/>
                          </w:rPr>
                        </w:rPrChange>
                      </w:rPr>
                    </w:ins>
                  </m:ctrlPr>
                </m:e>
                <m:e>
                  <m:r>
                    <w:ins w:id="1716" w:author="Gates TEM" w:date="2025-03-26T10:07:00Z" w16du:dateUtc="2025-03-26T09:07:00Z">
                      <w:rPr>
                        <w:rFonts w:ascii="Cambria Math" w:eastAsia="Cambria Math" w:hAnsi="Cambria Math" w:cs="Cambria Math"/>
                        <w:sz w:val="24"/>
                        <w:szCs w:val="24"/>
                        <w:rPrChange w:id="1717" w:author="Gates TEM" w:date="2025-03-26T10:08:00Z" w16du:dateUtc="2025-03-26T09:08:00Z">
                          <w:rPr>
                            <w:rFonts w:eastAsia="Cambria Math" w:cs="Cambria Math"/>
                          </w:rPr>
                        </w:rPrChange>
                      </w:rPr>
                      <m:t>.</m:t>
                    </w:ins>
                  </m:r>
                  <m:ctrlPr>
                    <w:ins w:id="1718" w:author="Gates TEM" w:date="2025-03-26T10:07:00Z" w16du:dateUtc="2025-03-26T09:07:00Z">
                      <w:rPr>
                        <w:rFonts w:ascii="Cambria Math" w:eastAsia="Cambria Math" w:hAnsi="Cambria Math" w:cs="Cambria Math"/>
                        <w:i/>
                        <w:sz w:val="24"/>
                        <w:szCs w:val="24"/>
                        <w:rPrChange w:id="1719" w:author="Gates TEM" w:date="2025-03-26T10:08:00Z" w16du:dateUtc="2025-03-26T09:08:00Z">
                          <w:rPr>
                            <w:rFonts w:eastAsia="Cambria Math" w:cs="Cambria Math"/>
                          </w:rPr>
                        </w:rPrChange>
                      </w:rPr>
                    </w:ins>
                  </m:ctrlPr>
                </m:e>
                <m:e>
                  <m:r>
                    <w:ins w:id="1720" w:author="Gates TEM" w:date="2025-03-26T10:07:00Z" w16du:dateUtc="2025-03-26T09:07:00Z">
                      <w:rPr>
                        <w:rFonts w:ascii="Cambria Math" w:eastAsia="Cambria Math" w:hAnsi="Cambria Math" w:cs="Cambria Math"/>
                        <w:sz w:val="24"/>
                        <w:szCs w:val="24"/>
                        <w:rPrChange w:id="1721" w:author="Gates TEM" w:date="2025-03-26T10:08:00Z" w16du:dateUtc="2025-03-26T09:08:00Z">
                          <w:rPr>
                            <w:rFonts w:eastAsia="Cambria Math" w:cs="Cambria Math"/>
                          </w:rPr>
                        </w:rPrChange>
                      </w:rPr>
                      <m:t>.</m:t>
                    </w:ins>
                  </m:r>
                  <m:ctrlPr>
                    <w:ins w:id="1722" w:author="Gates TEM" w:date="2025-03-26T10:07:00Z" w16du:dateUtc="2025-03-26T09:07:00Z">
                      <w:rPr>
                        <w:rFonts w:ascii="Cambria Math" w:eastAsia="Cambria Math" w:hAnsi="Cambria Math" w:cs="Cambria Math"/>
                        <w:i/>
                        <w:sz w:val="24"/>
                        <w:szCs w:val="24"/>
                        <w:rPrChange w:id="1723" w:author="Gates TEM" w:date="2025-03-26T10:08:00Z" w16du:dateUtc="2025-03-26T09:08:00Z">
                          <w:rPr>
                            <w:rFonts w:eastAsia="Cambria Math" w:cs="Cambria Math"/>
                          </w:rPr>
                        </w:rPrChange>
                      </w:rPr>
                    </w:ins>
                  </m:ctrlPr>
                </m:e>
                <m:e>
                  <m:r>
                    <w:ins w:id="1724" w:author="Gates TEM" w:date="2025-03-26T10:07:00Z" w16du:dateUtc="2025-03-26T09:07:00Z">
                      <w:rPr>
                        <w:rFonts w:ascii="Cambria Math" w:hAnsi="Cambria Math"/>
                        <w:sz w:val="24"/>
                        <w:szCs w:val="24"/>
                        <w:rPrChange w:id="1725" w:author="Gates TEM" w:date="2025-03-26T10:08:00Z" w16du:dateUtc="2025-03-26T09:08:00Z">
                          <w:rPr/>
                        </w:rPrChange>
                      </w:rPr>
                      <m:t>-</m:t>
                    </w:ins>
                  </m:r>
                  <m:f>
                    <m:fPr>
                      <m:ctrlPr>
                        <w:ins w:id="1726" w:author="Gates TEM" w:date="2025-03-26T10:07:00Z" w16du:dateUtc="2025-03-26T09:07:00Z">
                          <w:rPr>
                            <w:rFonts w:ascii="Cambria Math" w:hAnsi="Cambria Math"/>
                            <w:i/>
                            <w:sz w:val="24"/>
                            <w:szCs w:val="24"/>
                            <w:rPrChange w:id="1727" w:author="Gates TEM" w:date="2025-03-26T10:08:00Z" w16du:dateUtc="2025-03-26T09:08:00Z">
                              <w:rPr/>
                            </w:rPrChange>
                          </w:rPr>
                        </w:ins>
                      </m:ctrlPr>
                    </m:fPr>
                    <m:num>
                      <m:sSub>
                        <m:sSubPr>
                          <m:ctrlPr>
                            <w:ins w:id="1728" w:author="Gates TEM" w:date="2025-03-26T10:07:00Z" w16du:dateUtc="2025-03-26T09:07:00Z">
                              <w:rPr>
                                <w:rFonts w:ascii="Cambria Math" w:hAnsi="Cambria Math"/>
                                <w:i/>
                                <w:sz w:val="24"/>
                                <w:szCs w:val="24"/>
                                <w:rPrChange w:id="1729" w:author="Gates TEM" w:date="2025-03-26T10:08:00Z" w16du:dateUtc="2025-03-26T09:08:00Z">
                                  <w:rPr/>
                                </w:rPrChange>
                              </w:rPr>
                            </w:ins>
                          </m:ctrlPr>
                        </m:sSubPr>
                        <m:e>
                          <m:r>
                            <w:ins w:id="1730" w:author="Gates TEM" w:date="2025-03-26T10:07:00Z" w16du:dateUtc="2025-03-26T09:07:00Z">
                              <w:rPr>
                                <w:rFonts w:ascii="Cambria Math" w:hAnsi="Cambria Math"/>
                                <w:sz w:val="24"/>
                                <w:szCs w:val="24"/>
                                <w:rPrChange w:id="1731" w:author="Gates TEM" w:date="2025-03-26T10:08:00Z" w16du:dateUtc="2025-03-26T09:08:00Z">
                                  <w:rPr/>
                                </w:rPrChange>
                              </w:rPr>
                              <m:t>u</m:t>
                            </w:ins>
                          </m:r>
                        </m:e>
                        <m:sub>
                          <m:r>
                            <w:ins w:id="1732" w:author="Gates TEM" w:date="2025-03-26T10:07:00Z" w16du:dateUtc="2025-03-26T09:07:00Z">
                              <w:rPr>
                                <w:rFonts w:ascii="Cambria Math" w:hAnsi="Cambria Math"/>
                                <w:sz w:val="24"/>
                                <w:szCs w:val="24"/>
                                <w:rPrChange w:id="1733" w:author="Gates TEM" w:date="2025-03-26T10:08:00Z" w16du:dateUtc="2025-03-26T09:08:00Z">
                                  <w:rPr/>
                                </w:rPrChange>
                              </w:rPr>
                              <m:t>i+1</m:t>
                            </w:ins>
                          </m:r>
                        </m:sub>
                      </m:sSub>
                      <m:r>
                        <w:ins w:id="1734" w:author="Gates TEM" w:date="2025-03-26T10:07:00Z" w16du:dateUtc="2025-03-26T09:07:00Z">
                          <w:rPr>
                            <w:rFonts w:ascii="Cambria Math" w:hAnsi="Cambria Math"/>
                            <w:sz w:val="24"/>
                            <w:szCs w:val="24"/>
                            <w:rPrChange w:id="1735" w:author="Gates TEM" w:date="2025-03-26T10:08:00Z" w16du:dateUtc="2025-03-26T09:08:00Z">
                              <w:rPr/>
                            </w:rPrChange>
                          </w:rPr>
                          <m:t>-2</m:t>
                        </w:ins>
                      </m:r>
                      <m:sSub>
                        <m:sSubPr>
                          <m:ctrlPr>
                            <w:ins w:id="1736" w:author="Gates TEM" w:date="2025-03-26T10:07:00Z" w16du:dateUtc="2025-03-26T09:07:00Z">
                              <w:rPr>
                                <w:rFonts w:ascii="Cambria Math" w:hAnsi="Cambria Math"/>
                                <w:i/>
                                <w:sz w:val="24"/>
                                <w:szCs w:val="24"/>
                                <w:rPrChange w:id="1737" w:author="Gates TEM" w:date="2025-03-26T10:08:00Z" w16du:dateUtc="2025-03-26T09:08:00Z">
                                  <w:rPr/>
                                </w:rPrChange>
                              </w:rPr>
                            </w:ins>
                          </m:ctrlPr>
                        </m:sSubPr>
                        <m:e>
                          <m:r>
                            <w:ins w:id="1738" w:author="Gates TEM" w:date="2025-03-26T10:07:00Z" w16du:dateUtc="2025-03-26T09:07:00Z">
                              <w:rPr>
                                <w:rFonts w:ascii="Cambria Math" w:hAnsi="Cambria Math"/>
                                <w:sz w:val="24"/>
                                <w:szCs w:val="24"/>
                                <w:rPrChange w:id="1739" w:author="Gates TEM" w:date="2025-03-26T10:08:00Z" w16du:dateUtc="2025-03-26T09:08:00Z">
                                  <w:rPr/>
                                </w:rPrChange>
                              </w:rPr>
                              <m:t>u</m:t>
                            </w:ins>
                          </m:r>
                        </m:e>
                        <m:sub>
                          <m:r>
                            <w:ins w:id="1740" w:author="Gates TEM" w:date="2025-03-26T10:07:00Z" w16du:dateUtc="2025-03-26T09:07:00Z">
                              <w:rPr>
                                <w:rFonts w:ascii="Cambria Math" w:hAnsi="Cambria Math"/>
                                <w:sz w:val="24"/>
                                <w:szCs w:val="24"/>
                                <w:rPrChange w:id="1741" w:author="Gates TEM" w:date="2025-03-26T10:08:00Z" w16du:dateUtc="2025-03-26T09:08:00Z">
                                  <w:rPr/>
                                </w:rPrChange>
                              </w:rPr>
                              <m:t>i</m:t>
                            </w:ins>
                          </m:r>
                        </m:sub>
                      </m:sSub>
                      <m:r>
                        <w:ins w:id="1742" w:author="Gates TEM" w:date="2025-03-26T10:07:00Z" w16du:dateUtc="2025-03-26T09:07:00Z">
                          <w:rPr>
                            <w:rFonts w:ascii="Cambria Math" w:hAnsi="Cambria Math"/>
                            <w:sz w:val="24"/>
                            <w:szCs w:val="24"/>
                            <w:rPrChange w:id="1743" w:author="Gates TEM" w:date="2025-03-26T10:08:00Z" w16du:dateUtc="2025-03-26T09:08:00Z">
                              <w:rPr/>
                            </w:rPrChange>
                          </w:rPr>
                          <m:t>+</m:t>
                        </w:ins>
                      </m:r>
                      <m:sSub>
                        <m:sSubPr>
                          <m:ctrlPr>
                            <w:ins w:id="1744" w:author="Gates TEM" w:date="2025-03-26T10:07:00Z" w16du:dateUtc="2025-03-26T09:07:00Z">
                              <w:rPr>
                                <w:rFonts w:ascii="Cambria Math" w:hAnsi="Cambria Math"/>
                                <w:i/>
                                <w:sz w:val="24"/>
                                <w:szCs w:val="24"/>
                                <w:rPrChange w:id="1745" w:author="Gates TEM" w:date="2025-03-26T10:08:00Z" w16du:dateUtc="2025-03-26T09:08:00Z">
                                  <w:rPr/>
                                </w:rPrChange>
                              </w:rPr>
                            </w:ins>
                          </m:ctrlPr>
                        </m:sSubPr>
                        <m:e>
                          <m:r>
                            <w:ins w:id="1746" w:author="Gates TEM" w:date="2025-03-26T10:07:00Z" w16du:dateUtc="2025-03-26T09:07:00Z">
                              <w:rPr>
                                <w:rFonts w:ascii="Cambria Math" w:hAnsi="Cambria Math"/>
                                <w:sz w:val="24"/>
                                <w:szCs w:val="24"/>
                                <w:rPrChange w:id="1747" w:author="Gates TEM" w:date="2025-03-26T10:08:00Z" w16du:dateUtc="2025-03-26T09:08:00Z">
                                  <w:rPr/>
                                </w:rPrChange>
                              </w:rPr>
                              <m:t>u</m:t>
                            </w:ins>
                          </m:r>
                        </m:e>
                        <m:sub>
                          <m:r>
                            <w:ins w:id="1748" w:author="Gates TEM" w:date="2025-03-26T10:07:00Z" w16du:dateUtc="2025-03-26T09:07:00Z">
                              <w:rPr>
                                <w:rFonts w:ascii="Cambria Math" w:hAnsi="Cambria Math"/>
                                <w:sz w:val="24"/>
                                <w:szCs w:val="24"/>
                                <w:rPrChange w:id="1749" w:author="Gates TEM" w:date="2025-03-26T10:08:00Z" w16du:dateUtc="2025-03-26T09:08:00Z">
                                  <w:rPr/>
                                </w:rPrChange>
                              </w:rPr>
                              <m:t>i-1</m:t>
                            </w:ins>
                          </m:r>
                        </m:sub>
                      </m:sSub>
                    </m:num>
                    <m:den>
                      <m:sSup>
                        <m:sSupPr>
                          <m:ctrlPr>
                            <w:ins w:id="1750" w:author="Gates TEM" w:date="2025-03-26T10:07:00Z" w16du:dateUtc="2025-03-26T09:07:00Z">
                              <w:rPr>
                                <w:rFonts w:ascii="Cambria Math" w:hAnsi="Cambria Math"/>
                                <w:i/>
                                <w:sz w:val="24"/>
                                <w:szCs w:val="24"/>
                                <w:rPrChange w:id="1751" w:author="Gates TEM" w:date="2025-03-26T10:08:00Z" w16du:dateUtc="2025-03-26T09:08:00Z">
                                  <w:rPr/>
                                </w:rPrChange>
                              </w:rPr>
                            </w:ins>
                          </m:ctrlPr>
                        </m:sSupPr>
                        <m:e>
                          <m:r>
                            <w:ins w:id="1752" w:author="Gates TEM" w:date="2025-03-26T10:07:00Z" w16du:dateUtc="2025-03-26T09:07:00Z">
                              <w:rPr>
                                <w:rFonts w:ascii="Cambria Math" w:hAnsi="Cambria Math"/>
                                <w:sz w:val="24"/>
                                <w:szCs w:val="24"/>
                                <w:rPrChange w:id="1753" w:author="Gates TEM" w:date="2025-03-26T10:08:00Z" w16du:dateUtc="2025-03-26T09:08:00Z">
                                  <w:rPr/>
                                </w:rPrChange>
                              </w:rPr>
                              <m:t>h</m:t>
                            </w:ins>
                          </m:r>
                        </m:e>
                        <m:sup>
                          <m:r>
                            <w:ins w:id="1754" w:author="Gates TEM" w:date="2025-03-26T10:07:00Z" w16du:dateUtc="2025-03-26T09:07:00Z">
                              <w:rPr>
                                <w:rFonts w:ascii="Cambria Math" w:hAnsi="Cambria Math"/>
                                <w:sz w:val="24"/>
                                <w:szCs w:val="24"/>
                                <w:rPrChange w:id="1755" w:author="Gates TEM" w:date="2025-03-26T10:08:00Z" w16du:dateUtc="2025-03-26T09:08:00Z">
                                  <w:rPr/>
                                </w:rPrChange>
                              </w:rPr>
                              <m:t>2</m:t>
                            </w:ins>
                          </m:r>
                        </m:sup>
                      </m:sSup>
                    </m:den>
                  </m:f>
                  <m:r>
                    <w:ins w:id="1756" w:author="Gates TEM" w:date="2025-03-26T10:07:00Z" w16du:dateUtc="2025-03-26T09:07:00Z">
                      <w:rPr>
                        <w:rFonts w:ascii="Cambria Math" w:hAnsi="Cambria Math"/>
                        <w:sz w:val="24"/>
                        <w:szCs w:val="24"/>
                        <w:rPrChange w:id="1757" w:author="Gates TEM" w:date="2025-03-26T10:08:00Z" w16du:dateUtc="2025-03-26T09:08:00Z">
                          <w:rPr/>
                        </w:rPrChange>
                      </w:rPr>
                      <m:t>+</m:t>
                    </w:ins>
                  </m:r>
                  <m:f>
                    <m:fPr>
                      <m:ctrlPr>
                        <w:ins w:id="1758" w:author="Gates TEM" w:date="2025-03-26T10:07:00Z" w16du:dateUtc="2025-03-26T09:07:00Z">
                          <w:rPr>
                            <w:rFonts w:ascii="Cambria Math" w:hAnsi="Cambria Math"/>
                            <w:i/>
                            <w:sz w:val="24"/>
                            <w:szCs w:val="24"/>
                            <w:rPrChange w:id="1759" w:author="Gates TEM" w:date="2025-03-26T10:08:00Z" w16du:dateUtc="2025-03-26T09:08:00Z">
                              <w:rPr/>
                            </w:rPrChange>
                          </w:rPr>
                        </w:ins>
                      </m:ctrlPr>
                    </m:fPr>
                    <m:num>
                      <m:sSub>
                        <m:sSubPr>
                          <m:ctrlPr>
                            <w:ins w:id="1760" w:author="Gates TEM" w:date="2025-03-26T10:07:00Z" w16du:dateUtc="2025-03-26T09:07:00Z">
                              <w:rPr>
                                <w:rFonts w:ascii="Cambria Math" w:hAnsi="Cambria Math"/>
                                <w:i/>
                                <w:sz w:val="24"/>
                                <w:szCs w:val="24"/>
                                <w:rPrChange w:id="1761" w:author="Gates TEM" w:date="2025-03-26T10:08:00Z" w16du:dateUtc="2025-03-26T09:08:00Z">
                                  <w:rPr/>
                                </w:rPrChange>
                              </w:rPr>
                            </w:ins>
                          </m:ctrlPr>
                        </m:sSubPr>
                        <m:e>
                          <m:r>
                            <w:ins w:id="1762" w:author="Gates TEM" w:date="2025-03-26T10:07:00Z" w16du:dateUtc="2025-03-26T09:07:00Z">
                              <w:rPr>
                                <w:rFonts w:ascii="Cambria Math" w:hAnsi="Cambria Math"/>
                                <w:sz w:val="24"/>
                                <w:szCs w:val="24"/>
                                <w:rPrChange w:id="1763" w:author="Gates TEM" w:date="2025-03-26T10:08:00Z" w16du:dateUtc="2025-03-26T09:08:00Z">
                                  <w:rPr/>
                                </w:rPrChange>
                              </w:rPr>
                              <m:t>u</m:t>
                            </w:ins>
                          </m:r>
                        </m:e>
                        <m:sub>
                          <m:r>
                            <w:ins w:id="1764" w:author="Gates TEM" w:date="2025-03-26T10:07:00Z" w16du:dateUtc="2025-03-26T09:07:00Z">
                              <w:rPr>
                                <w:rFonts w:ascii="Cambria Math" w:hAnsi="Cambria Math"/>
                                <w:sz w:val="24"/>
                                <w:szCs w:val="24"/>
                                <w:rPrChange w:id="1765" w:author="Gates TEM" w:date="2025-03-26T10:08:00Z" w16du:dateUtc="2025-03-26T09:08:00Z">
                                  <w:rPr/>
                                </w:rPrChange>
                              </w:rPr>
                              <m:t>i+1</m:t>
                            </w:ins>
                          </m:r>
                        </m:sub>
                      </m:sSub>
                      <m:r>
                        <w:ins w:id="1766" w:author="Gates TEM" w:date="2025-03-26T10:07:00Z" w16du:dateUtc="2025-03-26T09:07:00Z">
                          <w:rPr>
                            <w:rFonts w:ascii="Cambria Math" w:hAnsi="Cambria Math"/>
                            <w:sz w:val="24"/>
                            <w:szCs w:val="24"/>
                            <w:rPrChange w:id="1767" w:author="Gates TEM" w:date="2025-03-26T10:08:00Z" w16du:dateUtc="2025-03-26T09:08:00Z">
                              <w:rPr/>
                            </w:rPrChange>
                          </w:rPr>
                          <m:t>-</m:t>
                        </w:ins>
                      </m:r>
                      <m:sSub>
                        <m:sSubPr>
                          <m:ctrlPr>
                            <w:ins w:id="1768" w:author="Gates TEM" w:date="2025-03-26T10:07:00Z" w16du:dateUtc="2025-03-26T09:07:00Z">
                              <w:rPr>
                                <w:rFonts w:ascii="Cambria Math" w:hAnsi="Cambria Math"/>
                                <w:i/>
                                <w:sz w:val="24"/>
                                <w:szCs w:val="24"/>
                                <w:rPrChange w:id="1769" w:author="Gates TEM" w:date="2025-03-26T10:08:00Z" w16du:dateUtc="2025-03-26T09:08:00Z">
                                  <w:rPr/>
                                </w:rPrChange>
                              </w:rPr>
                            </w:ins>
                          </m:ctrlPr>
                        </m:sSubPr>
                        <m:e>
                          <m:r>
                            <w:ins w:id="1770" w:author="Gates TEM" w:date="2025-03-26T10:07:00Z" w16du:dateUtc="2025-03-26T09:07:00Z">
                              <w:rPr>
                                <w:rFonts w:ascii="Cambria Math" w:hAnsi="Cambria Math"/>
                                <w:sz w:val="24"/>
                                <w:szCs w:val="24"/>
                                <w:rPrChange w:id="1771" w:author="Gates TEM" w:date="2025-03-26T10:08:00Z" w16du:dateUtc="2025-03-26T09:08:00Z">
                                  <w:rPr/>
                                </w:rPrChange>
                              </w:rPr>
                              <m:t>u</m:t>
                            </w:ins>
                          </m:r>
                        </m:e>
                        <m:sub>
                          <m:r>
                            <w:ins w:id="1772" w:author="Gates TEM" w:date="2025-03-26T10:07:00Z" w16du:dateUtc="2025-03-26T09:07:00Z">
                              <w:rPr>
                                <w:rFonts w:ascii="Cambria Math" w:hAnsi="Cambria Math"/>
                                <w:sz w:val="24"/>
                                <w:szCs w:val="24"/>
                                <w:rPrChange w:id="1773" w:author="Gates TEM" w:date="2025-03-26T10:08:00Z" w16du:dateUtc="2025-03-26T09:08:00Z">
                                  <w:rPr/>
                                </w:rPrChange>
                              </w:rPr>
                              <m:t>i-1</m:t>
                            </w:ins>
                          </m:r>
                        </m:sub>
                      </m:sSub>
                    </m:num>
                    <m:den>
                      <m:r>
                        <w:ins w:id="1774" w:author="Gates TEM" w:date="2025-03-26T10:07:00Z" w16du:dateUtc="2025-03-26T09:07:00Z">
                          <w:rPr>
                            <w:rFonts w:ascii="Cambria Math" w:hAnsi="Cambria Math"/>
                            <w:sz w:val="24"/>
                            <w:szCs w:val="24"/>
                            <w:rPrChange w:id="1775" w:author="Gates TEM" w:date="2025-03-26T10:08:00Z" w16du:dateUtc="2025-03-26T09:08:00Z">
                              <w:rPr/>
                            </w:rPrChange>
                          </w:rPr>
                          <m:t>2</m:t>
                        </w:ins>
                      </m:r>
                      <m:r>
                        <w:ins w:id="1776" w:author="Gates TEM" w:date="2025-03-26T10:07:00Z" w16du:dateUtc="2025-03-26T09:07:00Z">
                          <w:rPr>
                            <w:rFonts w:ascii="Cambria Math" w:hAnsi="Cambria Math"/>
                            <w:sz w:val="24"/>
                            <w:szCs w:val="24"/>
                            <w:rPrChange w:id="1777" w:author="Gates TEM" w:date="2025-03-26T10:08:00Z" w16du:dateUtc="2025-03-26T09:08:00Z">
                              <w:rPr/>
                            </w:rPrChange>
                          </w:rPr>
                          <m:t>h</m:t>
                        </w:ins>
                      </m:r>
                    </m:den>
                  </m:f>
                  <m:r>
                    <w:ins w:id="1778" w:author="Gates TEM" w:date="2025-03-26T10:07:00Z" w16du:dateUtc="2025-03-26T09:07:00Z">
                      <w:rPr>
                        <w:rFonts w:ascii="Cambria Math" w:hAnsi="Cambria Math"/>
                        <w:sz w:val="24"/>
                        <w:szCs w:val="24"/>
                        <w:rPrChange w:id="1779" w:author="Gates TEM" w:date="2025-03-26T10:08:00Z" w16du:dateUtc="2025-03-26T09:08:00Z">
                          <w:rPr/>
                        </w:rPrChange>
                      </w:rPr>
                      <m:t>=</m:t>
                    </w:ins>
                  </m:r>
                  <m:sSub>
                    <m:sSubPr>
                      <m:ctrlPr>
                        <w:ins w:id="1780" w:author="Gates TEM" w:date="2025-03-26T10:07:00Z" w16du:dateUtc="2025-03-26T09:07:00Z">
                          <w:rPr>
                            <w:rFonts w:ascii="Cambria Math" w:hAnsi="Cambria Math"/>
                            <w:i/>
                            <w:sz w:val="24"/>
                            <w:szCs w:val="24"/>
                            <w:rPrChange w:id="1781" w:author="Gates TEM" w:date="2025-03-26T10:08:00Z" w16du:dateUtc="2025-03-26T09:08:00Z">
                              <w:rPr/>
                            </w:rPrChange>
                          </w:rPr>
                        </w:ins>
                      </m:ctrlPr>
                    </m:sSubPr>
                    <m:e>
                      <m:r>
                        <w:ins w:id="1782" w:author="Gates TEM" w:date="2025-03-26T10:07:00Z" w16du:dateUtc="2025-03-26T09:07:00Z">
                          <w:rPr>
                            <w:rFonts w:ascii="Cambria Math" w:hAnsi="Cambria Math"/>
                            <w:sz w:val="24"/>
                            <w:szCs w:val="24"/>
                            <w:rPrChange w:id="1783" w:author="Gates TEM" w:date="2025-03-26T10:08:00Z" w16du:dateUtc="2025-03-26T09:08:00Z">
                              <w:rPr/>
                            </w:rPrChange>
                          </w:rPr>
                          <m:t>f</m:t>
                        </w:ins>
                      </m:r>
                    </m:e>
                    <m:sub>
                      <m:r>
                        <w:ins w:id="1784" w:author="Gates TEM" w:date="2025-03-26T10:07:00Z" w16du:dateUtc="2025-03-26T09:07:00Z">
                          <w:rPr>
                            <w:rFonts w:ascii="Cambria Math" w:hAnsi="Cambria Math"/>
                            <w:sz w:val="24"/>
                            <w:szCs w:val="24"/>
                            <w:rPrChange w:id="1785" w:author="Gates TEM" w:date="2025-03-26T10:08:00Z" w16du:dateUtc="2025-03-26T09:08:00Z">
                              <w:rPr/>
                            </w:rPrChange>
                          </w:rPr>
                          <m:t>i</m:t>
                        </w:ins>
                      </m:r>
                    </m:sub>
                  </m:sSub>
                  <m:ctrlPr>
                    <w:ins w:id="1786" w:author="Gates TEM" w:date="2025-03-26T10:07:00Z" w16du:dateUtc="2025-03-26T09:07:00Z">
                      <w:rPr>
                        <w:rFonts w:ascii="Cambria Math" w:eastAsia="Cambria Math" w:hAnsi="Cambria Math" w:cs="Cambria Math"/>
                        <w:i/>
                        <w:sz w:val="24"/>
                        <w:szCs w:val="24"/>
                        <w:rPrChange w:id="1787" w:author="Gates TEM" w:date="2025-03-26T10:08:00Z" w16du:dateUtc="2025-03-26T09:08:00Z">
                          <w:rPr>
                            <w:rFonts w:eastAsia="Cambria Math" w:cs="Cambria Math"/>
                          </w:rPr>
                        </w:rPrChange>
                      </w:rPr>
                    </w:ins>
                  </m:ctrlPr>
                </m:e>
                <m:e>
                  <m:r>
                    <w:ins w:id="1788" w:author="Gates TEM" w:date="2025-03-26T10:07:00Z" w16du:dateUtc="2025-03-26T09:07:00Z">
                      <w:rPr>
                        <w:rFonts w:ascii="Cambria Math" w:eastAsia="Cambria Math" w:hAnsi="Cambria Math" w:cs="Cambria Math"/>
                        <w:sz w:val="24"/>
                        <w:szCs w:val="24"/>
                        <w:rPrChange w:id="1789" w:author="Gates TEM" w:date="2025-03-26T10:08:00Z" w16du:dateUtc="2025-03-26T09:08:00Z">
                          <w:rPr>
                            <w:rFonts w:eastAsia="Cambria Math" w:cs="Cambria Math"/>
                          </w:rPr>
                        </w:rPrChange>
                      </w:rPr>
                      <m:t>.</m:t>
                    </w:ins>
                  </m:r>
                  <m:ctrlPr>
                    <w:ins w:id="1790" w:author="Gates TEM" w:date="2025-03-26T10:07:00Z" w16du:dateUtc="2025-03-26T09:07:00Z">
                      <w:rPr>
                        <w:rFonts w:ascii="Cambria Math" w:eastAsia="Cambria Math" w:hAnsi="Cambria Math" w:cs="Cambria Math"/>
                        <w:i/>
                        <w:sz w:val="24"/>
                        <w:szCs w:val="24"/>
                        <w:rPrChange w:id="1791" w:author="Gates TEM" w:date="2025-03-26T10:08:00Z" w16du:dateUtc="2025-03-26T09:08:00Z">
                          <w:rPr>
                            <w:rFonts w:eastAsia="Cambria Math" w:cs="Cambria Math"/>
                          </w:rPr>
                        </w:rPrChange>
                      </w:rPr>
                    </w:ins>
                  </m:ctrlPr>
                </m:e>
                <m:e>
                  <m:r>
                    <w:ins w:id="1792" w:author="Gates TEM" w:date="2025-03-26T10:07:00Z" w16du:dateUtc="2025-03-26T09:07:00Z">
                      <w:rPr>
                        <w:rFonts w:ascii="Cambria Math" w:eastAsia="Cambria Math" w:hAnsi="Cambria Math" w:cs="Cambria Math"/>
                        <w:sz w:val="24"/>
                        <w:szCs w:val="24"/>
                        <w:rPrChange w:id="1793" w:author="Gates TEM" w:date="2025-03-26T10:08:00Z" w16du:dateUtc="2025-03-26T09:08:00Z">
                          <w:rPr>
                            <w:rFonts w:eastAsia="Cambria Math" w:cs="Cambria Math"/>
                          </w:rPr>
                        </w:rPrChange>
                      </w:rPr>
                      <m:t>.</m:t>
                    </w:ins>
                  </m:r>
                  <m:ctrlPr>
                    <w:ins w:id="1794" w:author="Gates TEM" w:date="2025-03-26T10:07:00Z" w16du:dateUtc="2025-03-26T09:07:00Z">
                      <w:rPr>
                        <w:rFonts w:ascii="Cambria Math" w:eastAsia="Cambria Math" w:hAnsi="Cambria Math" w:cs="Cambria Math"/>
                        <w:i/>
                        <w:sz w:val="24"/>
                        <w:szCs w:val="24"/>
                        <w:rPrChange w:id="1795" w:author="Gates TEM" w:date="2025-03-26T10:08:00Z" w16du:dateUtc="2025-03-26T09:08:00Z">
                          <w:rPr>
                            <w:rFonts w:eastAsia="Cambria Math" w:cs="Cambria Math"/>
                          </w:rPr>
                        </w:rPrChange>
                      </w:rPr>
                    </w:ins>
                  </m:ctrlPr>
                </m:e>
                <m:e>
                  <m:r>
                    <w:ins w:id="1796" w:author="Gates TEM" w:date="2025-03-26T10:07:00Z" w16du:dateUtc="2025-03-26T09:07:00Z">
                      <w:rPr>
                        <w:rFonts w:ascii="Cambria Math" w:eastAsia="Cambria Math" w:hAnsi="Cambria Math" w:cs="Cambria Math"/>
                        <w:sz w:val="24"/>
                        <w:szCs w:val="24"/>
                        <w:rPrChange w:id="1797" w:author="Gates TEM" w:date="2025-03-26T10:08:00Z" w16du:dateUtc="2025-03-26T09:08:00Z">
                          <w:rPr>
                            <w:rFonts w:eastAsia="Cambria Math" w:cs="Cambria Math"/>
                          </w:rPr>
                        </w:rPrChange>
                      </w:rPr>
                      <m:t>.</m:t>
                    </w:ins>
                  </m:r>
                  <m:ctrlPr>
                    <w:ins w:id="1798" w:author="Gates TEM" w:date="2025-03-26T10:07:00Z" w16du:dateUtc="2025-03-26T09:07:00Z">
                      <w:rPr>
                        <w:rFonts w:ascii="Cambria Math" w:eastAsia="Cambria Math" w:hAnsi="Cambria Math" w:cs="Cambria Math"/>
                        <w:i/>
                        <w:sz w:val="24"/>
                        <w:szCs w:val="24"/>
                        <w:rPrChange w:id="1799" w:author="Gates TEM" w:date="2025-03-26T10:08:00Z" w16du:dateUtc="2025-03-26T09:08:00Z">
                          <w:rPr>
                            <w:rFonts w:eastAsia="Cambria Math" w:cs="Cambria Math"/>
                          </w:rPr>
                        </w:rPrChange>
                      </w:rPr>
                    </w:ins>
                  </m:ctrlPr>
                </m:e>
                <m:e>
                  <m:r>
                    <w:ins w:id="1800" w:author="Gates TEM" w:date="2025-03-26T10:07:00Z" w16du:dateUtc="2025-03-26T09:07:00Z">
                      <w:rPr>
                        <w:rFonts w:ascii="Cambria Math" w:eastAsia="Cambria Math" w:hAnsi="Cambria Math" w:cs="Cambria Math"/>
                        <w:sz w:val="24"/>
                        <w:szCs w:val="24"/>
                        <w:rPrChange w:id="1801" w:author="Gates TEM" w:date="2025-03-26T10:08:00Z" w16du:dateUtc="2025-03-26T09:08:00Z">
                          <w:rPr>
                            <w:rFonts w:eastAsia="Cambria Math" w:cs="Cambria Math"/>
                          </w:rPr>
                        </w:rPrChange>
                      </w:rPr>
                      <m:t>-</m:t>
                    </w:ins>
                  </m:r>
                  <m:f>
                    <m:fPr>
                      <m:ctrlPr>
                        <w:ins w:id="1802" w:author="Gates TEM" w:date="2025-03-26T10:07:00Z" w16du:dateUtc="2025-03-26T09:07:00Z">
                          <w:rPr>
                            <w:rFonts w:ascii="Cambria Math" w:hAnsi="Cambria Math"/>
                            <w:i/>
                            <w:sz w:val="24"/>
                            <w:szCs w:val="24"/>
                            <w:rPrChange w:id="1803" w:author="Gates TEM" w:date="2025-03-26T10:08:00Z" w16du:dateUtc="2025-03-26T09:08:00Z">
                              <w:rPr/>
                            </w:rPrChange>
                          </w:rPr>
                        </w:ins>
                      </m:ctrlPr>
                    </m:fPr>
                    <m:num>
                      <m:sSub>
                        <m:sSubPr>
                          <m:ctrlPr>
                            <w:ins w:id="1804" w:author="Gates TEM" w:date="2025-03-26T10:07:00Z" w16du:dateUtc="2025-03-26T09:07:00Z">
                              <w:rPr>
                                <w:rFonts w:ascii="Cambria Math" w:hAnsi="Cambria Math"/>
                                <w:i/>
                                <w:sz w:val="24"/>
                                <w:szCs w:val="24"/>
                                <w:rPrChange w:id="1805" w:author="Gates TEM" w:date="2025-03-26T10:08:00Z" w16du:dateUtc="2025-03-26T09:08:00Z">
                                  <w:rPr/>
                                </w:rPrChange>
                              </w:rPr>
                            </w:ins>
                          </m:ctrlPr>
                        </m:sSubPr>
                        <m:e>
                          <m:r>
                            <w:ins w:id="1806" w:author="Gates TEM" w:date="2025-03-26T10:07:00Z" w16du:dateUtc="2025-03-26T09:07:00Z">
                              <w:rPr>
                                <w:rFonts w:ascii="Cambria Math" w:hAnsi="Cambria Math"/>
                                <w:sz w:val="24"/>
                                <w:szCs w:val="24"/>
                                <w:rPrChange w:id="1807" w:author="Gates TEM" w:date="2025-03-26T10:08:00Z" w16du:dateUtc="2025-03-26T09:08:00Z">
                                  <w:rPr/>
                                </w:rPrChange>
                              </w:rPr>
                              <m:t>u</m:t>
                            </w:ins>
                          </m:r>
                        </m:e>
                        <m:sub>
                          <m:r>
                            <w:ins w:id="1808" w:author="Gates TEM" w:date="2025-03-26T10:07:00Z" w16du:dateUtc="2025-03-26T09:07:00Z">
                              <w:rPr>
                                <w:rFonts w:ascii="Cambria Math" w:hAnsi="Cambria Math"/>
                                <w:sz w:val="24"/>
                                <w:szCs w:val="24"/>
                                <w:rPrChange w:id="1809" w:author="Gates TEM" w:date="2025-03-26T10:08:00Z" w16du:dateUtc="2025-03-26T09:08:00Z">
                                  <w:rPr/>
                                </w:rPrChange>
                              </w:rPr>
                              <m:t>N-1</m:t>
                            </w:ins>
                          </m:r>
                        </m:sub>
                      </m:sSub>
                      <m:r>
                        <w:ins w:id="1810" w:author="Gates TEM" w:date="2025-03-26T10:07:00Z" w16du:dateUtc="2025-03-26T09:07:00Z">
                          <w:rPr>
                            <w:rFonts w:ascii="Cambria Math" w:hAnsi="Cambria Math"/>
                            <w:sz w:val="24"/>
                            <w:szCs w:val="24"/>
                            <w:rPrChange w:id="1811" w:author="Gates TEM" w:date="2025-03-26T10:08:00Z" w16du:dateUtc="2025-03-26T09:08:00Z">
                              <w:rPr/>
                            </w:rPrChange>
                          </w:rPr>
                          <m:t>-2</m:t>
                        </w:ins>
                      </m:r>
                      <m:sSub>
                        <m:sSubPr>
                          <m:ctrlPr>
                            <w:ins w:id="1812" w:author="Gates TEM" w:date="2025-03-26T10:07:00Z" w16du:dateUtc="2025-03-26T09:07:00Z">
                              <w:rPr>
                                <w:rFonts w:ascii="Cambria Math" w:hAnsi="Cambria Math"/>
                                <w:i/>
                                <w:sz w:val="24"/>
                                <w:szCs w:val="24"/>
                                <w:rPrChange w:id="1813" w:author="Gates TEM" w:date="2025-03-26T10:08:00Z" w16du:dateUtc="2025-03-26T09:08:00Z">
                                  <w:rPr/>
                                </w:rPrChange>
                              </w:rPr>
                            </w:ins>
                          </m:ctrlPr>
                        </m:sSubPr>
                        <m:e>
                          <m:r>
                            <w:ins w:id="1814" w:author="Gates TEM" w:date="2025-03-26T10:07:00Z" w16du:dateUtc="2025-03-26T09:07:00Z">
                              <w:rPr>
                                <w:rFonts w:ascii="Cambria Math" w:hAnsi="Cambria Math"/>
                                <w:sz w:val="24"/>
                                <w:szCs w:val="24"/>
                                <w:rPrChange w:id="1815" w:author="Gates TEM" w:date="2025-03-26T10:08:00Z" w16du:dateUtc="2025-03-26T09:08:00Z">
                                  <w:rPr/>
                                </w:rPrChange>
                              </w:rPr>
                              <m:t>u</m:t>
                            </w:ins>
                          </m:r>
                        </m:e>
                        <m:sub>
                          <m:r>
                            <w:ins w:id="1816" w:author="Gates TEM" w:date="2025-03-26T10:07:00Z" w16du:dateUtc="2025-03-26T09:07:00Z">
                              <w:rPr>
                                <w:rFonts w:ascii="Cambria Math" w:hAnsi="Cambria Math"/>
                                <w:sz w:val="24"/>
                                <w:szCs w:val="24"/>
                                <w:rPrChange w:id="1817" w:author="Gates TEM" w:date="2025-03-26T10:08:00Z" w16du:dateUtc="2025-03-26T09:08:00Z">
                                  <w:rPr/>
                                </w:rPrChange>
                              </w:rPr>
                              <m:t>N-2</m:t>
                            </w:ins>
                          </m:r>
                        </m:sub>
                      </m:sSub>
                      <m:r>
                        <w:ins w:id="1818" w:author="Gates TEM" w:date="2025-03-26T10:07:00Z" w16du:dateUtc="2025-03-26T09:07:00Z">
                          <w:rPr>
                            <w:rFonts w:ascii="Cambria Math" w:hAnsi="Cambria Math"/>
                            <w:sz w:val="24"/>
                            <w:szCs w:val="24"/>
                            <w:rPrChange w:id="1819" w:author="Gates TEM" w:date="2025-03-26T10:08:00Z" w16du:dateUtc="2025-03-26T09:08:00Z">
                              <w:rPr/>
                            </w:rPrChange>
                          </w:rPr>
                          <m:t>+</m:t>
                        </w:ins>
                      </m:r>
                      <m:sSub>
                        <m:sSubPr>
                          <m:ctrlPr>
                            <w:ins w:id="1820" w:author="Gates TEM" w:date="2025-03-26T10:07:00Z" w16du:dateUtc="2025-03-26T09:07:00Z">
                              <w:rPr>
                                <w:rFonts w:ascii="Cambria Math" w:hAnsi="Cambria Math"/>
                                <w:i/>
                                <w:sz w:val="24"/>
                                <w:szCs w:val="24"/>
                                <w:rPrChange w:id="1821" w:author="Gates TEM" w:date="2025-03-26T10:08:00Z" w16du:dateUtc="2025-03-26T09:08:00Z">
                                  <w:rPr/>
                                </w:rPrChange>
                              </w:rPr>
                            </w:ins>
                          </m:ctrlPr>
                        </m:sSubPr>
                        <m:e>
                          <m:r>
                            <w:ins w:id="1822" w:author="Gates TEM" w:date="2025-03-26T10:07:00Z" w16du:dateUtc="2025-03-26T09:07:00Z">
                              <w:rPr>
                                <w:rFonts w:ascii="Cambria Math" w:hAnsi="Cambria Math"/>
                                <w:sz w:val="24"/>
                                <w:szCs w:val="24"/>
                                <w:rPrChange w:id="1823" w:author="Gates TEM" w:date="2025-03-26T10:08:00Z" w16du:dateUtc="2025-03-26T09:08:00Z">
                                  <w:rPr/>
                                </w:rPrChange>
                              </w:rPr>
                              <m:t>u</m:t>
                            </w:ins>
                          </m:r>
                        </m:e>
                        <m:sub>
                          <m:r>
                            <w:ins w:id="1824" w:author="Gates TEM" w:date="2025-03-26T10:07:00Z" w16du:dateUtc="2025-03-26T09:07:00Z">
                              <w:rPr>
                                <w:rFonts w:ascii="Cambria Math" w:hAnsi="Cambria Math"/>
                                <w:sz w:val="24"/>
                                <w:szCs w:val="24"/>
                                <w:rPrChange w:id="1825" w:author="Gates TEM" w:date="2025-03-26T10:08:00Z" w16du:dateUtc="2025-03-26T09:08:00Z">
                                  <w:rPr/>
                                </w:rPrChange>
                              </w:rPr>
                              <m:t>N-3</m:t>
                            </w:ins>
                          </m:r>
                        </m:sub>
                      </m:sSub>
                    </m:num>
                    <m:den>
                      <m:sSup>
                        <m:sSupPr>
                          <m:ctrlPr>
                            <w:ins w:id="1826" w:author="Gates TEM" w:date="2025-03-26T10:07:00Z" w16du:dateUtc="2025-03-26T09:07:00Z">
                              <w:rPr>
                                <w:rFonts w:ascii="Cambria Math" w:hAnsi="Cambria Math"/>
                                <w:i/>
                                <w:sz w:val="24"/>
                                <w:szCs w:val="24"/>
                                <w:rPrChange w:id="1827" w:author="Gates TEM" w:date="2025-03-26T10:08:00Z" w16du:dateUtc="2025-03-26T09:08:00Z">
                                  <w:rPr/>
                                </w:rPrChange>
                              </w:rPr>
                            </w:ins>
                          </m:ctrlPr>
                        </m:sSupPr>
                        <m:e>
                          <m:r>
                            <w:ins w:id="1828" w:author="Gates TEM" w:date="2025-03-26T10:07:00Z" w16du:dateUtc="2025-03-26T09:07:00Z">
                              <w:rPr>
                                <w:rFonts w:ascii="Cambria Math" w:hAnsi="Cambria Math"/>
                                <w:sz w:val="24"/>
                                <w:szCs w:val="24"/>
                                <w:rPrChange w:id="1829" w:author="Gates TEM" w:date="2025-03-26T10:08:00Z" w16du:dateUtc="2025-03-26T09:08:00Z">
                                  <w:rPr/>
                                </w:rPrChange>
                              </w:rPr>
                              <m:t>h</m:t>
                            </w:ins>
                          </m:r>
                        </m:e>
                        <m:sup>
                          <m:r>
                            <w:ins w:id="1830" w:author="Gates TEM" w:date="2025-03-26T10:07:00Z" w16du:dateUtc="2025-03-26T09:07:00Z">
                              <w:rPr>
                                <w:rFonts w:ascii="Cambria Math" w:hAnsi="Cambria Math"/>
                                <w:sz w:val="24"/>
                                <w:szCs w:val="24"/>
                                <w:rPrChange w:id="1831" w:author="Gates TEM" w:date="2025-03-26T10:08:00Z" w16du:dateUtc="2025-03-26T09:08:00Z">
                                  <w:rPr/>
                                </w:rPrChange>
                              </w:rPr>
                              <m:t>2</m:t>
                            </w:ins>
                          </m:r>
                        </m:sup>
                      </m:sSup>
                    </m:den>
                  </m:f>
                  <m:r>
                    <w:ins w:id="1832" w:author="Gates TEM" w:date="2025-03-26T10:07:00Z" w16du:dateUtc="2025-03-26T09:07:00Z">
                      <w:rPr>
                        <w:rFonts w:ascii="Cambria Math" w:hAnsi="Cambria Math"/>
                        <w:sz w:val="24"/>
                        <w:szCs w:val="24"/>
                        <w:rPrChange w:id="1833" w:author="Gates TEM" w:date="2025-03-26T10:08:00Z" w16du:dateUtc="2025-03-26T09:08:00Z">
                          <w:rPr/>
                        </w:rPrChange>
                      </w:rPr>
                      <m:t>+</m:t>
                    </w:ins>
                  </m:r>
                  <m:f>
                    <m:fPr>
                      <m:ctrlPr>
                        <w:ins w:id="1834" w:author="Gates TEM" w:date="2025-03-26T10:07:00Z" w16du:dateUtc="2025-03-26T09:07:00Z">
                          <w:rPr>
                            <w:rFonts w:ascii="Cambria Math" w:hAnsi="Cambria Math"/>
                            <w:i/>
                            <w:sz w:val="24"/>
                            <w:szCs w:val="24"/>
                            <w:rPrChange w:id="1835" w:author="Gates TEM" w:date="2025-03-26T10:08:00Z" w16du:dateUtc="2025-03-26T09:08:00Z">
                              <w:rPr/>
                            </w:rPrChange>
                          </w:rPr>
                        </w:ins>
                      </m:ctrlPr>
                    </m:fPr>
                    <m:num>
                      <m:sSub>
                        <m:sSubPr>
                          <m:ctrlPr>
                            <w:ins w:id="1836" w:author="Gates TEM" w:date="2025-03-26T10:07:00Z" w16du:dateUtc="2025-03-26T09:07:00Z">
                              <w:rPr>
                                <w:rFonts w:ascii="Cambria Math" w:hAnsi="Cambria Math"/>
                                <w:i/>
                                <w:sz w:val="24"/>
                                <w:szCs w:val="24"/>
                                <w:rPrChange w:id="1837" w:author="Gates TEM" w:date="2025-03-26T10:08:00Z" w16du:dateUtc="2025-03-26T09:08:00Z">
                                  <w:rPr/>
                                </w:rPrChange>
                              </w:rPr>
                            </w:ins>
                          </m:ctrlPr>
                        </m:sSubPr>
                        <m:e>
                          <m:r>
                            <w:ins w:id="1838" w:author="Gates TEM" w:date="2025-03-26T10:07:00Z" w16du:dateUtc="2025-03-26T09:07:00Z">
                              <w:rPr>
                                <w:rFonts w:ascii="Cambria Math" w:hAnsi="Cambria Math"/>
                                <w:sz w:val="24"/>
                                <w:szCs w:val="24"/>
                                <w:rPrChange w:id="1839" w:author="Gates TEM" w:date="2025-03-26T10:08:00Z" w16du:dateUtc="2025-03-26T09:08:00Z">
                                  <w:rPr/>
                                </w:rPrChange>
                              </w:rPr>
                              <m:t>u</m:t>
                            </w:ins>
                          </m:r>
                        </m:e>
                        <m:sub>
                          <m:r>
                            <w:ins w:id="1840" w:author="Gates TEM" w:date="2025-03-26T10:07:00Z" w16du:dateUtc="2025-03-26T09:07:00Z">
                              <w:rPr>
                                <w:rFonts w:ascii="Cambria Math" w:hAnsi="Cambria Math"/>
                                <w:sz w:val="24"/>
                                <w:szCs w:val="24"/>
                                <w:rPrChange w:id="1841" w:author="Gates TEM" w:date="2025-03-26T10:08:00Z" w16du:dateUtc="2025-03-26T09:08:00Z">
                                  <w:rPr/>
                                </w:rPrChange>
                              </w:rPr>
                              <m:t>N-1</m:t>
                            </w:ins>
                          </m:r>
                        </m:sub>
                      </m:sSub>
                      <m:r>
                        <w:ins w:id="1842" w:author="Gates TEM" w:date="2025-03-26T10:07:00Z" w16du:dateUtc="2025-03-26T09:07:00Z">
                          <w:rPr>
                            <w:rFonts w:ascii="Cambria Math" w:hAnsi="Cambria Math"/>
                            <w:sz w:val="24"/>
                            <w:szCs w:val="24"/>
                            <w:rPrChange w:id="1843" w:author="Gates TEM" w:date="2025-03-26T10:08:00Z" w16du:dateUtc="2025-03-26T09:08:00Z">
                              <w:rPr/>
                            </w:rPrChange>
                          </w:rPr>
                          <m:t>-</m:t>
                        </w:ins>
                      </m:r>
                      <m:sSub>
                        <m:sSubPr>
                          <m:ctrlPr>
                            <w:ins w:id="1844" w:author="Gates TEM" w:date="2025-03-26T10:07:00Z" w16du:dateUtc="2025-03-26T09:07:00Z">
                              <w:rPr>
                                <w:rFonts w:ascii="Cambria Math" w:hAnsi="Cambria Math"/>
                                <w:i/>
                                <w:sz w:val="24"/>
                                <w:szCs w:val="24"/>
                                <w:rPrChange w:id="1845" w:author="Gates TEM" w:date="2025-03-26T10:08:00Z" w16du:dateUtc="2025-03-26T09:08:00Z">
                                  <w:rPr/>
                                </w:rPrChange>
                              </w:rPr>
                            </w:ins>
                          </m:ctrlPr>
                        </m:sSubPr>
                        <m:e>
                          <m:r>
                            <w:ins w:id="1846" w:author="Gates TEM" w:date="2025-03-26T10:07:00Z" w16du:dateUtc="2025-03-26T09:07:00Z">
                              <w:rPr>
                                <w:rFonts w:ascii="Cambria Math" w:hAnsi="Cambria Math"/>
                                <w:sz w:val="24"/>
                                <w:szCs w:val="24"/>
                                <w:rPrChange w:id="1847" w:author="Gates TEM" w:date="2025-03-26T10:08:00Z" w16du:dateUtc="2025-03-26T09:08:00Z">
                                  <w:rPr/>
                                </w:rPrChange>
                              </w:rPr>
                              <m:t>u</m:t>
                            </w:ins>
                          </m:r>
                        </m:e>
                        <m:sub>
                          <m:r>
                            <w:ins w:id="1848" w:author="Gates TEM" w:date="2025-03-26T10:07:00Z" w16du:dateUtc="2025-03-26T09:07:00Z">
                              <w:rPr>
                                <w:rFonts w:ascii="Cambria Math" w:hAnsi="Cambria Math"/>
                                <w:sz w:val="24"/>
                                <w:szCs w:val="24"/>
                                <w:rPrChange w:id="1849" w:author="Gates TEM" w:date="2025-03-26T10:08:00Z" w16du:dateUtc="2025-03-26T09:08:00Z">
                                  <w:rPr/>
                                </w:rPrChange>
                              </w:rPr>
                              <m:t>N-3</m:t>
                            </w:ins>
                          </m:r>
                        </m:sub>
                      </m:sSub>
                    </m:num>
                    <m:den>
                      <m:r>
                        <w:ins w:id="1850" w:author="Gates TEM" w:date="2025-03-26T10:07:00Z" w16du:dateUtc="2025-03-26T09:07:00Z">
                          <w:rPr>
                            <w:rFonts w:ascii="Cambria Math" w:hAnsi="Cambria Math"/>
                            <w:sz w:val="24"/>
                            <w:szCs w:val="24"/>
                            <w:rPrChange w:id="1851" w:author="Gates TEM" w:date="2025-03-26T10:08:00Z" w16du:dateUtc="2025-03-26T09:08:00Z">
                              <w:rPr/>
                            </w:rPrChange>
                          </w:rPr>
                          <m:t>2</m:t>
                        </w:ins>
                      </m:r>
                      <m:r>
                        <w:ins w:id="1852" w:author="Gates TEM" w:date="2025-03-26T10:07:00Z" w16du:dateUtc="2025-03-26T09:07:00Z">
                          <w:rPr>
                            <w:rFonts w:ascii="Cambria Math" w:hAnsi="Cambria Math"/>
                            <w:sz w:val="24"/>
                            <w:szCs w:val="24"/>
                            <w:rPrChange w:id="1853" w:author="Gates TEM" w:date="2025-03-26T10:08:00Z" w16du:dateUtc="2025-03-26T09:08:00Z">
                              <w:rPr/>
                            </w:rPrChange>
                          </w:rPr>
                          <m:t>h</m:t>
                        </w:ins>
                      </m:r>
                    </m:den>
                  </m:f>
                  <m:r>
                    <w:ins w:id="1854" w:author="Gates TEM" w:date="2025-03-26T10:07:00Z" w16du:dateUtc="2025-03-26T09:07:00Z">
                      <w:rPr>
                        <w:rFonts w:ascii="Cambria Math" w:hAnsi="Cambria Math"/>
                        <w:sz w:val="24"/>
                        <w:szCs w:val="24"/>
                        <w:rPrChange w:id="1855" w:author="Gates TEM" w:date="2025-03-26T10:08:00Z" w16du:dateUtc="2025-03-26T09:08:00Z">
                          <w:rPr/>
                        </w:rPrChange>
                      </w:rPr>
                      <m:t>=</m:t>
                    </w:ins>
                  </m:r>
                  <m:sSub>
                    <m:sSubPr>
                      <m:ctrlPr>
                        <w:ins w:id="1856" w:author="Gates TEM" w:date="2025-03-26T10:07:00Z" w16du:dateUtc="2025-03-26T09:07:00Z">
                          <w:rPr>
                            <w:rFonts w:ascii="Cambria Math" w:hAnsi="Cambria Math"/>
                            <w:i/>
                            <w:sz w:val="24"/>
                            <w:szCs w:val="24"/>
                            <w:rPrChange w:id="1857" w:author="Gates TEM" w:date="2025-03-26T10:08:00Z" w16du:dateUtc="2025-03-26T09:08:00Z">
                              <w:rPr/>
                            </w:rPrChange>
                          </w:rPr>
                        </w:ins>
                      </m:ctrlPr>
                    </m:sSubPr>
                    <m:e>
                      <m:r>
                        <w:ins w:id="1858" w:author="Gates TEM" w:date="2025-03-26T10:07:00Z" w16du:dateUtc="2025-03-26T09:07:00Z">
                          <w:rPr>
                            <w:rFonts w:ascii="Cambria Math" w:hAnsi="Cambria Math"/>
                            <w:sz w:val="24"/>
                            <w:szCs w:val="24"/>
                            <w:rPrChange w:id="1859" w:author="Gates TEM" w:date="2025-03-26T10:08:00Z" w16du:dateUtc="2025-03-26T09:08:00Z">
                              <w:rPr/>
                            </w:rPrChange>
                          </w:rPr>
                          <m:t>f</m:t>
                        </w:ins>
                      </m:r>
                    </m:e>
                    <m:sub>
                      <m:r>
                        <w:ins w:id="1860" w:author="Gates TEM" w:date="2025-03-26T10:07:00Z" w16du:dateUtc="2025-03-26T09:07:00Z">
                          <w:rPr>
                            <w:rFonts w:ascii="Cambria Math" w:hAnsi="Cambria Math"/>
                            <w:sz w:val="24"/>
                            <w:szCs w:val="24"/>
                            <w:rPrChange w:id="1861" w:author="Gates TEM" w:date="2025-03-26T10:08:00Z" w16du:dateUtc="2025-03-26T09:08:00Z">
                              <w:rPr/>
                            </w:rPrChange>
                          </w:rPr>
                          <m:t>N-2</m:t>
                        </w:ins>
                      </m:r>
                    </m:sub>
                  </m:sSub>
                  <m:ctrlPr>
                    <w:ins w:id="1862" w:author="Gates TEM" w:date="2025-03-26T10:07:00Z" w16du:dateUtc="2025-03-26T09:07:00Z">
                      <w:rPr>
                        <w:rFonts w:ascii="Cambria Math" w:eastAsia="Cambria Math" w:hAnsi="Cambria Math" w:cs="Cambria Math"/>
                        <w:i/>
                        <w:sz w:val="24"/>
                        <w:szCs w:val="24"/>
                        <w:rPrChange w:id="1863" w:author="Gates TEM" w:date="2025-03-26T10:08:00Z" w16du:dateUtc="2025-03-26T09:08:00Z">
                          <w:rPr>
                            <w:rFonts w:eastAsia="Cambria Math" w:cs="Cambria Math"/>
                          </w:rPr>
                        </w:rPrChange>
                      </w:rPr>
                    </w:ins>
                  </m:ctrlPr>
                </m:e>
                <m:e>
                  <m:r>
                    <w:ins w:id="1864" w:author="Gates TEM" w:date="2025-03-26T10:07:00Z" w16du:dateUtc="2025-03-26T09:07:00Z">
                      <w:rPr>
                        <w:rFonts w:ascii="Cambria Math" w:hAnsi="Cambria Math"/>
                        <w:sz w:val="24"/>
                        <w:szCs w:val="24"/>
                        <w:rPrChange w:id="1865" w:author="Gates TEM" w:date="2025-03-26T10:08:00Z" w16du:dateUtc="2025-03-26T09:08:00Z">
                          <w:rPr/>
                        </w:rPrChange>
                      </w:rPr>
                      <m:t>-</m:t>
                    </w:ins>
                  </m:r>
                  <m:f>
                    <m:fPr>
                      <m:ctrlPr>
                        <w:ins w:id="1866" w:author="Gates TEM" w:date="2025-03-26T10:07:00Z" w16du:dateUtc="2025-03-26T09:07:00Z">
                          <w:rPr>
                            <w:rFonts w:ascii="Cambria Math" w:hAnsi="Cambria Math"/>
                            <w:i/>
                            <w:sz w:val="24"/>
                            <w:szCs w:val="24"/>
                            <w:rPrChange w:id="1867" w:author="Gates TEM" w:date="2025-03-26T10:08:00Z" w16du:dateUtc="2025-03-26T09:08:00Z">
                              <w:rPr/>
                            </w:rPrChange>
                          </w:rPr>
                        </w:ins>
                      </m:ctrlPr>
                    </m:fPr>
                    <m:num>
                      <m:sSub>
                        <m:sSubPr>
                          <m:ctrlPr>
                            <w:ins w:id="1868" w:author="Gates TEM" w:date="2025-03-26T10:07:00Z" w16du:dateUtc="2025-03-26T09:07:00Z">
                              <w:rPr>
                                <w:rFonts w:ascii="Cambria Math" w:hAnsi="Cambria Math"/>
                                <w:i/>
                                <w:sz w:val="24"/>
                                <w:szCs w:val="24"/>
                                <w:rPrChange w:id="1869" w:author="Gates TEM" w:date="2025-03-26T10:08:00Z" w16du:dateUtc="2025-03-26T09:08:00Z">
                                  <w:rPr/>
                                </w:rPrChange>
                              </w:rPr>
                            </w:ins>
                          </m:ctrlPr>
                        </m:sSubPr>
                        <m:e>
                          <m:r>
                            <w:ins w:id="1870" w:author="Gates TEM" w:date="2025-03-26T10:07:00Z" w16du:dateUtc="2025-03-26T09:07:00Z">
                              <w:rPr>
                                <w:rFonts w:ascii="Cambria Math" w:hAnsi="Cambria Math"/>
                                <w:sz w:val="24"/>
                                <w:szCs w:val="24"/>
                                <w:rPrChange w:id="1871" w:author="Gates TEM" w:date="2025-03-26T10:08:00Z" w16du:dateUtc="2025-03-26T09:08:00Z">
                                  <w:rPr/>
                                </w:rPrChange>
                              </w:rPr>
                              <m:t>u</m:t>
                            </w:ins>
                          </m:r>
                        </m:e>
                        <m:sub>
                          <m:r>
                            <w:ins w:id="1872" w:author="Gates TEM" w:date="2025-03-26T10:07:00Z" w16du:dateUtc="2025-03-26T09:07:00Z">
                              <w:rPr>
                                <w:rFonts w:ascii="Cambria Math" w:hAnsi="Cambria Math"/>
                                <w:sz w:val="24"/>
                                <w:szCs w:val="24"/>
                                <w:rPrChange w:id="1873" w:author="Gates TEM" w:date="2025-03-26T10:08:00Z" w16du:dateUtc="2025-03-26T09:08:00Z">
                                  <w:rPr/>
                                </w:rPrChange>
                              </w:rPr>
                              <m:t>N</m:t>
                            </w:ins>
                          </m:r>
                        </m:sub>
                      </m:sSub>
                      <m:r>
                        <w:ins w:id="1874" w:author="Gates TEM" w:date="2025-03-26T10:07:00Z" w16du:dateUtc="2025-03-26T09:07:00Z">
                          <w:rPr>
                            <w:rFonts w:ascii="Cambria Math" w:hAnsi="Cambria Math"/>
                            <w:sz w:val="24"/>
                            <w:szCs w:val="24"/>
                            <w:rPrChange w:id="1875" w:author="Gates TEM" w:date="2025-03-26T10:08:00Z" w16du:dateUtc="2025-03-26T09:08:00Z">
                              <w:rPr/>
                            </w:rPrChange>
                          </w:rPr>
                          <m:t>-2</m:t>
                        </w:ins>
                      </m:r>
                      <m:sSub>
                        <m:sSubPr>
                          <m:ctrlPr>
                            <w:ins w:id="1876" w:author="Gates TEM" w:date="2025-03-26T10:07:00Z" w16du:dateUtc="2025-03-26T09:07:00Z">
                              <w:rPr>
                                <w:rFonts w:ascii="Cambria Math" w:hAnsi="Cambria Math"/>
                                <w:i/>
                                <w:sz w:val="24"/>
                                <w:szCs w:val="24"/>
                                <w:rPrChange w:id="1877" w:author="Gates TEM" w:date="2025-03-26T10:08:00Z" w16du:dateUtc="2025-03-26T09:08:00Z">
                                  <w:rPr/>
                                </w:rPrChange>
                              </w:rPr>
                            </w:ins>
                          </m:ctrlPr>
                        </m:sSubPr>
                        <m:e>
                          <m:r>
                            <w:ins w:id="1878" w:author="Gates TEM" w:date="2025-03-26T10:07:00Z" w16du:dateUtc="2025-03-26T09:07:00Z">
                              <w:rPr>
                                <w:rFonts w:ascii="Cambria Math" w:hAnsi="Cambria Math"/>
                                <w:sz w:val="24"/>
                                <w:szCs w:val="24"/>
                                <w:rPrChange w:id="1879" w:author="Gates TEM" w:date="2025-03-26T10:08:00Z" w16du:dateUtc="2025-03-26T09:08:00Z">
                                  <w:rPr/>
                                </w:rPrChange>
                              </w:rPr>
                              <m:t>u</m:t>
                            </w:ins>
                          </m:r>
                        </m:e>
                        <m:sub>
                          <m:r>
                            <w:ins w:id="1880" w:author="Gates TEM" w:date="2025-03-26T10:07:00Z" w16du:dateUtc="2025-03-26T09:07:00Z">
                              <w:rPr>
                                <w:rFonts w:ascii="Cambria Math" w:hAnsi="Cambria Math"/>
                                <w:sz w:val="24"/>
                                <w:szCs w:val="24"/>
                                <w:rPrChange w:id="1881" w:author="Gates TEM" w:date="2025-03-26T10:08:00Z" w16du:dateUtc="2025-03-26T09:08:00Z">
                                  <w:rPr/>
                                </w:rPrChange>
                              </w:rPr>
                              <m:t>N-1</m:t>
                            </w:ins>
                          </m:r>
                        </m:sub>
                      </m:sSub>
                      <m:r>
                        <w:ins w:id="1882" w:author="Gates TEM" w:date="2025-03-26T10:07:00Z" w16du:dateUtc="2025-03-26T09:07:00Z">
                          <w:rPr>
                            <w:rFonts w:ascii="Cambria Math" w:hAnsi="Cambria Math"/>
                            <w:sz w:val="24"/>
                            <w:szCs w:val="24"/>
                            <w:rPrChange w:id="1883" w:author="Gates TEM" w:date="2025-03-26T10:08:00Z" w16du:dateUtc="2025-03-26T09:08:00Z">
                              <w:rPr/>
                            </w:rPrChange>
                          </w:rPr>
                          <m:t>+</m:t>
                        </w:ins>
                      </m:r>
                      <m:sSub>
                        <m:sSubPr>
                          <m:ctrlPr>
                            <w:ins w:id="1884" w:author="Gates TEM" w:date="2025-03-26T10:07:00Z" w16du:dateUtc="2025-03-26T09:07:00Z">
                              <w:rPr>
                                <w:rFonts w:ascii="Cambria Math" w:hAnsi="Cambria Math"/>
                                <w:i/>
                                <w:sz w:val="24"/>
                                <w:szCs w:val="24"/>
                                <w:rPrChange w:id="1885" w:author="Gates TEM" w:date="2025-03-26T10:08:00Z" w16du:dateUtc="2025-03-26T09:08:00Z">
                                  <w:rPr/>
                                </w:rPrChange>
                              </w:rPr>
                            </w:ins>
                          </m:ctrlPr>
                        </m:sSubPr>
                        <m:e>
                          <m:r>
                            <w:ins w:id="1886" w:author="Gates TEM" w:date="2025-03-26T10:07:00Z" w16du:dateUtc="2025-03-26T09:07:00Z">
                              <w:rPr>
                                <w:rFonts w:ascii="Cambria Math" w:hAnsi="Cambria Math"/>
                                <w:sz w:val="24"/>
                                <w:szCs w:val="24"/>
                                <w:rPrChange w:id="1887" w:author="Gates TEM" w:date="2025-03-26T10:08:00Z" w16du:dateUtc="2025-03-26T09:08:00Z">
                                  <w:rPr/>
                                </w:rPrChange>
                              </w:rPr>
                              <m:t>u</m:t>
                            </w:ins>
                          </m:r>
                        </m:e>
                        <m:sub>
                          <m:r>
                            <w:ins w:id="1888" w:author="Gates TEM" w:date="2025-03-26T10:07:00Z" w16du:dateUtc="2025-03-26T09:07:00Z">
                              <w:rPr>
                                <w:rFonts w:ascii="Cambria Math" w:hAnsi="Cambria Math"/>
                                <w:sz w:val="24"/>
                                <w:szCs w:val="24"/>
                                <w:rPrChange w:id="1889" w:author="Gates TEM" w:date="2025-03-26T10:08:00Z" w16du:dateUtc="2025-03-26T09:08:00Z">
                                  <w:rPr/>
                                </w:rPrChange>
                              </w:rPr>
                              <m:t>N-2</m:t>
                            </w:ins>
                          </m:r>
                        </m:sub>
                      </m:sSub>
                    </m:num>
                    <m:den>
                      <m:sSup>
                        <m:sSupPr>
                          <m:ctrlPr>
                            <w:ins w:id="1890" w:author="Gates TEM" w:date="2025-03-26T10:07:00Z" w16du:dateUtc="2025-03-26T09:07:00Z">
                              <w:rPr>
                                <w:rFonts w:ascii="Cambria Math" w:hAnsi="Cambria Math"/>
                                <w:i/>
                                <w:sz w:val="24"/>
                                <w:szCs w:val="24"/>
                                <w:rPrChange w:id="1891" w:author="Gates TEM" w:date="2025-03-26T10:08:00Z" w16du:dateUtc="2025-03-26T09:08:00Z">
                                  <w:rPr/>
                                </w:rPrChange>
                              </w:rPr>
                            </w:ins>
                          </m:ctrlPr>
                        </m:sSupPr>
                        <m:e>
                          <m:r>
                            <w:ins w:id="1892" w:author="Gates TEM" w:date="2025-03-26T10:07:00Z" w16du:dateUtc="2025-03-26T09:07:00Z">
                              <w:rPr>
                                <w:rFonts w:ascii="Cambria Math" w:hAnsi="Cambria Math"/>
                                <w:sz w:val="24"/>
                                <w:szCs w:val="24"/>
                                <w:rPrChange w:id="1893" w:author="Gates TEM" w:date="2025-03-26T10:08:00Z" w16du:dateUtc="2025-03-26T09:08:00Z">
                                  <w:rPr/>
                                </w:rPrChange>
                              </w:rPr>
                              <m:t>h</m:t>
                            </w:ins>
                          </m:r>
                        </m:e>
                        <m:sup>
                          <m:r>
                            <w:ins w:id="1894" w:author="Gates TEM" w:date="2025-03-26T10:07:00Z" w16du:dateUtc="2025-03-26T09:07:00Z">
                              <w:rPr>
                                <w:rFonts w:ascii="Cambria Math" w:hAnsi="Cambria Math"/>
                                <w:sz w:val="24"/>
                                <w:szCs w:val="24"/>
                                <w:rPrChange w:id="1895" w:author="Gates TEM" w:date="2025-03-26T10:08:00Z" w16du:dateUtc="2025-03-26T09:08:00Z">
                                  <w:rPr/>
                                </w:rPrChange>
                              </w:rPr>
                              <m:t>2</m:t>
                            </w:ins>
                          </m:r>
                        </m:sup>
                      </m:sSup>
                    </m:den>
                  </m:f>
                  <m:r>
                    <w:ins w:id="1896" w:author="Gates TEM" w:date="2025-03-26T10:07:00Z" w16du:dateUtc="2025-03-26T09:07:00Z">
                      <w:rPr>
                        <w:rFonts w:ascii="Cambria Math" w:hAnsi="Cambria Math"/>
                        <w:sz w:val="24"/>
                        <w:szCs w:val="24"/>
                        <w:rPrChange w:id="1897" w:author="Gates TEM" w:date="2025-03-26T10:08:00Z" w16du:dateUtc="2025-03-26T09:08:00Z">
                          <w:rPr/>
                        </w:rPrChange>
                      </w:rPr>
                      <m:t>+</m:t>
                    </w:ins>
                  </m:r>
                  <m:f>
                    <m:fPr>
                      <m:ctrlPr>
                        <w:ins w:id="1898" w:author="Gates TEM" w:date="2025-03-26T10:07:00Z" w16du:dateUtc="2025-03-26T09:07:00Z">
                          <w:rPr>
                            <w:rFonts w:ascii="Cambria Math" w:hAnsi="Cambria Math"/>
                            <w:i/>
                            <w:sz w:val="24"/>
                            <w:szCs w:val="24"/>
                            <w:rPrChange w:id="1899" w:author="Gates TEM" w:date="2025-03-26T10:08:00Z" w16du:dateUtc="2025-03-26T09:08:00Z">
                              <w:rPr/>
                            </w:rPrChange>
                          </w:rPr>
                        </w:ins>
                      </m:ctrlPr>
                    </m:fPr>
                    <m:num>
                      <m:sSub>
                        <m:sSubPr>
                          <m:ctrlPr>
                            <w:ins w:id="1900" w:author="Gates TEM" w:date="2025-03-26T10:07:00Z" w16du:dateUtc="2025-03-26T09:07:00Z">
                              <w:rPr>
                                <w:rFonts w:ascii="Cambria Math" w:hAnsi="Cambria Math"/>
                                <w:i/>
                                <w:sz w:val="24"/>
                                <w:szCs w:val="24"/>
                                <w:rPrChange w:id="1901" w:author="Gates TEM" w:date="2025-03-26T10:08:00Z" w16du:dateUtc="2025-03-26T09:08:00Z">
                                  <w:rPr/>
                                </w:rPrChange>
                              </w:rPr>
                            </w:ins>
                          </m:ctrlPr>
                        </m:sSubPr>
                        <m:e>
                          <m:r>
                            <w:ins w:id="1902" w:author="Gates TEM" w:date="2025-03-26T10:07:00Z" w16du:dateUtc="2025-03-26T09:07:00Z">
                              <w:rPr>
                                <w:rFonts w:ascii="Cambria Math" w:hAnsi="Cambria Math"/>
                                <w:sz w:val="24"/>
                                <w:szCs w:val="24"/>
                                <w:rPrChange w:id="1903" w:author="Gates TEM" w:date="2025-03-26T10:08:00Z" w16du:dateUtc="2025-03-26T09:08:00Z">
                                  <w:rPr/>
                                </w:rPrChange>
                              </w:rPr>
                              <m:t>u</m:t>
                            </w:ins>
                          </m:r>
                        </m:e>
                        <m:sub>
                          <m:r>
                            <w:ins w:id="1904" w:author="Gates TEM" w:date="2025-03-26T10:07:00Z" w16du:dateUtc="2025-03-26T09:07:00Z">
                              <w:rPr>
                                <w:rFonts w:ascii="Cambria Math" w:hAnsi="Cambria Math"/>
                                <w:sz w:val="24"/>
                                <w:szCs w:val="24"/>
                                <w:rPrChange w:id="1905" w:author="Gates TEM" w:date="2025-03-26T10:08:00Z" w16du:dateUtc="2025-03-26T09:08:00Z">
                                  <w:rPr/>
                                </w:rPrChange>
                              </w:rPr>
                              <m:t>N</m:t>
                            </w:ins>
                          </m:r>
                        </m:sub>
                      </m:sSub>
                      <m:r>
                        <w:ins w:id="1906" w:author="Gates TEM" w:date="2025-03-26T10:07:00Z" w16du:dateUtc="2025-03-26T09:07:00Z">
                          <w:rPr>
                            <w:rFonts w:ascii="Cambria Math" w:hAnsi="Cambria Math"/>
                            <w:sz w:val="24"/>
                            <w:szCs w:val="24"/>
                            <w:rPrChange w:id="1907" w:author="Gates TEM" w:date="2025-03-26T10:08:00Z" w16du:dateUtc="2025-03-26T09:08:00Z">
                              <w:rPr/>
                            </w:rPrChange>
                          </w:rPr>
                          <m:t>-</m:t>
                        </w:ins>
                      </m:r>
                      <m:sSub>
                        <m:sSubPr>
                          <m:ctrlPr>
                            <w:ins w:id="1908" w:author="Gates TEM" w:date="2025-03-26T10:07:00Z" w16du:dateUtc="2025-03-26T09:07:00Z">
                              <w:rPr>
                                <w:rFonts w:ascii="Cambria Math" w:hAnsi="Cambria Math"/>
                                <w:i/>
                                <w:sz w:val="24"/>
                                <w:szCs w:val="24"/>
                                <w:rPrChange w:id="1909" w:author="Gates TEM" w:date="2025-03-26T10:08:00Z" w16du:dateUtc="2025-03-26T09:08:00Z">
                                  <w:rPr/>
                                </w:rPrChange>
                              </w:rPr>
                            </w:ins>
                          </m:ctrlPr>
                        </m:sSubPr>
                        <m:e>
                          <m:r>
                            <w:ins w:id="1910" w:author="Gates TEM" w:date="2025-03-26T10:07:00Z" w16du:dateUtc="2025-03-26T09:07:00Z">
                              <w:rPr>
                                <w:rFonts w:ascii="Cambria Math" w:hAnsi="Cambria Math"/>
                                <w:sz w:val="24"/>
                                <w:szCs w:val="24"/>
                                <w:rPrChange w:id="1911" w:author="Gates TEM" w:date="2025-03-26T10:08:00Z" w16du:dateUtc="2025-03-26T09:08:00Z">
                                  <w:rPr/>
                                </w:rPrChange>
                              </w:rPr>
                              <m:t>u</m:t>
                            </w:ins>
                          </m:r>
                        </m:e>
                        <m:sub>
                          <m:r>
                            <w:ins w:id="1912" w:author="Gates TEM" w:date="2025-03-26T10:07:00Z" w16du:dateUtc="2025-03-26T09:07:00Z">
                              <w:rPr>
                                <w:rFonts w:ascii="Cambria Math" w:hAnsi="Cambria Math"/>
                                <w:sz w:val="24"/>
                                <w:szCs w:val="24"/>
                                <w:rPrChange w:id="1913" w:author="Gates TEM" w:date="2025-03-26T10:08:00Z" w16du:dateUtc="2025-03-26T09:08:00Z">
                                  <w:rPr/>
                                </w:rPrChange>
                              </w:rPr>
                              <m:t>N-2</m:t>
                            </w:ins>
                          </m:r>
                        </m:sub>
                      </m:sSub>
                    </m:num>
                    <m:den>
                      <m:r>
                        <w:ins w:id="1914" w:author="Gates TEM" w:date="2025-03-26T10:07:00Z" w16du:dateUtc="2025-03-26T09:07:00Z">
                          <w:rPr>
                            <w:rFonts w:ascii="Cambria Math" w:hAnsi="Cambria Math"/>
                            <w:sz w:val="24"/>
                            <w:szCs w:val="24"/>
                            <w:rPrChange w:id="1915" w:author="Gates TEM" w:date="2025-03-26T10:08:00Z" w16du:dateUtc="2025-03-26T09:08:00Z">
                              <w:rPr/>
                            </w:rPrChange>
                          </w:rPr>
                          <m:t>2</m:t>
                        </w:ins>
                      </m:r>
                      <m:r>
                        <w:ins w:id="1916" w:author="Gates TEM" w:date="2025-03-26T10:07:00Z" w16du:dateUtc="2025-03-26T09:07:00Z">
                          <w:rPr>
                            <w:rFonts w:ascii="Cambria Math" w:hAnsi="Cambria Math"/>
                            <w:sz w:val="24"/>
                            <w:szCs w:val="24"/>
                            <w:rPrChange w:id="1917" w:author="Gates TEM" w:date="2025-03-26T10:08:00Z" w16du:dateUtc="2025-03-26T09:08:00Z">
                              <w:rPr/>
                            </w:rPrChange>
                          </w:rPr>
                          <m:t>h</m:t>
                        </w:ins>
                      </m:r>
                    </m:den>
                  </m:f>
                  <m:r>
                    <w:ins w:id="1918" w:author="Gates TEM" w:date="2025-03-26T10:07:00Z" w16du:dateUtc="2025-03-26T09:07:00Z">
                      <w:rPr>
                        <w:rFonts w:ascii="Cambria Math" w:hAnsi="Cambria Math"/>
                        <w:sz w:val="24"/>
                        <w:szCs w:val="24"/>
                        <w:rPrChange w:id="1919" w:author="Gates TEM" w:date="2025-03-26T10:08:00Z" w16du:dateUtc="2025-03-26T09:08:00Z">
                          <w:rPr/>
                        </w:rPrChange>
                      </w:rPr>
                      <m:t>=</m:t>
                    </w:ins>
                  </m:r>
                  <m:sSub>
                    <m:sSubPr>
                      <m:ctrlPr>
                        <w:ins w:id="1920" w:author="Gates TEM" w:date="2025-03-26T10:07:00Z" w16du:dateUtc="2025-03-26T09:07:00Z">
                          <w:rPr>
                            <w:rFonts w:ascii="Cambria Math" w:hAnsi="Cambria Math"/>
                            <w:i/>
                            <w:sz w:val="24"/>
                            <w:szCs w:val="24"/>
                            <w:rPrChange w:id="1921" w:author="Gates TEM" w:date="2025-03-26T10:08:00Z" w16du:dateUtc="2025-03-26T09:08:00Z">
                              <w:rPr/>
                            </w:rPrChange>
                          </w:rPr>
                        </w:ins>
                      </m:ctrlPr>
                    </m:sSubPr>
                    <m:e>
                      <m:r>
                        <w:ins w:id="1922" w:author="Gates TEM" w:date="2025-03-26T10:07:00Z" w16du:dateUtc="2025-03-26T09:07:00Z">
                          <w:rPr>
                            <w:rFonts w:ascii="Cambria Math" w:hAnsi="Cambria Math"/>
                            <w:sz w:val="24"/>
                            <w:szCs w:val="24"/>
                            <w:rPrChange w:id="1923" w:author="Gates TEM" w:date="2025-03-26T10:08:00Z" w16du:dateUtc="2025-03-26T09:08:00Z">
                              <w:rPr/>
                            </w:rPrChange>
                          </w:rPr>
                          <m:t>f</m:t>
                        </w:ins>
                      </m:r>
                    </m:e>
                    <m:sub>
                      <m:r>
                        <w:ins w:id="1924" w:author="Gates TEM" w:date="2025-03-26T10:07:00Z" w16du:dateUtc="2025-03-26T09:07:00Z">
                          <w:rPr>
                            <w:rFonts w:ascii="Cambria Math" w:hAnsi="Cambria Math"/>
                            <w:sz w:val="24"/>
                            <w:szCs w:val="24"/>
                            <w:rPrChange w:id="1925" w:author="Gates TEM" w:date="2025-03-26T10:08:00Z" w16du:dateUtc="2025-03-26T09:08:00Z">
                              <w:rPr/>
                            </w:rPrChange>
                          </w:rPr>
                          <m:t>N-1</m:t>
                        </w:ins>
                      </m:r>
                    </m:sub>
                  </m:sSub>
                </m:e>
              </m:eqArr>
            </m:e>
          </m:d>
        </m:oMath>
      </m:oMathPara>
    </w:p>
    <w:p w14:paraId="312DE343" w14:textId="77777777" w:rsidR="00010B5E" w:rsidRPr="00010B5E" w:rsidRDefault="00010B5E" w:rsidP="00010B5E">
      <w:pPr>
        <w:rPr>
          <w:ins w:id="1926" w:author="Gates TEM" w:date="2025-03-26T10:07:00Z" w16du:dateUtc="2025-03-26T09:07:00Z"/>
          <w:sz w:val="24"/>
          <w:szCs w:val="24"/>
          <w:rPrChange w:id="1927" w:author="Gates TEM" w:date="2025-03-26T10:08:00Z" w16du:dateUtc="2025-03-26T09:08:00Z">
            <w:rPr>
              <w:ins w:id="1928" w:author="Gates TEM" w:date="2025-03-26T10:07:00Z" w16du:dateUtc="2025-03-26T09:07:00Z"/>
            </w:rPr>
          </w:rPrChange>
        </w:rPr>
        <w:pPrChange w:id="1929" w:author="Gates TEM" w:date="2025-03-26T10:08:00Z" w16du:dateUtc="2025-03-26T09:08:00Z">
          <w:pPr>
            <w:pStyle w:val="ListParagraph"/>
            <w:numPr>
              <w:numId w:val="20"/>
            </w:numPr>
            <w:ind w:hanging="360"/>
          </w:pPr>
        </w:pPrChange>
      </w:pPr>
      <w:ins w:id="1930" w:author="Gates TEM" w:date="2025-03-26T10:07:00Z" w16du:dateUtc="2025-03-26T09:07:00Z">
        <w:r w:rsidRPr="00010B5E">
          <w:rPr>
            <w:sz w:val="24"/>
            <w:szCs w:val="24"/>
            <w:rPrChange w:id="1931" w:author="Gates TEM" w:date="2025-03-26T10:08:00Z" w16du:dateUtc="2025-03-26T09:08:00Z">
              <w:rPr/>
            </w:rPrChange>
          </w:rPr>
          <w:lastRenderedPageBreak/>
          <w:t xml:space="preserve">Sachant que </w:t>
        </w:r>
      </w:ins>
      <m:oMath>
        <m:sSub>
          <m:sSubPr>
            <m:ctrlPr>
              <w:ins w:id="1932" w:author="Gates TEM" w:date="2025-03-26T10:07:00Z" w16du:dateUtc="2025-03-26T09:07:00Z">
                <w:rPr>
                  <w:rFonts w:ascii="Cambria Math" w:hAnsi="Cambria Math"/>
                  <w:i/>
                  <w:sz w:val="24"/>
                  <w:szCs w:val="24"/>
                  <w:rPrChange w:id="1933" w:author="Gates TEM" w:date="2025-03-26T10:08:00Z" w16du:dateUtc="2025-03-26T09:08:00Z">
                    <w:rPr>
                      <w:rFonts w:ascii="Cambria Math" w:hAnsi="Cambria Math"/>
                      <w:i/>
                    </w:rPr>
                  </w:rPrChange>
                </w:rPr>
              </w:ins>
            </m:ctrlPr>
          </m:sSubPr>
          <m:e>
            <m:r>
              <w:ins w:id="1934" w:author="Gates TEM" w:date="2025-03-26T10:07:00Z" w16du:dateUtc="2025-03-26T09:07:00Z">
                <w:rPr>
                  <w:rFonts w:ascii="Cambria Math" w:hAnsi="Cambria Math"/>
                  <w:sz w:val="24"/>
                  <w:szCs w:val="24"/>
                  <w:rPrChange w:id="1935" w:author="Gates TEM" w:date="2025-03-26T10:08:00Z" w16du:dateUtc="2025-03-26T09:08:00Z">
                    <w:rPr>
                      <w:rFonts w:ascii="Cambria Math" w:hAnsi="Cambria Math"/>
                    </w:rPr>
                  </w:rPrChange>
                </w:rPr>
                <m:t>u</m:t>
              </w:ins>
            </m:r>
          </m:e>
          <m:sub>
            <m:r>
              <w:ins w:id="1936" w:author="Gates TEM" w:date="2025-03-26T10:07:00Z" w16du:dateUtc="2025-03-26T09:07:00Z">
                <w:rPr>
                  <w:rFonts w:ascii="Cambria Math" w:hAnsi="Cambria Math"/>
                  <w:sz w:val="24"/>
                  <w:szCs w:val="24"/>
                  <w:rPrChange w:id="1937" w:author="Gates TEM" w:date="2025-03-26T10:08:00Z" w16du:dateUtc="2025-03-26T09:08:00Z">
                    <w:rPr>
                      <w:rFonts w:ascii="Cambria Math" w:hAnsi="Cambria Math"/>
                    </w:rPr>
                  </w:rPrChange>
                </w:rPr>
                <m:t>0</m:t>
              </w:ins>
            </m:r>
          </m:sub>
        </m:sSub>
        <m:r>
          <w:ins w:id="1938" w:author="Gates TEM" w:date="2025-03-26T10:07:00Z" w16du:dateUtc="2025-03-26T09:07:00Z">
            <w:rPr>
              <w:rFonts w:ascii="Cambria Math" w:hAnsi="Cambria Math"/>
              <w:sz w:val="24"/>
              <w:szCs w:val="24"/>
              <w:rPrChange w:id="1939" w:author="Gates TEM" w:date="2025-03-26T10:08:00Z" w16du:dateUtc="2025-03-26T09:08:00Z">
                <w:rPr>
                  <w:rFonts w:ascii="Cambria Math" w:hAnsi="Cambria Math"/>
                </w:rPr>
              </w:rPrChange>
            </w:rPr>
            <m:t xml:space="preserve">, </m:t>
          </w:ins>
        </m:r>
        <m:sSub>
          <m:sSubPr>
            <m:ctrlPr>
              <w:ins w:id="1940" w:author="Gates TEM" w:date="2025-03-26T10:07:00Z" w16du:dateUtc="2025-03-26T09:07:00Z">
                <w:rPr>
                  <w:rFonts w:ascii="Cambria Math" w:hAnsi="Cambria Math"/>
                  <w:i/>
                  <w:sz w:val="24"/>
                  <w:szCs w:val="24"/>
                  <w:rPrChange w:id="1941" w:author="Gates TEM" w:date="2025-03-26T10:08:00Z" w16du:dateUtc="2025-03-26T09:08:00Z">
                    <w:rPr>
                      <w:rFonts w:ascii="Cambria Math" w:hAnsi="Cambria Math"/>
                      <w:i/>
                    </w:rPr>
                  </w:rPrChange>
                </w:rPr>
              </w:ins>
            </m:ctrlPr>
          </m:sSubPr>
          <m:e>
            <m:r>
              <w:ins w:id="1942" w:author="Gates TEM" w:date="2025-03-26T10:07:00Z" w16du:dateUtc="2025-03-26T09:07:00Z">
                <w:rPr>
                  <w:rFonts w:ascii="Cambria Math" w:hAnsi="Cambria Math"/>
                  <w:sz w:val="24"/>
                  <w:szCs w:val="24"/>
                  <w:rPrChange w:id="1943" w:author="Gates TEM" w:date="2025-03-26T10:08:00Z" w16du:dateUtc="2025-03-26T09:08:00Z">
                    <w:rPr>
                      <w:rFonts w:ascii="Cambria Math" w:hAnsi="Cambria Math"/>
                    </w:rPr>
                  </w:rPrChange>
                </w:rPr>
                <m:t xml:space="preserve"> u</m:t>
              </w:ins>
            </m:r>
          </m:e>
          <m:sub>
            <m:r>
              <w:ins w:id="1944" w:author="Gates TEM" w:date="2025-03-26T10:07:00Z" w16du:dateUtc="2025-03-26T09:07:00Z">
                <w:rPr>
                  <w:rFonts w:ascii="Cambria Math" w:hAnsi="Cambria Math"/>
                  <w:sz w:val="24"/>
                  <w:szCs w:val="24"/>
                  <w:rPrChange w:id="1945" w:author="Gates TEM" w:date="2025-03-26T10:08:00Z" w16du:dateUtc="2025-03-26T09:08:00Z">
                    <w:rPr>
                      <w:rFonts w:ascii="Cambria Math" w:hAnsi="Cambria Math"/>
                    </w:rPr>
                  </w:rPrChange>
                </w:rPr>
                <m:t>N</m:t>
              </w:ins>
            </m:r>
          </m:sub>
        </m:sSub>
      </m:oMath>
      <w:ins w:id="1946" w:author="Gates TEM" w:date="2025-03-26T10:07:00Z" w16du:dateUtc="2025-03-26T09:07:00Z">
        <w:r w:rsidRPr="00010B5E">
          <w:rPr>
            <w:sz w:val="24"/>
            <w:szCs w:val="24"/>
            <w:rPrChange w:id="1947" w:author="Gates TEM" w:date="2025-03-26T10:08:00Z" w16du:dateUtc="2025-03-26T09:08:00Z">
              <w:rPr/>
            </w:rPrChange>
          </w:rPr>
          <w:t xml:space="preserve"> sont connues, on obtient :</w:t>
        </w:r>
      </w:ins>
    </w:p>
    <w:p w14:paraId="48745675" w14:textId="77777777" w:rsidR="00010B5E" w:rsidRPr="00010B5E" w:rsidRDefault="00010B5E" w:rsidP="00010B5E">
      <w:pPr>
        <w:rPr>
          <w:ins w:id="1948" w:author="Gates TEM" w:date="2025-03-26T10:07:00Z" w16du:dateUtc="2025-03-26T09:07:00Z"/>
          <w:sz w:val="24"/>
          <w:szCs w:val="24"/>
          <w:rPrChange w:id="1949" w:author="Gates TEM" w:date="2025-03-26T10:08:00Z" w16du:dateUtc="2025-03-26T09:08:00Z">
            <w:rPr>
              <w:ins w:id="1950" w:author="Gates TEM" w:date="2025-03-26T10:07:00Z" w16du:dateUtc="2025-03-26T09:07:00Z"/>
            </w:rPr>
          </w:rPrChange>
        </w:rPr>
        <w:pPrChange w:id="1951" w:author="Gates TEM" w:date="2025-03-26T10:08:00Z" w16du:dateUtc="2025-03-26T09:08:00Z">
          <w:pPr>
            <w:pStyle w:val="ListParagraph"/>
            <w:numPr>
              <w:numId w:val="20"/>
            </w:numPr>
            <w:ind w:hanging="360"/>
          </w:pPr>
        </w:pPrChange>
      </w:pPr>
      <m:oMathPara>
        <m:oMath>
          <m:d>
            <m:dPr>
              <m:begChr m:val="{"/>
              <m:endChr m:val=""/>
              <m:ctrlPr>
                <w:ins w:id="1952" w:author="Gates TEM" w:date="2025-03-26T10:07:00Z" w16du:dateUtc="2025-03-26T09:07:00Z">
                  <w:rPr>
                    <w:rFonts w:ascii="Cambria Math" w:hAnsi="Cambria Math"/>
                    <w:i/>
                    <w:sz w:val="24"/>
                    <w:szCs w:val="24"/>
                    <w:rPrChange w:id="1953" w:author="Gates TEM" w:date="2025-03-26T10:08:00Z" w16du:dateUtc="2025-03-26T09:08:00Z">
                      <w:rPr/>
                    </w:rPrChange>
                  </w:rPr>
                </w:ins>
              </m:ctrlPr>
            </m:dPr>
            <m:e>
              <m:eqArr>
                <m:eqArrPr>
                  <m:ctrlPr>
                    <w:ins w:id="1954" w:author="Gates TEM" w:date="2025-03-26T10:07:00Z" w16du:dateUtc="2025-03-26T09:07:00Z">
                      <w:rPr>
                        <w:rFonts w:ascii="Cambria Math" w:hAnsi="Cambria Math"/>
                        <w:i/>
                        <w:sz w:val="24"/>
                        <w:szCs w:val="24"/>
                        <w:rPrChange w:id="1955" w:author="Gates TEM" w:date="2025-03-26T10:08:00Z" w16du:dateUtc="2025-03-26T09:08:00Z">
                          <w:rPr/>
                        </w:rPrChange>
                      </w:rPr>
                    </w:ins>
                  </m:ctrlPr>
                </m:eqArrPr>
                <m:e>
                  <m:f>
                    <m:fPr>
                      <m:ctrlPr>
                        <w:ins w:id="1956" w:author="Gates TEM" w:date="2025-03-26T10:07:00Z" w16du:dateUtc="2025-03-26T09:07:00Z">
                          <w:rPr>
                            <w:rFonts w:ascii="Cambria Math" w:hAnsi="Cambria Math"/>
                            <w:i/>
                            <w:sz w:val="24"/>
                            <w:szCs w:val="24"/>
                            <w:rPrChange w:id="1957" w:author="Gates TEM" w:date="2025-03-26T10:08:00Z" w16du:dateUtc="2025-03-26T09:08:00Z">
                              <w:rPr/>
                            </w:rPrChange>
                          </w:rPr>
                        </w:ins>
                      </m:ctrlPr>
                    </m:fPr>
                    <m:num>
                      <m:r>
                        <w:ins w:id="1958" w:author="Gates TEM" w:date="2025-03-26T10:07:00Z" w16du:dateUtc="2025-03-26T09:07:00Z">
                          <w:rPr>
                            <w:rFonts w:ascii="Cambria Math" w:hAnsi="Cambria Math"/>
                            <w:sz w:val="24"/>
                            <w:szCs w:val="24"/>
                            <w:rPrChange w:id="1959" w:author="Gates TEM" w:date="2025-03-26T10:08:00Z" w16du:dateUtc="2025-03-26T09:08:00Z">
                              <w:rPr/>
                            </w:rPrChange>
                          </w:rPr>
                          <m:t>2</m:t>
                        </w:ins>
                      </m:r>
                    </m:num>
                    <m:den>
                      <m:sSup>
                        <m:sSupPr>
                          <m:ctrlPr>
                            <w:ins w:id="1960" w:author="Gates TEM" w:date="2025-03-26T10:07:00Z" w16du:dateUtc="2025-03-26T09:07:00Z">
                              <w:rPr>
                                <w:rFonts w:ascii="Cambria Math" w:hAnsi="Cambria Math"/>
                                <w:i/>
                                <w:sz w:val="24"/>
                                <w:szCs w:val="24"/>
                                <w:rPrChange w:id="1961" w:author="Gates TEM" w:date="2025-03-26T10:08:00Z" w16du:dateUtc="2025-03-26T09:08:00Z">
                                  <w:rPr/>
                                </w:rPrChange>
                              </w:rPr>
                            </w:ins>
                          </m:ctrlPr>
                        </m:sSupPr>
                        <m:e>
                          <m:r>
                            <w:ins w:id="1962" w:author="Gates TEM" w:date="2025-03-26T10:07:00Z" w16du:dateUtc="2025-03-26T09:07:00Z">
                              <w:rPr>
                                <w:rFonts w:ascii="Cambria Math" w:hAnsi="Cambria Math"/>
                                <w:sz w:val="24"/>
                                <w:szCs w:val="24"/>
                                <w:rPrChange w:id="1963" w:author="Gates TEM" w:date="2025-03-26T10:08:00Z" w16du:dateUtc="2025-03-26T09:08:00Z">
                                  <w:rPr/>
                                </w:rPrChange>
                              </w:rPr>
                              <m:t>h</m:t>
                            </w:ins>
                          </m:r>
                        </m:e>
                        <m:sup>
                          <m:r>
                            <w:ins w:id="1964" w:author="Gates TEM" w:date="2025-03-26T10:07:00Z" w16du:dateUtc="2025-03-26T09:07:00Z">
                              <w:rPr>
                                <w:rFonts w:ascii="Cambria Math" w:hAnsi="Cambria Math"/>
                                <w:sz w:val="24"/>
                                <w:szCs w:val="24"/>
                                <w:rPrChange w:id="1965" w:author="Gates TEM" w:date="2025-03-26T10:08:00Z" w16du:dateUtc="2025-03-26T09:08:00Z">
                                  <w:rPr/>
                                </w:rPrChange>
                              </w:rPr>
                              <m:t>2</m:t>
                            </w:ins>
                          </m:r>
                        </m:sup>
                      </m:sSup>
                    </m:den>
                  </m:f>
                  <m:sSub>
                    <m:sSubPr>
                      <m:ctrlPr>
                        <w:ins w:id="1966" w:author="Gates TEM" w:date="2025-03-26T10:07:00Z" w16du:dateUtc="2025-03-26T09:07:00Z">
                          <w:rPr>
                            <w:rFonts w:ascii="Cambria Math" w:hAnsi="Cambria Math"/>
                            <w:i/>
                            <w:sz w:val="24"/>
                            <w:szCs w:val="24"/>
                            <w:rPrChange w:id="1967" w:author="Gates TEM" w:date="2025-03-26T10:08:00Z" w16du:dateUtc="2025-03-26T09:08:00Z">
                              <w:rPr/>
                            </w:rPrChange>
                          </w:rPr>
                        </w:ins>
                      </m:ctrlPr>
                    </m:sSubPr>
                    <m:e>
                      <m:r>
                        <w:ins w:id="1968" w:author="Gates TEM" w:date="2025-03-26T10:07:00Z" w16du:dateUtc="2025-03-26T09:07:00Z">
                          <w:rPr>
                            <w:rFonts w:ascii="Cambria Math" w:hAnsi="Cambria Math"/>
                            <w:sz w:val="24"/>
                            <w:szCs w:val="24"/>
                            <w:rPrChange w:id="1969" w:author="Gates TEM" w:date="2025-03-26T10:08:00Z" w16du:dateUtc="2025-03-26T09:08:00Z">
                              <w:rPr/>
                            </w:rPrChange>
                          </w:rPr>
                          <m:t>u</m:t>
                        </w:ins>
                      </m:r>
                    </m:e>
                    <m:sub>
                      <m:r>
                        <w:ins w:id="1970" w:author="Gates TEM" w:date="2025-03-26T10:07:00Z" w16du:dateUtc="2025-03-26T09:07:00Z">
                          <w:rPr>
                            <w:rFonts w:ascii="Cambria Math" w:hAnsi="Cambria Math"/>
                            <w:sz w:val="24"/>
                            <w:szCs w:val="24"/>
                            <w:rPrChange w:id="1971" w:author="Gates TEM" w:date="2025-03-26T10:08:00Z" w16du:dateUtc="2025-03-26T09:08:00Z">
                              <w:rPr/>
                            </w:rPrChange>
                          </w:rPr>
                          <m:t>1</m:t>
                        </w:ins>
                      </m:r>
                    </m:sub>
                  </m:sSub>
                  <m:r>
                    <w:ins w:id="1972" w:author="Gates TEM" w:date="2025-03-26T10:07:00Z" w16du:dateUtc="2025-03-26T09:07:00Z">
                      <w:rPr>
                        <w:rFonts w:ascii="Cambria Math" w:hAnsi="Cambria Math"/>
                        <w:sz w:val="24"/>
                        <w:szCs w:val="24"/>
                        <w:rPrChange w:id="1973" w:author="Gates TEM" w:date="2025-03-26T10:08:00Z" w16du:dateUtc="2025-03-26T09:08:00Z">
                          <w:rPr/>
                        </w:rPrChange>
                      </w:rPr>
                      <m:t>+(-</m:t>
                    </w:ins>
                  </m:r>
                  <m:f>
                    <m:fPr>
                      <m:ctrlPr>
                        <w:ins w:id="1974" w:author="Gates TEM" w:date="2025-03-26T10:07:00Z" w16du:dateUtc="2025-03-26T09:07:00Z">
                          <w:rPr>
                            <w:rFonts w:ascii="Cambria Math" w:hAnsi="Cambria Math"/>
                            <w:i/>
                            <w:sz w:val="24"/>
                            <w:szCs w:val="24"/>
                            <w:rPrChange w:id="1975" w:author="Gates TEM" w:date="2025-03-26T10:08:00Z" w16du:dateUtc="2025-03-26T09:08:00Z">
                              <w:rPr/>
                            </w:rPrChange>
                          </w:rPr>
                        </w:ins>
                      </m:ctrlPr>
                    </m:fPr>
                    <m:num>
                      <m:r>
                        <w:ins w:id="1976" w:author="Gates TEM" w:date="2025-03-26T10:07:00Z" w16du:dateUtc="2025-03-26T09:07:00Z">
                          <w:rPr>
                            <w:rFonts w:ascii="Cambria Math" w:hAnsi="Cambria Math"/>
                            <w:sz w:val="24"/>
                            <w:szCs w:val="24"/>
                            <w:rPrChange w:id="1977" w:author="Gates TEM" w:date="2025-03-26T10:08:00Z" w16du:dateUtc="2025-03-26T09:08:00Z">
                              <w:rPr/>
                            </w:rPrChange>
                          </w:rPr>
                          <m:t>1</m:t>
                        </w:ins>
                      </m:r>
                    </m:num>
                    <m:den>
                      <m:sSup>
                        <m:sSupPr>
                          <m:ctrlPr>
                            <w:ins w:id="1978" w:author="Gates TEM" w:date="2025-03-26T10:07:00Z" w16du:dateUtc="2025-03-26T09:07:00Z">
                              <w:rPr>
                                <w:rFonts w:ascii="Cambria Math" w:hAnsi="Cambria Math"/>
                                <w:i/>
                                <w:sz w:val="24"/>
                                <w:szCs w:val="24"/>
                                <w:rPrChange w:id="1979" w:author="Gates TEM" w:date="2025-03-26T10:08:00Z" w16du:dateUtc="2025-03-26T09:08:00Z">
                                  <w:rPr/>
                                </w:rPrChange>
                              </w:rPr>
                            </w:ins>
                          </m:ctrlPr>
                        </m:sSupPr>
                        <m:e>
                          <m:r>
                            <w:ins w:id="1980" w:author="Gates TEM" w:date="2025-03-26T10:07:00Z" w16du:dateUtc="2025-03-26T09:07:00Z">
                              <w:rPr>
                                <w:rFonts w:ascii="Cambria Math" w:hAnsi="Cambria Math"/>
                                <w:sz w:val="24"/>
                                <w:szCs w:val="24"/>
                                <w:rPrChange w:id="1981" w:author="Gates TEM" w:date="2025-03-26T10:08:00Z" w16du:dateUtc="2025-03-26T09:08:00Z">
                                  <w:rPr/>
                                </w:rPrChange>
                              </w:rPr>
                              <m:t>h</m:t>
                            </w:ins>
                          </m:r>
                        </m:e>
                        <m:sup>
                          <m:r>
                            <w:ins w:id="1982" w:author="Gates TEM" w:date="2025-03-26T10:07:00Z" w16du:dateUtc="2025-03-26T09:07:00Z">
                              <w:rPr>
                                <w:rFonts w:ascii="Cambria Math" w:hAnsi="Cambria Math"/>
                                <w:sz w:val="24"/>
                                <w:szCs w:val="24"/>
                                <w:rPrChange w:id="1983" w:author="Gates TEM" w:date="2025-03-26T10:08:00Z" w16du:dateUtc="2025-03-26T09:08:00Z">
                                  <w:rPr/>
                                </w:rPrChange>
                              </w:rPr>
                              <m:t>2</m:t>
                            </w:ins>
                          </m:r>
                        </m:sup>
                      </m:sSup>
                    </m:den>
                  </m:f>
                  <m:sSub>
                    <m:sSubPr>
                      <m:ctrlPr>
                        <w:ins w:id="1984" w:author="Gates TEM" w:date="2025-03-26T10:07:00Z" w16du:dateUtc="2025-03-26T09:07:00Z">
                          <w:rPr>
                            <w:rFonts w:ascii="Cambria Math" w:hAnsi="Cambria Math"/>
                            <w:i/>
                            <w:sz w:val="24"/>
                            <w:szCs w:val="24"/>
                            <w:rPrChange w:id="1985" w:author="Gates TEM" w:date="2025-03-26T10:08:00Z" w16du:dateUtc="2025-03-26T09:08:00Z">
                              <w:rPr/>
                            </w:rPrChange>
                          </w:rPr>
                        </w:ins>
                      </m:ctrlPr>
                    </m:sSubPr>
                    <m:e>
                      <m:r>
                        <w:ins w:id="1986" w:author="Gates TEM" w:date="2025-03-26T10:07:00Z" w16du:dateUtc="2025-03-26T09:07:00Z">
                          <w:rPr>
                            <w:rFonts w:ascii="Cambria Math" w:hAnsi="Cambria Math"/>
                            <w:sz w:val="24"/>
                            <w:szCs w:val="24"/>
                            <w:rPrChange w:id="1987" w:author="Gates TEM" w:date="2025-03-26T10:08:00Z" w16du:dateUtc="2025-03-26T09:08:00Z">
                              <w:rPr/>
                            </w:rPrChange>
                          </w:rPr>
                          <m:t>+</m:t>
                        </w:ins>
                      </m:r>
                      <m:f>
                        <m:fPr>
                          <m:ctrlPr>
                            <w:ins w:id="1988" w:author="Gates TEM" w:date="2025-03-26T10:07:00Z" w16du:dateUtc="2025-03-26T09:07:00Z">
                              <w:rPr>
                                <w:rFonts w:ascii="Cambria Math" w:hAnsi="Cambria Math"/>
                                <w:i/>
                                <w:sz w:val="24"/>
                                <w:szCs w:val="24"/>
                                <w:rPrChange w:id="1989" w:author="Gates TEM" w:date="2025-03-26T10:08:00Z" w16du:dateUtc="2025-03-26T09:08:00Z">
                                  <w:rPr/>
                                </w:rPrChange>
                              </w:rPr>
                            </w:ins>
                          </m:ctrlPr>
                        </m:fPr>
                        <m:num>
                          <m:r>
                            <w:ins w:id="1990" w:author="Gates TEM" w:date="2025-03-26T10:07:00Z" w16du:dateUtc="2025-03-26T09:07:00Z">
                              <w:rPr>
                                <w:rFonts w:ascii="Cambria Math" w:hAnsi="Cambria Math"/>
                                <w:sz w:val="24"/>
                                <w:szCs w:val="24"/>
                                <w:rPrChange w:id="1991" w:author="Gates TEM" w:date="2025-03-26T10:08:00Z" w16du:dateUtc="2025-03-26T09:08:00Z">
                                  <w:rPr/>
                                </w:rPrChange>
                              </w:rPr>
                              <m:t>1</m:t>
                            </w:ins>
                          </m:r>
                        </m:num>
                        <m:den>
                          <m:r>
                            <w:ins w:id="1992" w:author="Gates TEM" w:date="2025-03-26T10:07:00Z" w16du:dateUtc="2025-03-26T09:07:00Z">
                              <w:rPr>
                                <w:rFonts w:ascii="Cambria Math" w:hAnsi="Cambria Math"/>
                                <w:sz w:val="24"/>
                                <w:szCs w:val="24"/>
                                <w:rPrChange w:id="1993" w:author="Gates TEM" w:date="2025-03-26T10:08:00Z" w16du:dateUtc="2025-03-26T09:08:00Z">
                                  <w:rPr/>
                                </w:rPrChange>
                              </w:rPr>
                              <m:t>2</m:t>
                            </w:ins>
                          </m:r>
                          <m:r>
                            <w:ins w:id="1994" w:author="Gates TEM" w:date="2025-03-26T10:07:00Z" w16du:dateUtc="2025-03-26T09:07:00Z">
                              <w:rPr>
                                <w:rFonts w:ascii="Cambria Math" w:hAnsi="Cambria Math"/>
                                <w:sz w:val="24"/>
                                <w:szCs w:val="24"/>
                                <w:rPrChange w:id="1995" w:author="Gates TEM" w:date="2025-03-26T10:08:00Z" w16du:dateUtc="2025-03-26T09:08:00Z">
                                  <w:rPr/>
                                </w:rPrChange>
                              </w:rPr>
                              <m:t>h</m:t>
                            </w:ins>
                          </m:r>
                        </m:den>
                      </m:f>
                      <m:r>
                        <w:ins w:id="1996" w:author="Gates TEM" w:date="2025-03-26T10:07:00Z" w16du:dateUtc="2025-03-26T09:07:00Z">
                          <w:rPr>
                            <w:rFonts w:ascii="Cambria Math" w:hAnsi="Cambria Math"/>
                            <w:sz w:val="24"/>
                            <w:szCs w:val="24"/>
                            <w:rPrChange w:id="1997" w:author="Gates TEM" w:date="2025-03-26T10:08:00Z" w16du:dateUtc="2025-03-26T09:08:00Z">
                              <w:rPr/>
                            </w:rPrChange>
                          </w:rPr>
                          <m:t>)u</m:t>
                        </w:ins>
                      </m:r>
                    </m:e>
                    <m:sub>
                      <m:r>
                        <w:ins w:id="1998" w:author="Gates TEM" w:date="2025-03-26T10:07:00Z" w16du:dateUtc="2025-03-26T09:07:00Z">
                          <w:rPr>
                            <w:rFonts w:ascii="Cambria Math" w:hAnsi="Cambria Math"/>
                            <w:sz w:val="24"/>
                            <w:szCs w:val="24"/>
                            <w:rPrChange w:id="1999" w:author="Gates TEM" w:date="2025-03-26T10:08:00Z" w16du:dateUtc="2025-03-26T09:08:00Z">
                              <w:rPr/>
                            </w:rPrChange>
                          </w:rPr>
                          <m:t>2</m:t>
                        </w:ins>
                      </m:r>
                    </m:sub>
                  </m:sSub>
                  <m:r>
                    <w:ins w:id="2000" w:author="Gates TEM" w:date="2025-03-26T10:07:00Z" w16du:dateUtc="2025-03-26T09:07:00Z">
                      <w:rPr>
                        <w:rFonts w:ascii="Cambria Math" w:hAnsi="Cambria Math"/>
                        <w:sz w:val="24"/>
                        <w:szCs w:val="24"/>
                        <w:rPrChange w:id="2001" w:author="Gates TEM" w:date="2025-03-26T10:08:00Z" w16du:dateUtc="2025-03-26T09:08:00Z">
                          <w:rPr/>
                        </w:rPrChange>
                      </w:rPr>
                      <m:t>=</m:t>
                    </w:ins>
                  </m:r>
                  <m:sSub>
                    <m:sSubPr>
                      <m:ctrlPr>
                        <w:ins w:id="2002" w:author="Gates TEM" w:date="2025-03-26T10:07:00Z" w16du:dateUtc="2025-03-26T09:07:00Z">
                          <w:rPr>
                            <w:rFonts w:ascii="Cambria Math" w:hAnsi="Cambria Math"/>
                            <w:i/>
                            <w:sz w:val="24"/>
                            <w:szCs w:val="24"/>
                            <w:rPrChange w:id="2003" w:author="Gates TEM" w:date="2025-03-26T10:08:00Z" w16du:dateUtc="2025-03-26T09:08:00Z">
                              <w:rPr/>
                            </w:rPrChange>
                          </w:rPr>
                        </w:ins>
                      </m:ctrlPr>
                    </m:sSubPr>
                    <m:e>
                      <m:r>
                        <w:ins w:id="2004" w:author="Gates TEM" w:date="2025-03-26T10:07:00Z" w16du:dateUtc="2025-03-26T09:07:00Z">
                          <w:rPr>
                            <w:rFonts w:ascii="Cambria Math" w:hAnsi="Cambria Math"/>
                            <w:sz w:val="24"/>
                            <w:szCs w:val="24"/>
                            <w:rPrChange w:id="2005" w:author="Gates TEM" w:date="2025-03-26T10:08:00Z" w16du:dateUtc="2025-03-26T09:08:00Z">
                              <w:rPr/>
                            </w:rPrChange>
                          </w:rPr>
                          <m:t>f</m:t>
                        </w:ins>
                      </m:r>
                    </m:e>
                    <m:sub>
                      <m:r>
                        <w:ins w:id="2006" w:author="Gates TEM" w:date="2025-03-26T10:07:00Z" w16du:dateUtc="2025-03-26T09:07:00Z">
                          <w:rPr>
                            <w:rFonts w:ascii="Cambria Math" w:hAnsi="Cambria Math"/>
                            <w:sz w:val="24"/>
                            <w:szCs w:val="24"/>
                            <w:rPrChange w:id="2007" w:author="Gates TEM" w:date="2025-03-26T10:08:00Z" w16du:dateUtc="2025-03-26T09:08:00Z">
                              <w:rPr/>
                            </w:rPrChange>
                          </w:rPr>
                          <m:t>1</m:t>
                        </w:ins>
                      </m:r>
                    </m:sub>
                  </m:sSub>
                  <m:r>
                    <w:ins w:id="2008" w:author="Gates TEM" w:date="2025-03-26T10:07:00Z" w16du:dateUtc="2025-03-26T09:07:00Z">
                      <w:rPr>
                        <w:rFonts w:ascii="Cambria Math" w:hAnsi="Cambria Math"/>
                        <w:sz w:val="24"/>
                        <w:szCs w:val="24"/>
                        <w:rPrChange w:id="2009" w:author="Gates TEM" w:date="2025-03-26T10:08:00Z" w16du:dateUtc="2025-03-26T09:08:00Z">
                          <w:rPr/>
                        </w:rPrChange>
                      </w:rPr>
                      <m:t>+(</m:t>
                    </w:ins>
                  </m:r>
                  <m:f>
                    <m:fPr>
                      <m:ctrlPr>
                        <w:ins w:id="2010" w:author="Gates TEM" w:date="2025-03-26T10:07:00Z" w16du:dateUtc="2025-03-26T09:07:00Z">
                          <w:rPr>
                            <w:rFonts w:ascii="Cambria Math" w:hAnsi="Cambria Math"/>
                            <w:i/>
                            <w:sz w:val="24"/>
                            <w:szCs w:val="24"/>
                            <w:rPrChange w:id="2011" w:author="Gates TEM" w:date="2025-03-26T10:08:00Z" w16du:dateUtc="2025-03-26T09:08:00Z">
                              <w:rPr/>
                            </w:rPrChange>
                          </w:rPr>
                        </w:ins>
                      </m:ctrlPr>
                    </m:fPr>
                    <m:num>
                      <m:r>
                        <w:ins w:id="2012" w:author="Gates TEM" w:date="2025-03-26T10:07:00Z" w16du:dateUtc="2025-03-26T09:07:00Z">
                          <w:rPr>
                            <w:rFonts w:ascii="Cambria Math" w:hAnsi="Cambria Math"/>
                            <w:sz w:val="24"/>
                            <w:szCs w:val="24"/>
                            <w:rPrChange w:id="2013" w:author="Gates TEM" w:date="2025-03-26T10:08:00Z" w16du:dateUtc="2025-03-26T09:08:00Z">
                              <w:rPr/>
                            </w:rPrChange>
                          </w:rPr>
                          <m:t>1</m:t>
                        </w:ins>
                      </m:r>
                    </m:num>
                    <m:den>
                      <m:sSup>
                        <m:sSupPr>
                          <m:ctrlPr>
                            <w:ins w:id="2014" w:author="Gates TEM" w:date="2025-03-26T10:07:00Z" w16du:dateUtc="2025-03-26T09:07:00Z">
                              <w:rPr>
                                <w:rFonts w:ascii="Cambria Math" w:hAnsi="Cambria Math"/>
                                <w:i/>
                                <w:sz w:val="24"/>
                                <w:szCs w:val="24"/>
                                <w:rPrChange w:id="2015" w:author="Gates TEM" w:date="2025-03-26T10:08:00Z" w16du:dateUtc="2025-03-26T09:08:00Z">
                                  <w:rPr/>
                                </w:rPrChange>
                              </w:rPr>
                            </w:ins>
                          </m:ctrlPr>
                        </m:sSupPr>
                        <m:e>
                          <m:r>
                            <w:ins w:id="2016" w:author="Gates TEM" w:date="2025-03-26T10:07:00Z" w16du:dateUtc="2025-03-26T09:07:00Z">
                              <w:rPr>
                                <w:rFonts w:ascii="Cambria Math" w:hAnsi="Cambria Math"/>
                                <w:sz w:val="24"/>
                                <w:szCs w:val="24"/>
                                <w:rPrChange w:id="2017" w:author="Gates TEM" w:date="2025-03-26T10:08:00Z" w16du:dateUtc="2025-03-26T09:08:00Z">
                                  <w:rPr/>
                                </w:rPrChange>
                              </w:rPr>
                              <m:t>h</m:t>
                            </w:ins>
                          </m:r>
                        </m:e>
                        <m:sup>
                          <m:r>
                            <w:ins w:id="2018" w:author="Gates TEM" w:date="2025-03-26T10:07:00Z" w16du:dateUtc="2025-03-26T09:07:00Z">
                              <w:rPr>
                                <w:rFonts w:ascii="Cambria Math" w:hAnsi="Cambria Math"/>
                                <w:sz w:val="24"/>
                                <w:szCs w:val="24"/>
                                <w:rPrChange w:id="2019" w:author="Gates TEM" w:date="2025-03-26T10:08:00Z" w16du:dateUtc="2025-03-26T09:08:00Z">
                                  <w:rPr/>
                                </w:rPrChange>
                              </w:rPr>
                              <m:t>2</m:t>
                            </w:ins>
                          </m:r>
                        </m:sup>
                      </m:sSup>
                    </m:den>
                  </m:f>
                  <m:sSub>
                    <m:sSubPr>
                      <m:ctrlPr>
                        <w:ins w:id="2020" w:author="Gates TEM" w:date="2025-03-26T10:07:00Z" w16du:dateUtc="2025-03-26T09:07:00Z">
                          <w:rPr>
                            <w:rFonts w:ascii="Cambria Math" w:hAnsi="Cambria Math"/>
                            <w:i/>
                            <w:sz w:val="24"/>
                            <w:szCs w:val="24"/>
                            <w:rPrChange w:id="2021" w:author="Gates TEM" w:date="2025-03-26T10:08:00Z" w16du:dateUtc="2025-03-26T09:08:00Z">
                              <w:rPr/>
                            </w:rPrChange>
                          </w:rPr>
                        </w:ins>
                      </m:ctrlPr>
                    </m:sSubPr>
                    <m:e>
                      <m:r>
                        <w:ins w:id="2022" w:author="Gates TEM" w:date="2025-03-26T10:07:00Z" w16du:dateUtc="2025-03-26T09:07:00Z">
                          <w:rPr>
                            <w:rFonts w:ascii="Cambria Math" w:hAnsi="Cambria Math"/>
                            <w:sz w:val="24"/>
                            <w:szCs w:val="24"/>
                            <w:rPrChange w:id="2023" w:author="Gates TEM" w:date="2025-03-26T10:08:00Z" w16du:dateUtc="2025-03-26T09:08:00Z">
                              <w:rPr/>
                            </w:rPrChange>
                          </w:rPr>
                          <m:t>+</m:t>
                        </w:ins>
                      </m:r>
                      <m:f>
                        <m:fPr>
                          <m:ctrlPr>
                            <w:ins w:id="2024" w:author="Gates TEM" w:date="2025-03-26T10:07:00Z" w16du:dateUtc="2025-03-26T09:07:00Z">
                              <w:rPr>
                                <w:rFonts w:ascii="Cambria Math" w:hAnsi="Cambria Math"/>
                                <w:i/>
                                <w:sz w:val="24"/>
                                <w:szCs w:val="24"/>
                                <w:rPrChange w:id="2025" w:author="Gates TEM" w:date="2025-03-26T10:08:00Z" w16du:dateUtc="2025-03-26T09:08:00Z">
                                  <w:rPr/>
                                </w:rPrChange>
                              </w:rPr>
                            </w:ins>
                          </m:ctrlPr>
                        </m:fPr>
                        <m:num>
                          <m:r>
                            <w:ins w:id="2026" w:author="Gates TEM" w:date="2025-03-26T10:07:00Z" w16du:dateUtc="2025-03-26T09:07:00Z">
                              <w:rPr>
                                <w:rFonts w:ascii="Cambria Math" w:hAnsi="Cambria Math"/>
                                <w:sz w:val="24"/>
                                <w:szCs w:val="24"/>
                                <w:rPrChange w:id="2027" w:author="Gates TEM" w:date="2025-03-26T10:08:00Z" w16du:dateUtc="2025-03-26T09:08:00Z">
                                  <w:rPr/>
                                </w:rPrChange>
                              </w:rPr>
                              <m:t>1</m:t>
                            </w:ins>
                          </m:r>
                        </m:num>
                        <m:den>
                          <m:r>
                            <w:ins w:id="2028" w:author="Gates TEM" w:date="2025-03-26T10:07:00Z" w16du:dateUtc="2025-03-26T09:07:00Z">
                              <w:rPr>
                                <w:rFonts w:ascii="Cambria Math" w:hAnsi="Cambria Math"/>
                                <w:sz w:val="24"/>
                                <w:szCs w:val="24"/>
                                <w:rPrChange w:id="2029" w:author="Gates TEM" w:date="2025-03-26T10:08:00Z" w16du:dateUtc="2025-03-26T09:08:00Z">
                                  <w:rPr/>
                                </w:rPrChange>
                              </w:rPr>
                              <m:t>2</m:t>
                            </w:ins>
                          </m:r>
                          <m:r>
                            <w:ins w:id="2030" w:author="Gates TEM" w:date="2025-03-26T10:07:00Z" w16du:dateUtc="2025-03-26T09:07:00Z">
                              <w:rPr>
                                <w:rFonts w:ascii="Cambria Math" w:hAnsi="Cambria Math"/>
                                <w:sz w:val="24"/>
                                <w:szCs w:val="24"/>
                                <w:rPrChange w:id="2031" w:author="Gates TEM" w:date="2025-03-26T10:08:00Z" w16du:dateUtc="2025-03-26T09:08:00Z">
                                  <w:rPr/>
                                </w:rPrChange>
                              </w:rPr>
                              <m:t>h</m:t>
                            </w:ins>
                          </m:r>
                        </m:den>
                      </m:f>
                      <m:r>
                        <w:ins w:id="2032" w:author="Gates TEM" w:date="2025-03-26T10:07:00Z" w16du:dateUtc="2025-03-26T09:07:00Z">
                          <w:rPr>
                            <w:rFonts w:ascii="Cambria Math" w:hAnsi="Cambria Math"/>
                            <w:sz w:val="24"/>
                            <w:szCs w:val="24"/>
                            <w:rPrChange w:id="2033" w:author="Gates TEM" w:date="2025-03-26T10:08:00Z" w16du:dateUtc="2025-03-26T09:08:00Z">
                              <w:rPr/>
                            </w:rPrChange>
                          </w:rPr>
                          <m:t>)u</m:t>
                        </w:ins>
                      </m:r>
                    </m:e>
                    <m:sub>
                      <m:r>
                        <w:ins w:id="2034" w:author="Gates TEM" w:date="2025-03-26T10:07:00Z" w16du:dateUtc="2025-03-26T09:07:00Z">
                          <w:rPr>
                            <w:rFonts w:ascii="Cambria Math" w:hAnsi="Cambria Math"/>
                            <w:sz w:val="24"/>
                            <w:szCs w:val="24"/>
                            <w:rPrChange w:id="2035" w:author="Gates TEM" w:date="2025-03-26T10:08:00Z" w16du:dateUtc="2025-03-26T09:08:00Z">
                              <w:rPr/>
                            </w:rPrChange>
                          </w:rPr>
                          <m:t>0</m:t>
                        </w:ins>
                      </m:r>
                    </m:sub>
                  </m:sSub>
                </m:e>
                <m:e>
                  <m:r>
                    <w:ins w:id="2036" w:author="Gates TEM" w:date="2025-03-26T10:07:00Z" w16du:dateUtc="2025-03-26T09:07:00Z">
                      <w:rPr>
                        <w:rFonts w:ascii="Cambria Math" w:hAnsi="Cambria Math"/>
                        <w:sz w:val="24"/>
                        <w:szCs w:val="24"/>
                        <w:rPrChange w:id="2037" w:author="Gates TEM" w:date="2025-03-26T10:08:00Z" w16du:dateUtc="2025-03-26T09:08:00Z">
                          <w:rPr/>
                        </w:rPrChange>
                      </w:rPr>
                      <m:t>-(</m:t>
                    </w:ins>
                  </m:r>
                  <m:f>
                    <m:fPr>
                      <m:ctrlPr>
                        <w:ins w:id="2038" w:author="Gates TEM" w:date="2025-03-26T10:07:00Z" w16du:dateUtc="2025-03-26T09:07:00Z">
                          <w:rPr>
                            <w:rFonts w:ascii="Cambria Math" w:hAnsi="Cambria Math"/>
                            <w:i/>
                            <w:sz w:val="24"/>
                            <w:szCs w:val="24"/>
                            <w:rPrChange w:id="2039" w:author="Gates TEM" w:date="2025-03-26T10:08:00Z" w16du:dateUtc="2025-03-26T09:08:00Z">
                              <w:rPr/>
                            </w:rPrChange>
                          </w:rPr>
                        </w:ins>
                      </m:ctrlPr>
                    </m:fPr>
                    <m:num>
                      <m:r>
                        <w:ins w:id="2040" w:author="Gates TEM" w:date="2025-03-26T10:07:00Z" w16du:dateUtc="2025-03-26T09:07:00Z">
                          <w:rPr>
                            <w:rFonts w:ascii="Cambria Math" w:hAnsi="Cambria Math"/>
                            <w:sz w:val="24"/>
                            <w:szCs w:val="24"/>
                            <w:rPrChange w:id="2041" w:author="Gates TEM" w:date="2025-03-26T10:08:00Z" w16du:dateUtc="2025-03-26T09:08:00Z">
                              <w:rPr/>
                            </w:rPrChange>
                          </w:rPr>
                          <m:t>1</m:t>
                        </w:ins>
                      </m:r>
                    </m:num>
                    <m:den>
                      <m:sSup>
                        <m:sSupPr>
                          <m:ctrlPr>
                            <w:ins w:id="2042" w:author="Gates TEM" w:date="2025-03-26T10:07:00Z" w16du:dateUtc="2025-03-26T09:07:00Z">
                              <w:rPr>
                                <w:rFonts w:ascii="Cambria Math" w:hAnsi="Cambria Math"/>
                                <w:i/>
                                <w:sz w:val="24"/>
                                <w:szCs w:val="24"/>
                                <w:rPrChange w:id="2043" w:author="Gates TEM" w:date="2025-03-26T10:08:00Z" w16du:dateUtc="2025-03-26T09:08:00Z">
                                  <w:rPr/>
                                </w:rPrChange>
                              </w:rPr>
                            </w:ins>
                          </m:ctrlPr>
                        </m:sSupPr>
                        <m:e>
                          <m:r>
                            <w:ins w:id="2044" w:author="Gates TEM" w:date="2025-03-26T10:07:00Z" w16du:dateUtc="2025-03-26T09:07:00Z">
                              <w:rPr>
                                <w:rFonts w:ascii="Cambria Math" w:hAnsi="Cambria Math"/>
                                <w:sz w:val="24"/>
                                <w:szCs w:val="24"/>
                                <w:rPrChange w:id="2045" w:author="Gates TEM" w:date="2025-03-26T10:08:00Z" w16du:dateUtc="2025-03-26T09:08:00Z">
                                  <w:rPr/>
                                </w:rPrChange>
                              </w:rPr>
                              <m:t>h</m:t>
                            </w:ins>
                          </m:r>
                        </m:e>
                        <m:sup>
                          <m:r>
                            <w:ins w:id="2046" w:author="Gates TEM" w:date="2025-03-26T10:07:00Z" w16du:dateUtc="2025-03-26T09:07:00Z">
                              <w:rPr>
                                <w:rFonts w:ascii="Cambria Math" w:hAnsi="Cambria Math"/>
                                <w:sz w:val="24"/>
                                <w:szCs w:val="24"/>
                                <w:rPrChange w:id="2047" w:author="Gates TEM" w:date="2025-03-26T10:08:00Z" w16du:dateUtc="2025-03-26T09:08:00Z">
                                  <w:rPr/>
                                </w:rPrChange>
                              </w:rPr>
                              <m:t>2</m:t>
                            </w:ins>
                          </m:r>
                        </m:sup>
                      </m:sSup>
                    </m:den>
                  </m:f>
                  <m:sSub>
                    <m:sSubPr>
                      <m:ctrlPr>
                        <w:ins w:id="2048" w:author="Gates TEM" w:date="2025-03-26T10:07:00Z" w16du:dateUtc="2025-03-26T09:07:00Z">
                          <w:rPr>
                            <w:rFonts w:ascii="Cambria Math" w:hAnsi="Cambria Math"/>
                            <w:i/>
                            <w:sz w:val="24"/>
                            <w:szCs w:val="24"/>
                            <w:rPrChange w:id="2049" w:author="Gates TEM" w:date="2025-03-26T10:08:00Z" w16du:dateUtc="2025-03-26T09:08:00Z">
                              <w:rPr/>
                            </w:rPrChange>
                          </w:rPr>
                        </w:ins>
                      </m:ctrlPr>
                    </m:sSubPr>
                    <m:e>
                      <m:r>
                        <w:ins w:id="2050" w:author="Gates TEM" w:date="2025-03-26T10:07:00Z" w16du:dateUtc="2025-03-26T09:07:00Z">
                          <w:rPr>
                            <w:rFonts w:ascii="Cambria Math" w:hAnsi="Cambria Math"/>
                            <w:sz w:val="24"/>
                            <w:szCs w:val="24"/>
                            <w:rPrChange w:id="2051" w:author="Gates TEM" w:date="2025-03-26T10:08:00Z" w16du:dateUtc="2025-03-26T09:08:00Z">
                              <w:rPr/>
                            </w:rPrChange>
                          </w:rPr>
                          <m:t>+</m:t>
                        </w:ins>
                      </m:r>
                      <m:f>
                        <m:fPr>
                          <m:ctrlPr>
                            <w:ins w:id="2052" w:author="Gates TEM" w:date="2025-03-26T10:07:00Z" w16du:dateUtc="2025-03-26T09:07:00Z">
                              <w:rPr>
                                <w:rFonts w:ascii="Cambria Math" w:hAnsi="Cambria Math"/>
                                <w:i/>
                                <w:sz w:val="24"/>
                                <w:szCs w:val="24"/>
                                <w:rPrChange w:id="2053" w:author="Gates TEM" w:date="2025-03-26T10:08:00Z" w16du:dateUtc="2025-03-26T09:08:00Z">
                                  <w:rPr/>
                                </w:rPrChange>
                              </w:rPr>
                            </w:ins>
                          </m:ctrlPr>
                        </m:fPr>
                        <m:num>
                          <m:r>
                            <w:ins w:id="2054" w:author="Gates TEM" w:date="2025-03-26T10:07:00Z" w16du:dateUtc="2025-03-26T09:07:00Z">
                              <w:rPr>
                                <w:rFonts w:ascii="Cambria Math" w:hAnsi="Cambria Math"/>
                                <w:sz w:val="24"/>
                                <w:szCs w:val="24"/>
                                <w:rPrChange w:id="2055" w:author="Gates TEM" w:date="2025-03-26T10:08:00Z" w16du:dateUtc="2025-03-26T09:08:00Z">
                                  <w:rPr/>
                                </w:rPrChange>
                              </w:rPr>
                              <m:t>1</m:t>
                            </w:ins>
                          </m:r>
                        </m:num>
                        <m:den>
                          <m:r>
                            <w:ins w:id="2056" w:author="Gates TEM" w:date="2025-03-26T10:07:00Z" w16du:dateUtc="2025-03-26T09:07:00Z">
                              <w:rPr>
                                <w:rFonts w:ascii="Cambria Math" w:hAnsi="Cambria Math"/>
                                <w:sz w:val="24"/>
                                <w:szCs w:val="24"/>
                                <w:rPrChange w:id="2057" w:author="Gates TEM" w:date="2025-03-26T10:08:00Z" w16du:dateUtc="2025-03-26T09:08:00Z">
                                  <w:rPr/>
                                </w:rPrChange>
                              </w:rPr>
                              <m:t>2</m:t>
                            </w:ins>
                          </m:r>
                          <m:r>
                            <w:ins w:id="2058" w:author="Gates TEM" w:date="2025-03-26T10:07:00Z" w16du:dateUtc="2025-03-26T09:07:00Z">
                              <w:rPr>
                                <w:rFonts w:ascii="Cambria Math" w:hAnsi="Cambria Math"/>
                                <w:sz w:val="24"/>
                                <w:szCs w:val="24"/>
                                <w:rPrChange w:id="2059" w:author="Gates TEM" w:date="2025-03-26T10:08:00Z" w16du:dateUtc="2025-03-26T09:08:00Z">
                                  <w:rPr/>
                                </w:rPrChange>
                              </w:rPr>
                              <m:t>h</m:t>
                            </w:ins>
                          </m:r>
                        </m:den>
                      </m:f>
                      <m:r>
                        <w:ins w:id="2060" w:author="Gates TEM" w:date="2025-03-26T10:07:00Z" w16du:dateUtc="2025-03-26T09:07:00Z">
                          <w:rPr>
                            <w:rFonts w:ascii="Cambria Math" w:hAnsi="Cambria Math"/>
                            <w:sz w:val="24"/>
                            <w:szCs w:val="24"/>
                            <w:rPrChange w:id="2061" w:author="Gates TEM" w:date="2025-03-26T10:08:00Z" w16du:dateUtc="2025-03-26T09:08:00Z">
                              <w:rPr/>
                            </w:rPrChange>
                          </w:rPr>
                          <m:t>)u</m:t>
                        </w:ins>
                      </m:r>
                    </m:e>
                    <m:sub>
                      <m:r>
                        <w:ins w:id="2062" w:author="Gates TEM" w:date="2025-03-26T10:07:00Z" w16du:dateUtc="2025-03-26T09:07:00Z">
                          <w:rPr>
                            <w:rFonts w:ascii="Cambria Math" w:hAnsi="Cambria Math"/>
                            <w:sz w:val="24"/>
                            <w:szCs w:val="24"/>
                            <w:rPrChange w:id="2063" w:author="Gates TEM" w:date="2025-03-26T10:08:00Z" w16du:dateUtc="2025-03-26T09:08:00Z">
                              <w:rPr/>
                            </w:rPrChange>
                          </w:rPr>
                          <m:t>1</m:t>
                        </w:ins>
                      </m:r>
                    </m:sub>
                  </m:sSub>
                  <m:r>
                    <w:ins w:id="2064" w:author="Gates TEM" w:date="2025-03-26T10:07:00Z" w16du:dateUtc="2025-03-26T09:07:00Z">
                      <w:rPr>
                        <w:rFonts w:ascii="Cambria Math" w:hAnsi="Cambria Math"/>
                        <w:sz w:val="24"/>
                        <w:szCs w:val="24"/>
                        <w:rPrChange w:id="2065" w:author="Gates TEM" w:date="2025-03-26T10:08:00Z" w16du:dateUtc="2025-03-26T09:08:00Z">
                          <w:rPr/>
                        </w:rPrChange>
                      </w:rPr>
                      <m:t>+</m:t>
                    </w:ins>
                  </m:r>
                  <m:f>
                    <m:fPr>
                      <m:ctrlPr>
                        <w:ins w:id="2066" w:author="Gates TEM" w:date="2025-03-26T10:07:00Z" w16du:dateUtc="2025-03-26T09:07:00Z">
                          <w:rPr>
                            <w:rFonts w:ascii="Cambria Math" w:hAnsi="Cambria Math"/>
                            <w:i/>
                            <w:sz w:val="24"/>
                            <w:szCs w:val="24"/>
                            <w:rPrChange w:id="2067" w:author="Gates TEM" w:date="2025-03-26T10:08:00Z" w16du:dateUtc="2025-03-26T09:08:00Z">
                              <w:rPr/>
                            </w:rPrChange>
                          </w:rPr>
                        </w:ins>
                      </m:ctrlPr>
                    </m:fPr>
                    <m:num>
                      <m:r>
                        <w:ins w:id="2068" w:author="Gates TEM" w:date="2025-03-26T10:07:00Z" w16du:dateUtc="2025-03-26T09:07:00Z">
                          <w:rPr>
                            <w:rFonts w:ascii="Cambria Math" w:hAnsi="Cambria Math"/>
                            <w:sz w:val="24"/>
                            <w:szCs w:val="24"/>
                            <w:rPrChange w:id="2069" w:author="Gates TEM" w:date="2025-03-26T10:08:00Z" w16du:dateUtc="2025-03-26T09:08:00Z">
                              <w:rPr/>
                            </w:rPrChange>
                          </w:rPr>
                          <m:t>2</m:t>
                        </w:ins>
                      </m:r>
                    </m:num>
                    <m:den>
                      <m:sSup>
                        <m:sSupPr>
                          <m:ctrlPr>
                            <w:ins w:id="2070" w:author="Gates TEM" w:date="2025-03-26T10:07:00Z" w16du:dateUtc="2025-03-26T09:07:00Z">
                              <w:rPr>
                                <w:rFonts w:ascii="Cambria Math" w:hAnsi="Cambria Math"/>
                                <w:i/>
                                <w:sz w:val="24"/>
                                <w:szCs w:val="24"/>
                                <w:rPrChange w:id="2071" w:author="Gates TEM" w:date="2025-03-26T10:08:00Z" w16du:dateUtc="2025-03-26T09:08:00Z">
                                  <w:rPr/>
                                </w:rPrChange>
                              </w:rPr>
                            </w:ins>
                          </m:ctrlPr>
                        </m:sSupPr>
                        <m:e>
                          <m:r>
                            <w:ins w:id="2072" w:author="Gates TEM" w:date="2025-03-26T10:07:00Z" w16du:dateUtc="2025-03-26T09:07:00Z">
                              <w:rPr>
                                <w:rFonts w:ascii="Cambria Math" w:hAnsi="Cambria Math"/>
                                <w:sz w:val="24"/>
                                <w:szCs w:val="24"/>
                                <w:rPrChange w:id="2073" w:author="Gates TEM" w:date="2025-03-26T10:08:00Z" w16du:dateUtc="2025-03-26T09:08:00Z">
                                  <w:rPr/>
                                </w:rPrChange>
                              </w:rPr>
                              <m:t>h</m:t>
                            </w:ins>
                          </m:r>
                        </m:e>
                        <m:sup>
                          <m:r>
                            <w:ins w:id="2074" w:author="Gates TEM" w:date="2025-03-26T10:07:00Z" w16du:dateUtc="2025-03-26T09:07:00Z">
                              <w:rPr>
                                <w:rFonts w:ascii="Cambria Math" w:hAnsi="Cambria Math"/>
                                <w:sz w:val="24"/>
                                <w:szCs w:val="24"/>
                                <w:rPrChange w:id="2075" w:author="Gates TEM" w:date="2025-03-26T10:08:00Z" w16du:dateUtc="2025-03-26T09:08:00Z">
                                  <w:rPr/>
                                </w:rPrChange>
                              </w:rPr>
                              <m:t>2</m:t>
                            </w:ins>
                          </m:r>
                        </m:sup>
                      </m:sSup>
                    </m:den>
                  </m:f>
                  <m:sSub>
                    <m:sSubPr>
                      <m:ctrlPr>
                        <w:ins w:id="2076" w:author="Gates TEM" w:date="2025-03-26T10:07:00Z" w16du:dateUtc="2025-03-26T09:07:00Z">
                          <w:rPr>
                            <w:rFonts w:ascii="Cambria Math" w:hAnsi="Cambria Math"/>
                            <w:i/>
                            <w:sz w:val="24"/>
                            <w:szCs w:val="24"/>
                            <w:rPrChange w:id="2077" w:author="Gates TEM" w:date="2025-03-26T10:08:00Z" w16du:dateUtc="2025-03-26T09:08:00Z">
                              <w:rPr/>
                            </w:rPrChange>
                          </w:rPr>
                        </w:ins>
                      </m:ctrlPr>
                    </m:sSubPr>
                    <m:e>
                      <m:r>
                        <w:ins w:id="2078" w:author="Gates TEM" w:date="2025-03-26T10:07:00Z" w16du:dateUtc="2025-03-26T09:07:00Z">
                          <w:rPr>
                            <w:rFonts w:ascii="Cambria Math" w:hAnsi="Cambria Math"/>
                            <w:sz w:val="24"/>
                            <w:szCs w:val="24"/>
                            <w:rPrChange w:id="2079" w:author="Gates TEM" w:date="2025-03-26T10:08:00Z" w16du:dateUtc="2025-03-26T09:08:00Z">
                              <w:rPr/>
                            </w:rPrChange>
                          </w:rPr>
                          <m:t>u</m:t>
                        </w:ins>
                      </m:r>
                    </m:e>
                    <m:sub>
                      <m:r>
                        <w:ins w:id="2080" w:author="Gates TEM" w:date="2025-03-26T10:07:00Z" w16du:dateUtc="2025-03-26T09:07:00Z">
                          <w:rPr>
                            <w:rFonts w:ascii="Cambria Math" w:hAnsi="Cambria Math"/>
                            <w:sz w:val="24"/>
                            <w:szCs w:val="24"/>
                            <w:rPrChange w:id="2081" w:author="Gates TEM" w:date="2025-03-26T10:08:00Z" w16du:dateUtc="2025-03-26T09:08:00Z">
                              <w:rPr/>
                            </w:rPrChange>
                          </w:rPr>
                          <m:t>2</m:t>
                        </w:ins>
                      </m:r>
                    </m:sub>
                  </m:sSub>
                  <m:r>
                    <w:ins w:id="2082" w:author="Gates TEM" w:date="2025-03-26T10:07:00Z" w16du:dateUtc="2025-03-26T09:07:00Z">
                      <w:rPr>
                        <w:rFonts w:ascii="Cambria Math" w:hAnsi="Cambria Math"/>
                        <w:sz w:val="24"/>
                        <w:szCs w:val="24"/>
                        <w:rPrChange w:id="2083" w:author="Gates TEM" w:date="2025-03-26T10:08:00Z" w16du:dateUtc="2025-03-26T09:08:00Z">
                          <w:rPr/>
                        </w:rPrChange>
                      </w:rPr>
                      <m:t>+(-</m:t>
                    </w:ins>
                  </m:r>
                  <m:f>
                    <m:fPr>
                      <m:ctrlPr>
                        <w:ins w:id="2084" w:author="Gates TEM" w:date="2025-03-26T10:07:00Z" w16du:dateUtc="2025-03-26T09:07:00Z">
                          <w:rPr>
                            <w:rFonts w:ascii="Cambria Math" w:hAnsi="Cambria Math"/>
                            <w:i/>
                            <w:sz w:val="24"/>
                            <w:szCs w:val="24"/>
                            <w:rPrChange w:id="2085" w:author="Gates TEM" w:date="2025-03-26T10:08:00Z" w16du:dateUtc="2025-03-26T09:08:00Z">
                              <w:rPr/>
                            </w:rPrChange>
                          </w:rPr>
                        </w:ins>
                      </m:ctrlPr>
                    </m:fPr>
                    <m:num>
                      <m:r>
                        <w:ins w:id="2086" w:author="Gates TEM" w:date="2025-03-26T10:07:00Z" w16du:dateUtc="2025-03-26T09:07:00Z">
                          <w:rPr>
                            <w:rFonts w:ascii="Cambria Math" w:hAnsi="Cambria Math"/>
                            <w:sz w:val="24"/>
                            <w:szCs w:val="24"/>
                            <w:rPrChange w:id="2087" w:author="Gates TEM" w:date="2025-03-26T10:08:00Z" w16du:dateUtc="2025-03-26T09:08:00Z">
                              <w:rPr/>
                            </w:rPrChange>
                          </w:rPr>
                          <m:t>1</m:t>
                        </w:ins>
                      </m:r>
                    </m:num>
                    <m:den>
                      <m:sSup>
                        <m:sSupPr>
                          <m:ctrlPr>
                            <w:ins w:id="2088" w:author="Gates TEM" w:date="2025-03-26T10:07:00Z" w16du:dateUtc="2025-03-26T09:07:00Z">
                              <w:rPr>
                                <w:rFonts w:ascii="Cambria Math" w:hAnsi="Cambria Math"/>
                                <w:i/>
                                <w:sz w:val="24"/>
                                <w:szCs w:val="24"/>
                                <w:rPrChange w:id="2089" w:author="Gates TEM" w:date="2025-03-26T10:08:00Z" w16du:dateUtc="2025-03-26T09:08:00Z">
                                  <w:rPr/>
                                </w:rPrChange>
                              </w:rPr>
                            </w:ins>
                          </m:ctrlPr>
                        </m:sSupPr>
                        <m:e>
                          <m:r>
                            <w:ins w:id="2090" w:author="Gates TEM" w:date="2025-03-26T10:07:00Z" w16du:dateUtc="2025-03-26T09:07:00Z">
                              <w:rPr>
                                <w:rFonts w:ascii="Cambria Math" w:hAnsi="Cambria Math"/>
                                <w:sz w:val="24"/>
                                <w:szCs w:val="24"/>
                                <w:rPrChange w:id="2091" w:author="Gates TEM" w:date="2025-03-26T10:08:00Z" w16du:dateUtc="2025-03-26T09:08:00Z">
                                  <w:rPr/>
                                </w:rPrChange>
                              </w:rPr>
                              <m:t>h</m:t>
                            </w:ins>
                          </m:r>
                        </m:e>
                        <m:sup>
                          <m:r>
                            <w:ins w:id="2092" w:author="Gates TEM" w:date="2025-03-26T10:07:00Z" w16du:dateUtc="2025-03-26T09:07:00Z">
                              <w:rPr>
                                <w:rFonts w:ascii="Cambria Math" w:hAnsi="Cambria Math"/>
                                <w:sz w:val="24"/>
                                <w:szCs w:val="24"/>
                                <w:rPrChange w:id="2093" w:author="Gates TEM" w:date="2025-03-26T10:08:00Z" w16du:dateUtc="2025-03-26T09:08:00Z">
                                  <w:rPr/>
                                </w:rPrChange>
                              </w:rPr>
                              <m:t>2</m:t>
                            </w:ins>
                          </m:r>
                        </m:sup>
                      </m:sSup>
                    </m:den>
                  </m:f>
                  <m:sSub>
                    <m:sSubPr>
                      <m:ctrlPr>
                        <w:ins w:id="2094" w:author="Gates TEM" w:date="2025-03-26T10:07:00Z" w16du:dateUtc="2025-03-26T09:07:00Z">
                          <w:rPr>
                            <w:rFonts w:ascii="Cambria Math" w:hAnsi="Cambria Math"/>
                            <w:i/>
                            <w:sz w:val="24"/>
                            <w:szCs w:val="24"/>
                            <w:rPrChange w:id="2095" w:author="Gates TEM" w:date="2025-03-26T10:08:00Z" w16du:dateUtc="2025-03-26T09:08:00Z">
                              <w:rPr/>
                            </w:rPrChange>
                          </w:rPr>
                        </w:ins>
                      </m:ctrlPr>
                    </m:sSubPr>
                    <m:e>
                      <m:r>
                        <w:ins w:id="2096" w:author="Gates TEM" w:date="2025-03-26T10:07:00Z" w16du:dateUtc="2025-03-26T09:07:00Z">
                          <w:rPr>
                            <w:rFonts w:ascii="Cambria Math" w:hAnsi="Cambria Math"/>
                            <w:sz w:val="24"/>
                            <w:szCs w:val="24"/>
                            <w:rPrChange w:id="2097" w:author="Gates TEM" w:date="2025-03-26T10:08:00Z" w16du:dateUtc="2025-03-26T09:08:00Z">
                              <w:rPr/>
                            </w:rPrChange>
                          </w:rPr>
                          <m:t>+</m:t>
                        </w:ins>
                      </m:r>
                      <m:f>
                        <m:fPr>
                          <m:ctrlPr>
                            <w:ins w:id="2098" w:author="Gates TEM" w:date="2025-03-26T10:07:00Z" w16du:dateUtc="2025-03-26T09:07:00Z">
                              <w:rPr>
                                <w:rFonts w:ascii="Cambria Math" w:hAnsi="Cambria Math"/>
                                <w:i/>
                                <w:sz w:val="24"/>
                                <w:szCs w:val="24"/>
                                <w:rPrChange w:id="2099" w:author="Gates TEM" w:date="2025-03-26T10:08:00Z" w16du:dateUtc="2025-03-26T09:08:00Z">
                                  <w:rPr/>
                                </w:rPrChange>
                              </w:rPr>
                            </w:ins>
                          </m:ctrlPr>
                        </m:fPr>
                        <m:num>
                          <m:r>
                            <w:ins w:id="2100" w:author="Gates TEM" w:date="2025-03-26T10:07:00Z" w16du:dateUtc="2025-03-26T09:07:00Z">
                              <w:rPr>
                                <w:rFonts w:ascii="Cambria Math" w:hAnsi="Cambria Math"/>
                                <w:sz w:val="24"/>
                                <w:szCs w:val="24"/>
                                <w:rPrChange w:id="2101" w:author="Gates TEM" w:date="2025-03-26T10:08:00Z" w16du:dateUtc="2025-03-26T09:08:00Z">
                                  <w:rPr/>
                                </w:rPrChange>
                              </w:rPr>
                              <m:t>1</m:t>
                            </w:ins>
                          </m:r>
                        </m:num>
                        <m:den>
                          <m:r>
                            <w:ins w:id="2102" w:author="Gates TEM" w:date="2025-03-26T10:07:00Z" w16du:dateUtc="2025-03-26T09:07:00Z">
                              <w:rPr>
                                <w:rFonts w:ascii="Cambria Math" w:hAnsi="Cambria Math"/>
                                <w:sz w:val="24"/>
                                <w:szCs w:val="24"/>
                                <w:rPrChange w:id="2103" w:author="Gates TEM" w:date="2025-03-26T10:08:00Z" w16du:dateUtc="2025-03-26T09:08:00Z">
                                  <w:rPr/>
                                </w:rPrChange>
                              </w:rPr>
                              <m:t>2</m:t>
                            </w:ins>
                          </m:r>
                          <m:r>
                            <w:ins w:id="2104" w:author="Gates TEM" w:date="2025-03-26T10:07:00Z" w16du:dateUtc="2025-03-26T09:07:00Z">
                              <w:rPr>
                                <w:rFonts w:ascii="Cambria Math" w:hAnsi="Cambria Math"/>
                                <w:sz w:val="24"/>
                                <w:szCs w:val="24"/>
                                <w:rPrChange w:id="2105" w:author="Gates TEM" w:date="2025-03-26T10:08:00Z" w16du:dateUtc="2025-03-26T09:08:00Z">
                                  <w:rPr/>
                                </w:rPrChange>
                              </w:rPr>
                              <m:t>h</m:t>
                            </w:ins>
                          </m:r>
                        </m:den>
                      </m:f>
                      <m:r>
                        <w:ins w:id="2106" w:author="Gates TEM" w:date="2025-03-26T10:07:00Z" w16du:dateUtc="2025-03-26T09:07:00Z">
                          <w:rPr>
                            <w:rFonts w:ascii="Cambria Math" w:hAnsi="Cambria Math"/>
                            <w:sz w:val="24"/>
                            <w:szCs w:val="24"/>
                            <w:rPrChange w:id="2107" w:author="Gates TEM" w:date="2025-03-26T10:08:00Z" w16du:dateUtc="2025-03-26T09:08:00Z">
                              <w:rPr/>
                            </w:rPrChange>
                          </w:rPr>
                          <m:t>)u</m:t>
                        </w:ins>
                      </m:r>
                    </m:e>
                    <m:sub>
                      <m:r>
                        <w:ins w:id="2108" w:author="Gates TEM" w:date="2025-03-26T10:07:00Z" w16du:dateUtc="2025-03-26T09:07:00Z">
                          <w:rPr>
                            <w:rFonts w:ascii="Cambria Math" w:hAnsi="Cambria Math"/>
                            <w:sz w:val="24"/>
                            <w:szCs w:val="24"/>
                            <w:rPrChange w:id="2109" w:author="Gates TEM" w:date="2025-03-26T10:08:00Z" w16du:dateUtc="2025-03-26T09:08:00Z">
                              <w:rPr/>
                            </w:rPrChange>
                          </w:rPr>
                          <m:t>3</m:t>
                        </w:ins>
                      </m:r>
                    </m:sub>
                  </m:sSub>
                  <m:r>
                    <w:ins w:id="2110" w:author="Gates TEM" w:date="2025-03-26T10:07:00Z" w16du:dateUtc="2025-03-26T09:07:00Z">
                      <w:rPr>
                        <w:rFonts w:ascii="Cambria Math" w:hAnsi="Cambria Math"/>
                        <w:sz w:val="24"/>
                        <w:szCs w:val="24"/>
                        <w:rPrChange w:id="2111" w:author="Gates TEM" w:date="2025-03-26T10:08:00Z" w16du:dateUtc="2025-03-26T09:08:00Z">
                          <w:rPr/>
                        </w:rPrChange>
                      </w:rPr>
                      <m:t>=</m:t>
                    </w:ins>
                  </m:r>
                  <m:sSub>
                    <m:sSubPr>
                      <m:ctrlPr>
                        <w:ins w:id="2112" w:author="Gates TEM" w:date="2025-03-26T10:07:00Z" w16du:dateUtc="2025-03-26T09:07:00Z">
                          <w:rPr>
                            <w:rFonts w:ascii="Cambria Math" w:hAnsi="Cambria Math"/>
                            <w:i/>
                            <w:sz w:val="24"/>
                            <w:szCs w:val="24"/>
                            <w:rPrChange w:id="2113" w:author="Gates TEM" w:date="2025-03-26T10:08:00Z" w16du:dateUtc="2025-03-26T09:08:00Z">
                              <w:rPr/>
                            </w:rPrChange>
                          </w:rPr>
                        </w:ins>
                      </m:ctrlPr>
                    </m:sSubPr>
                    <m:e>
                      <m:r>
                        <w:ins w:id="2114" w:author="Gates TEM" w:date="2025-03-26T10:07:00Z" w16du:dateUtc="2025-03-26T09:07:00Z">
                          <w:rPr>
                            <w:rFonts w:ascii="Cambria Math" w:hAnsi="Cambria Math"/>
                            <w:sz w:val="24"/>
                            <w:szCs w:val="24"/>
                            <w:rPrChange w:id="2115" w:author="Gates TEM" w:date="2025-03-26T10:08:00Z" w16du:dateUtc="2025-03-26T09:08:00Z">
                              <w:rPr/>
                            </w:rPrChange>
                          </w:rPr>
                          <m:t>f</m:t>
                        </w:ins>
                      </m:r>
                    </m:e>
                    <m:sub>
                      <m:r>
                        <w:ins w:id="2116" w:author="Gates TEM" w:date="2025-03-26T10:07:00Z" w16du:dateUtc="2025-03-26T09:07:00Z">
                          <w:rPr>
                            <w:rFonts w:ascii="Cambria Math" w:hAnsi="Cambria Math"/>
                            <w:sz w:val="24"/>
                            <w:szCs w:val="24"/>
                            <w:rPrChange w:id="2117" w:author="Gates TEM" w:date="2025-03-26T10:08:00Z" w16du:dateUtc="2025-03-26T09:08:00Z">
                              <w:rPr/>
                            </w:rPrChange>
                          </w:rPr>
                          <m:t>2</m:t>
                        </w:ins>
                      </m:r>
                    </m:sub>
                  </m:sSub>
                </m:e>
                <m:e>
                  <m:r>
                    <w:ins w:id="2118" w:author="Gates TEM" w:date="2025-03-26T10:07:00Z" w16du:dateUtc="2025-03-26T09:07:00Z">
                      <w:rPr>
                        <w:rFonts w:ascii="Cambria Math" w:hAnsi="Cambria Math"/>
                        <w:sz w:val="24"/>
                        <w:szCs w:val="24"/>
                        <w:rPrChange w:id="2119" w:author="Gates TEM" w:date="2025-03-26T10:08:00Z" w16du:dateUtc="2025-03-26T09:08:00Z">
                          <w:rPr/>
                        </w:rPrChange>
                      </w:rPr>
                      <m:t>.</m:t>
                    </w:ins>
                  </m:r>
                  <m:ctrlPr>
                    <w:ins w:id="2120" w:author="Gates TEM" w:date="2025-03-26T10:07:00Z" w16du:dateUtc="2025-03-26T09:07:00Z">
                      <w:rPr>
                        <w:rFonts w:ascii="Cambria Math" w:eastAsia="Cambria Math" w:hAnsi="Cambria Math" w:cs="Cambria Math"/>
                        <w:i/>
                        <w:sz w:val="24"/>
                        <w:szCs w:val="24"/>
                        <w:rPrChange w:id="2121" w:author="Gates TEM" w:date="2025-03-26T10:08:00Z" w16du:dateUtc="2025-03-26T09:08:00Z">
                          <w:rPr>
                            <w:rFonts w:eastAsia="Cambria Math" w:cs="Cambria Math"/>
                          </w:rPr>
                        </w:rPrChange>
                      </w:rPr>
                    </w:ins>
                  </m:ctrlPr>
                </m:e>
                <m:e>
                  <m:r>
                    <w:ins w:id="2122" w:author="Gates TEM" w:date="2025-03-26T10:07:00Z" w16du:dateUtc="2025-03-26T09:07:00Z">
                      <w:rPr>
                        <w:rFonts w:ascii="Cambria Math" w:eastAsia="Cambria Math" w:hAnsi="Cambria Math" w:cs="Cambria Math"/>
                        <w:sz w:val="24"/>
                        <w:szCs w:val="24"/>
                        <w:rPrChange w:id="2123" w:author="Gates TEM" w:date="2025-03-26T10:08:00Z" w16du:dateUtc="2025-03-26T09:08:00Z">
                          <w:rPr>
                            <w:rFonts w:eastAsia="Cambria Math" w:cs="Cambria Math"/>
                          </w:rPr>
                        </w:rPrChange>
                      </w:rPr>
                      <m:t>.</m:t>
                    </w:ins>
                  </m:r>
                  <m:ctrlPr>
                    <w:ins w:id="2124" w:author="Gates TEM" w:date="2025-03-26T10:07:00Z" w16du:dateUtc="2025-03-26T09:07:00Z">
                      <w:rPr>
                        <w:rFonts w:ascii="Cambria Math" w:eastAsia="Cambria Math" w:hAnsi="Cambria Math" w:cs="Cambria Math"/>
                        <w:i/>
                        <w:sz w:val="24"/>
                        <w:szCs w:val="24"/>
                        <w:rPrChange w:id="2125" w:author="Gates TEM" w:date="2025-03-26T10:08:00Z" w16du:dateUtc="2025-03-26T09:08:00Z">
                          <w:rPr>
                            <w:rFonts w:eastAsia="Cambria Math" w:cs="Cambria Math"/>
                          </w:rPr>
                        </w:rPrChange>
                      </w:rPr>
                    </w:ins>
                  </m:ctrlPr>
                </m:e>
                <m:e>
                  <m:r>
                    <w:ins w:id="2126" w:author="Gates TEM" w:date="2025-03-26T10:07:00Z" w16du:dateUtc="2025-03-26T09:07:00Z">
                      <w:rPr>
                        <w:rFonts w:ascii="Cambria Math" w:eastAsia="Cambria Math" w:hAnsi="Cambria Math" w:cs="Cambria Math"/>
                        <w:sz w:val="24"/>
                        <w:szCs w:val="24"/>
                        <w:rPrChange w:id="2127" w:author="Gates TEM" w:date="2025-03-26T10:08:00Z" w16du:dateUtc="2025-03-26T09:08:00Z">
                          <w:rPr>
                            <w:rFonts w:eastAsia="Cambria Math" w:cs="Cambria Math"/>
                          </w:rPr>
                        </w:rPrChange>
                      </w:rPr>
                      <m:t>.</m:t>
                    </w:ins>
                  </m:r>
                  <m:ctrlPr>
                    <w:ins w:id="2128" w:author="Gates TEM" w:date="2025-03-26T10:07:00Z" w16du:dateUtc="2025-03-26T09:07:00Z">
                      <w:rPr>
                        <w:rFonts w:ascii="Cambria Math" w:eastAsia="Cambria Math" w:hAnsi="Cambria Math" w:cs="Cambria Math"/>
                        <w:i/>
                        <w:sz w:val="24"/>
                        <w:szCs w:val="24"/>
                        <w:rPrChange w:id="2129" w:author="Gates TEM" w:date="2025-03-26T10:08:00Z" w16du:dateUtc="2025-03-26T09:08:00Z">
                          <w:rPr>
                            <w:rFonts w:eastAsia="Cambria Math" w:cs="Cambria Math"/>
                          </w:rPr>
                        </w:rPrChange>
                      </w:rPr>
                    </w:ins>
                  </m:ctrlPr>
                </m:e>
                <m:e>
                  <m:r>
                    <w:ins w:id="2130" w:author="Gates TEM" w:date="2025-03-26T10:07:00Z" w16du:dateUtc="2025-03-26T09:07:00Z">
                      <w:rPr>
                        <w:rFonts w:ascii="Cambria Math" w:hAnsi="Cambria Math"/>
                        <w:sz w:val="24"/>
                        <w:szCs w:val="24"/>
                        <w:rPrChange w:id="2131" w:author="Gates TEM" w:date="2025-03-26T10:08:00Z" w16du:dateUtc="2025-03-26T09:08:00Z">
                          <w:rPr/>
                        </w:rPrChange>
                      </w:rPr>
                      <m:t>-(</m:t>
                    </w:ins>
                  </m:r>
                  <m:f>
                    <m:fPr>
                      <m:ctrlPr>
                        <w:ins w:id="2132" w:author="Gates TEM" w:date="2025-03-26T10:07:00Z" w16du:dateUtc="2025-03-26T09:07:00Z">
                          <w:rPr>
                            <w:rFonts w:ascii="Cambria Math" w:hAnsi="Cambria Math"/>
                            <w:i/>
                            <w:sz w:val="24"/>
                            <w:szCs w:val="24"/>
                            <w:rPrChange w:id="2133" w:author="Gates TEM" w:date="2025-03-26T10:08:00Z" w16du:dateUtc="2025-03-26T09:08:00Z">
                              <w:rPr/>
                            </w:rPrChange>
                          </w:rPr>
                        </w:ins>
                      </m:ctrlPr>
                    </m:fPr>
                    <m:num>
                      <m:r>
                        <w:ins w:id="2134" w:author="Gates TEM" w:date="2025-03-26T10:07:00Z" w16du:dateUtc="2025-03-26T09:07:00Z">
                          <w:rPr>
                            <w:rFonts w:ascii="Cambria Math" w:hAnsi="Cambria Math"/>
                            <w:sz w:val="24"/>
                            <w:szCs w:val="24"/>
                            <w:rPrChange w:id="2135" w:author="Gates TEM" w:date="2025-03-26T10:08:00Z" w16du:dateUtc="2025-03-26T09:08:00Z">
                              <w:rPr/>
                            </w:rPrChange>
                          </w:rPr>
                          <m:t>1</m:t>
                        </w:ins>
                      </m:r>
                    </m:num>
                    <m:den>
                      <m:sSup>
                        <m:sSupPr>
                          <m:ctrlPr>
                            <w:ins w:id="2136" w:author="Gates TEM" w:date="2025-03-26T10:07:00Z" w16du:dateUtc="2025-03-26T09:07:00Z">
                              <w:rPr>
                                <w:rFonts w:ascii="Cambria Math" w:hAnsi="Cambria Math"/>
                                <w:i/>
                                <w:sz w:val="24"/>
                                <w:szCs w:val="24"/>
                                <w:rPrChange w:id="2137" w:author="Gates TEM" w:date="2025-03-26T10:08:00Z" w16du:dateUtc="2025-03-26T09:08:00Z">
                                  <w:rPr/>
                                </w:rPrChange>
                              </w:rPr>
                            </w:ins>
                          </m:ctrlPr>
                        </m:sSupPr>
                        <m:e>
                          <m:r>
                            <w:ins w:id="2138" w:author="Gates TEM" w:date="2025-03-26T10:07:00Z" w16du:dateUtc="2025-03-26T09:07:00Z">
                              <w:rPr>
                                <w:rFonts w:ascii="Cambria Math" w:hAnsi="Cambria Math"/>
                                <w:sz w:val="24"/>
                                <w:szCs w:val="24"/>
                                <w:rPrChange w:id="2139" w:author="Gates TEM" w:date="2025-03-26T10:08:00Z" w16du:dateUtc="2025-03-26T09:08:00Z">
                                  <w:rPr/>
                                </w:rPrChange>
                              </w:rPr>
                              <m:t>h</m:t>
                            </w:ins>
                          </m:r>
                        </m:e>
                        <m:sup>
                          <m:r>
                            <w:ins w:id="2140" w:author="Gates TEM" w:date="2025-03-26T10:07:00Z" w16du:dateUtc="2025-03-26T09:07:00Z">
                              <w:rPr>
                                <w:rFonts w:ascii="Cambria Math" w:hAnsi="Cambria Math"/>
                                <w:sz w:val="24"/>
                                <w:szCs w:val="24"/>
                                <w:rPrChange w:id="2141" w:author="Gates TEM" w:date="2025-03-26T10:08:00Z" w16du:dateUtc="2025-03-26T09:08:00Z">
                                  <w:rPr/>
                                </w:rPrChange>
                              </w:rPr>
                              <m:t>2</m:t>
                            </w:ins>
                          </m:r>
                        </m:sup>
                      </m:sSup>
                    </m:den>
                  </m:f>
                  <m:sSub>
                    <m:sSubPr>
                      <m:ctrlPr>
                        <w:ins w:id="2142" w:author="Gates TEM" w:date="2025-03-26T10:07:00Z" w16du:dateUtc="2025-03-26T09:07:00Z">
                          <w:rPr>
                            <w:rFonts w:ascii="Cambria Math" w:hAnsi="Cambria Math"/>
                            <w:i/>
                            <w:sz w:val="24"/>
                            <w:szCs w:val="24"/>
                            <w:rPrChange w:id="2143" w:author="Gates TEM" w:date="2025-03-26T10:08:00Z" w16du:dateUtc="2025-03-26T09:08:00Z">
                              <w:rPr/>
                            </w:rPrChange>
                          </w:rPr>
                        </w:ins>
                      </m:ctrlPr>
                    </m:sSubPr>
                    <m:e>
                      <m:r>
                        <w:ins w:id="2144" w:author="Gates TEM" w:date="2025-03-26T10:07:00Z" w16du:dateUtc="2025-03-26T09:07:00Z">
                          <w:rPr>
                            <w:rFonts w:ascii="Cambria Math" w:hAnsi="Cambria Math"/>
                            <w:sz w:val="24"/>
                            <w:szCs w:val="24"/>
                            <w:rPrChange w:id="2145" w:author="Gates TEM" w:date="2025-03-26T10:08:00Z" w16du:dateUtc="2025-03-26T09:08:00Z">
                              <w:rPr/>
                            </w:rPrChange>
                          </w:rPr>
                          <m:t>+</m:t>
                        </w:ins>
                      </m:r>
                      <m:f>
                        <m:fPr>
                          <m:ctrlPr>
                            <w:ins w:id="2146" w:author="Gates TEM" w:date="2025-03-26T10:07:00Z" w16du:dateUtc="2025-03-26T09:07:00Z">
                              <w:rPr>
                                <w:rFonts w:ascii="Cambria Math" w:hAnsi="Cambria Math"/>
                                <w:i/>
                                <w:sz w:val="24"/>
                                <w:szCs w:val="24"/>
                                <w:rPrChange w:id="2147" w:author="Gates TEM" w:date="2025-03-26T10:08:00Z" w16du:dateUtc="2025-03-26T09:08:00Z">
                                  <w:rPr/>
                                </w:rPrChange>
                              </w:rPr>
                            </w:ins>
                          </m:ctrlPr>
                        </m:fPr>
                        <m:num>
                          <m:r>
                            <w:ins w:id="2148" w:author="Gates TEM" w:date="2025-03-26T10:07:00Z" w16du:dateUtc="2025-03-26T09:07:00Z">
                              <w:rPr>
                                <w:rFonts w:ascii="Cambria Math" w:hAnsi="Cambria Math"/>
                                <w:sz w:val="24"/>
                                <w:szCs w:val="24"/>
                                <w:rPrChange w:id="2149" w:author="Gates TEM" w:date="2025-03-26T10:08:00Z" w16du:dateUtc="2025-03-26T09:08:00Z">
                                  <w:rPr/>
                                </w:rPrChange>
                              </w:rPr>
                              <m:t>1</m:t>
                            </w:ins>
                          </m:r>
                        </m:num>
                        <m:den>
                          <m:r>
                            <w:ins w:id="2150" w:author="Gates TEM" w:date="2025-03-26T10:07:00Z" w16du:dateUtc="2025-03-26T09:07:00Z">
                              <w:rPr>
                                <w:rFonts w:ascii="Cambria Math" w:hAnsi="Cambria Math"/>
                                <w:sz w:val="24"/>
                                <w:szCs w:val="24"/>
                                <w:rPrChange w:id="2151" w:author="Gates TEM" w:date="2025-03-26T10:08:00Z" w16du:dateUtc="2025-03-26T09:08:00Z">
                                  <w:rPr/>
                                </w:rPrChange>
                              </w:rPr>
                              <m:t>2</m:t>
                            </w:ins>
                          </m:r>
                          <m:r>
                            <w:ins w:id="2152" w:author="Gates TEM" w:date="2025-03-26T10:07:00Z" w16du:dateUtc="2025-03-26T09:07:00Z">
                              <w:rPr>
                                <w:rFonts w:ascii="Cambria Math" w:hAnsi="Cambria Math"/>
                                <w:sz w:val="24"/>
                                <w:szCs w:val="24"/>
                                <w:rPrChange w:id="2153" w:author="Gates TEM" w:date="2025-03-26T10:08:00Z" w16du:dateUtc="2025-03-26T09:08:00Z">
                                  <w:rPr/>
                                </w:rPrChange>
                              </w:rPr>
                              <m:t>h</m:t>
                            </w:ins>
                          </m:r>
                        </m:den>
                      </m:f>
                      <m:r>
                        <w:ins w:id="2154" w:author="Gates TEM" w:date="2025-03-26T10:07:00Z" w16du:dateUtc="2025-03-26T09:07:00Z">
                          <w:rPr>
                            <w:rFonts w:ascii="Cambria Math" w:hAnsi="Cambria Math"/>
                            <w:sz w:val="24"/>
                            <w:szCs w:val="24"/>
                            <w:rPrChange w:id="2155" w:author="Gates TEM" w:date="2025-03-26T10:08:00Z" w16du:dateUtc="2025-03-26T09:08:00Z">
                              <w:rPr/>
                            </w:rPrChange>
                          </w:rPr>
                          <m:t>)u</m:t>
                        </w:ins>
                      </m:r>
                    </m:e>
                    <m:sub>
                      <m:r>
                        <w:ins w:id="2156" w:author="Gates TEM" w:date="2025-03-26T10:07:00Z" w16du:dateUtc="2025-03-26T09:07:00Z">
                          <w:rPr>
                            <w:rFonts w:ascii="Cambria Math" w:hAnsi="Cambria Math"/>
                            <w:sz w:val="24"/>
                            <w:szCs w:val="24"/>
                            <w:rPrChange w:id="2157" w:author="Gates TEM" w:date="2025-03-26T10:08:00Z" w16du:dateUtc="2025-03-26T09:08:00Z">
                              <w:rPr/>
                            </w:rPrChange>
                          </w:rPr>
                          <m:t>i-1</m:t>
                        </w:ins>
                      </m:r>
                    </m:sub>
                  </m:sSub>
                  <m:r>
                    <w:ins w:id="2158" w:author="Gates TEM" w:date="2025-03-26T10:07:00Z" w16du:dateUtc="2025-03-26T09:07:00Z">
                      <w:rPr>
                        <w:rFonts w:ascii="Cambria Math" w:hAnsi="Cambria Math"/>
                        <w:sz w:val="24"/>
                        <w:szCs w:val="24"/>
                        <w:rPrChange w:id="2159" w:author="Gates TEM" w:date="2025-03-26T10:08:00Z" w16du:dateUtc="2025-03-26T09:08:00Z">
                          <w:rPr/>
                        </w:rPrChange>
                      </w:rPr>
                      <m:t>+</m:t>
                    </w:ins>
                  </m:r>
                  <m:f>
                    <m:fPr>
                      <m:ctrlPr>
                        <w:ins w:id="2160" w:author="Gates TEM" w:date="2025-03-26T10:07:00Z" w16du:dateUtc="2025-03-26T09:07:00Z">
                          <w:rPr>
                            <w:rFonts w:ascii="Cambria Math" w:hAnsi="Cambria Math"/>
                            <w:i/>
                            <w:sz w:val="24"/>
                            <w:szCs w:val="24"/>
                            <w:rPrChange w:id="2161" w:author="Gates TEM" w:date="2025-03-26T10:08:00Z" w16du:dateUtc="2025-03-26T09:08:00Z">
                              <w:rPr/>
                            </w:rPrChange>
                          </w:rPr>
                        </w:ins>
                      </m:ctrlPr>
                    </m:fPr>
                    <m:num>
                      <m:r>
                        <w:ins w:id="2162" w:author="Gates TEM" w:date="2025-03-26T10:07:00Z" w16du:dateUtc="2025-03-26T09:07:00Z">
                          <w:rPr>
                            <w:rFonts w:ascii="Cambria Math" w:hAnsi="Cambria Math"/>
                            <w:sz w:val="24"/>
                            <w:szCs w:val="24"/>
                            <w:rPrChange w:id="2163" w:author="Gates TEM" w:date="2025-03-26T10:08:00Z" w16du:dateUtc="2025-03-26T09:08:00Z">
                              <w:rPr/>
                            </w:rPrChange>
                          </w:rPr>
                          <m:t>2</m:t>
                        </w:ins>
                      </m:r>
                    </m:num>
                    <m:den>
                      <m:sSup>
                        <m:sSupPr>
                          <m:ctrlPr>
                            <w:ins w:id="2164" w:author="Gates TEM" w:date="2025-03-26T10:07:00Z" w16du:dateUtc="2025-03-26T09:07:00Z">
                              <w:rPr>
                                <w:rFonts w:ascii="Cambria Math" w:hAnsi="Cambria Math"/>
                                <w:i/>
                                <w:sz w:val="24"/>
                                <w:szCs w:val="24"/>
                                <w:rPrChange w:id="2165" w:author="Gates TEM" w:date="2025-03-26T10:08:00Z" w16du:dateUtc="2025-03-26T09:08:00Z">
                                  <w:rPr/>
                                </w:rPrChange>
                              </w:rPr>
                            </w:ins>
                          </m:ctrlPr>
                        </m:sSupPr>
                        <m:e>
                          <m:r>
                            <w:ins w:id="2166" w:author="Gates TEM" w:date="2025-03-26T10:07:00Z" w16du:dateUtc="2025-03-26T09:07:00Z">
                              <w:rPr>
                                <w:rFonts w:ascii="Cambria Math" w:hAnsi="Cambria Math"/>
                                <w:sz w:val="24"/>
                                <w:szCs w:val="24"/>
                                <w:rPrChange w:id="2167" w:author="Gates TEM" w:date="2025-03-26T10:08:00Z" w16du:dateUtc="2025-03-26T09:08:00Z">
                                  <w:rPr/>
                                </w:rPrChange>
                              </w:rPr>
                              <m:t>h</m:t>
                            </w:ins>
                          </m:r>
                        </m:e>
                        <m:sup>
                          <m:r>
                            <w:ins w:id="2168" w:author="Gates TEM" w:date="2025-03-26T10:07:00Z" w16du:dateUtc="2025-03-26T09:07:00Z">
                              <w:rPr>
                                <w:rFonts w:ascii="Cambria Math" w:hAnsi="Cambria Math"/>
                                <w:sz w:val="24"/>
                                <w:szCs w:val="24"/>
                                <w:rPrChange w:id="2169" w:author="Gates TEM" w:date="2025-03-26T10:08:00Z" w16du:dateUtc="2025-03-26T09:08:00Z">
                                  <w:rPr/>
                                </w:rPrChange>
                              </w:rPr>
                              <m:t>2</m:t>
                            </w:ins>
                          </m:r>
                        </m:sup>
                      </m:sSup>
                    </m:den>
                  </m:f>
                  <m:sSub>
                    <m:sSubPr>
                      <m:ctrlPr>
                        <w:ins w:id="2170" w:author="Gates TEM" w:date="2025-03-26T10:07:00Z" w16du:dateUtc="2025-03-26T09:07:00Z">
                          <w:rPr>
                            <w:rFonts w:ascii="Cambria Math" w:hAnsi="Cambria Math"/>
                            <w:i/>
                            <w:sz w:val="24"/>
                            <w:szCs w:val="24"/>
                            <w:rPrChange w:id="2171" w:author="Gates TEM" w:date="2025-03-26T10:08:00Z" w16du:dateUtc="2025-03-26T09:08:00Z">
                              <w:rPr/>
                            </w:rPrChange>
                          </w:rPr>
                        </w:ins>
                      </m:ctrlPr>
                    </m:sSubPr>
                    <m:e>
                      <m:r>
                        <w:ins w:id="2172" w:author="Gates TEM" w:date="2025-03-26T10:07:00Z" w16du:dateUtc="2025-03-26T09:07:00Z">
                          <w:rPr>
                            <w:rFonts w:ascii="Cambria Math" w:hAnsi="Cambria Math"/>
                            <w:sz w:val="24"/>
                            <w:szCs w:val="24"/>
                            <w:rPrChange w:id="2173" w:author="Gates TEM" w:date="2025-03-26T10:08:00Z" w16du:dateUtc="2025-03-26T09:08:00Z">
                              <w:rPr/>
                            </w:rPrChange>
                          </w:rPr>
                          <m:t>u</m:t>
                        </w:ins>
                      </m:r>
                    </m:e>
                    <m:sub>
                      <m:r>
                        <w:ins w:id="2174" w:author="Gates TEM" w:date="2025-03-26T10:07:00Z" w16du:dateUtc="2025-03-26T09:07:00Z">
                          <w:rPr>
                            <w:rFonts w:ascii="Cambria Math" w:hAnsi="Cambria Math"/>
                            <w:sz w:val="24"/>
                            <w:szCs w:val="24"/>
                            <w:rPrChange w:id="2175" w:author="Gates TEM" w:date="2025-03-26T10:08:00Z" w16du:dateUtc="2025-03-26T09:08:00Z">
                              <w:rPr/>
                            </w:rPrChange>
                          </w:rPr>
                          <m:t>i</m:t>
                        </w:ins>
                      </m:r>
                    </m:sub>
                  </m:sSub>
                  <m:r>
                    <w:ins w:id="2176" w:author="Gates TEM" w:date="2025-03-26T10:07:00Z" w16du:dateUtc="2025-03-26T09:07:00Z">
                      <w:rPr>
                        <w:rFonts w:ascii="Cambria Math" w:hAnsi="Cambria Math"/>
                        <w:sz w:val="24"/>
                        <w:szCs w:val="24"/>
                        <w:rPrChange w:id="2177" w:author="Gates TEM" w:date="2025-03-26T10:08:00Z" w16du:dateUtc="2025-03-26T09:08:00Z">
                          <w:rPr/>
                        </w:rPrChange>
                      </w:rPr>
                      <m:t>+(-</m:t>
                    </w:ins>
                  </m:r>
                  <m:f>
                    <m:fPr>
                      <m:ctrlPr>
                        <w:ins w:id="2178" w:author="Gates TEM" w:date="2025-03-26T10:07:00Z" w16du:dateUtc="2025-03-26T09:07:00Z">
                          <w:rPr>
                            <w:rFonts w:ascii="Cambria Math" w:hAnsi="Cambria Math"/>
                            <w:i/>
                            <w:sz w:val="24"/>
                            <w:szCs w:val="24"/>
                            <w:rPrChange w:id="2179" w:author="Gates TEM" w:date="2025-03-26T10:08:00Z" w16du:dateUtc="2025-03-26T09:08:00Z">
                              <w:rPr/>
                            </w:rPrChange>
                          </w:rPr>
                        </w:ins>
                      </m:ctrlPr>
                    </m:fPr>
                    <m:num>
                      <m:r>
                        <w:ins w:id="2180" w:author="Gates TEM" w:date="2025-03-26T10:07:00Z" w16du:dateUtc="2025-03-26T09:07:00Z">
                          <w:rPr>
                            <w:rFonts w:ascii="Cambria Math" w:hAnsi="Cambria Math"/>
                            <w:sz w:val="24"/>
                            <w:szCs w:val="24"/>
                            <w:rPrChange w:id="2181" w:author="Gates TEM" w:date="2025-03-26T10:08:00Z" w16du:dateUtc="2025-03-26T09:08:00Z">
                              <w:rPr/>
                            </w:rPrChange>
                          </w:rPr>
                          <m:t>1</m:t>
                        </w:ins>
                      </m:r>
                    </m:num>
                    <m:den>
                      <m:sSup>
                        <m:sSupPr>
                          <m:ctrlPr>
                            <w:ins w:id="2182" w:author="Gates TEM" w:date="2025-03-26T10:07:00Z" w16du:dateUtc="2025-03-26T09:07:00Z">
                              <w:rPr>
                                <w:rFonts w:ascii="Cambria Math" w:hAnsi="Cambria Math"/>
                                <w:i/>
                                <w:sz w:val="24"/>
                                <w:szCs w:val="24"/>
                                <w:rPrChange w:id="2183" w:author="Gates TEM" w:date="2025-03-26T10:08:00Z" w16du:dateUtc="2025-03-26T09:08:00Z">
                                  <w:rPr/>
                                </w:rPrChange>
                              </w:rPr>
                            </w:ins>
                          </m:ctrlPr>
                        </m:sSupPr>
                        <m:e>
                          <m:r>
                            <w:ins w:id="2184" w:author="Gates TEM" w:date="2025-03-26T10:07:00Z" w16du:dateUtc="2025-03-26T09:07:00Z">
                              <w:rPr>
                                <w:rFonts w:ascii="Cambria Math" w:hAnsi="Cambria Math"/>
                                <w:sz w:val="24"/>
                                <w:szCs w:val="24"/>
                                <w:rPrChange w:id="2185" w:author="Gates TEM" w:date="2025-03-26T10:08:00Z" w16du:dateUtc="2025-03-26T09:08:00Z">
                                  <w:rPr/>
                                </w:rPrChange>
                              </w:rPr>
                              <m:t>h</m:t>
                            </w:ins>
                          </m:r>
                        </m:e>
                        <m:sup>
                          <m:r>
                            <w:ins w:id="2186" w:author="Gates TEM" w:date="2025-03-26T10:07:00Z" w16du:dateUtc="2025-03-26T09:07:00Z">
                              <w:rPr>
                                <w:rFonts w:ascii="Cambria Math" w:hAnsi="Cambria Math"/>
                                <w:sz w:val="24"/>
                                <w:szCs w:val="24"/>
                                <w:rPrChange w:id="2187" w:author="Gates TEM" w:date="2025-03-26T10:08:00Z" w16du:dateUtc="2025-03-26T09:08:00Z">
                                  <w:rPr/>
                                </w:rPrChange>
                              </w:rPr>
                              <m:t>2</m:t>
                            </w:ins>
                          </m:r>
                        </m:sup>
                      </m:sSup>
                    </m:den>
                  </m:f>
                  <m:sSub>
                    <m:sSubPr>
                      <m:ctrlPr>
                        <w:ins w:id="2188" w:author="Gates TEM" w:date="2025-03-26T10:07:00Z" w16du:dateUtc="2025-03-26T09:07:00Z">
                          <w:rPr>
                            <w:rFonts w:ascii="Cambria Math" w:hAnsi="Cambria Math"/>
                            <w:i/>
                            <w:sz w:val="24"/>
                            <w:szCs w:val="24"/>
                            <w:rPrChange w:id="2189" w:author="Gates TEM" w:date="2025-03-26T10:08:00Z" w16du:dateUtc="2025-03-26T09:08:00Z">
                              <w:rPr/>
                            </w:rPrChange>
                          </w:rPr>
                        </w:ins>
                      </m:ctrlPr>
                    </m:sSubPr>
                    <m:e>
                      <m:r>
                        <w:ins w:id="2190" w:author="Gates TEM" w:date="2025-03-26T10:07:00Z" w16du:dateUtc="2025-03-26T09:07:00Z">
                          <w:rPr>
                            <w:rFonts w:ascii="Cambria Math" w:hAnsi="Cambria Math"/>
                            <w:sz w:val="24"/>
                            <w:szCs w:val="24"/>
                            <w:rPrChange w:id="2191" w:author="Gates TEM" w:date="2025-03-26T10:08:00Z" w16du:dateUtc="2025-03-26T09:08:00Z">
                              <w:rPr/>
                            </w:rPrChange>
                          </w:rPr>
                          <m:t>+</m:t>
                        </w:ins>
                      </m:r>
                      <m:f>
                        <m:fPr>
                          <m:ctrlPr>
                            <w:ins w:id="2192" w:author="Gates TEM" w:date="2025-03-26T10:07:00Z" w16du:dateUtc="2025-03-26T09:07:00Z">
                              <w:rPr>
                                <w:rFonts w:ascii="Cambria Math" w:hAnsi="Cambria Math"/>
                                <w:i/>
                                <w:sz w:val="24"/>
                                <w:szCs w:val="24"/>
                                <w:rPrChange w:id="2193" w:author="Gates TEM" w:date="2025-03-26T10:08:00Z" w16du:dateUtc="2025-03-26T09:08:00Z">
                                  <w:rPr/>
                                </w:rPrChange>
                              </w:rPr>
                            </w:ins>
                          </m:ctrlPr>
                        </m:fPr>
                        <m:num>
                          <m:r>
                            <w:ins w:id="2194" w:author="Gates TEM" w:date="2025-03-26T10:07:00Z" w16du:dateUtc="2025-03-26T09:07:00Z">
                              <w:rPr>
                                <w:rFonts w:ascii="Cambria Math" w:hAnsi="Cambria Math"/>
                                <w:sz w:val="24"/>
                                <w:szCs w:val="24"/>
                                <w:rPrChange w:id="2195" w:author="Gates TEM" w:date="2025-03-26T10:08:00Z" w16du:dateUtc="2025-03-26T09:08:00Z">
                                  <w:rPr/>
                                </w:rPrChange>
                              </w:rPr>
                              <m:t>1</m:t>
                            </w:ins>
                          </m:r>
                        </m:num>
                        <m:den>
                          <m:r>
                            <w:ins w:id="2196" w:author="Gates TEM" w:date="2025-03-26T10:07:00Z" w16du:dateUtc="2025-03-26T09:07:00Z">
                              <w:rPr>
                                <w:rFonts w:ascii="Cambria Math" w:hAnsi="Cambria Math"/>
                                <w:sz w:val="24"/>
                                <w:szCs w:val="24"/>
                                <w:rPrChange w:id="2197" w:author="Gates TEM" w:date="2025-03-26T10:08:00Z" w16du:dateUtc="2025-03-26T09:08:00Z">
                                  <w:rPr/>
                                </w:rPrChange>
                              </w:rPr>
                              <m:t>2</m:t>
                            </w:ins>
                          </m:r>
                          <m:r>
                            <w:ins w:id="2198" w:author="Gates TEM" w:date="2025-03-26T10:07:00Z" w16du:dateUtc="2025-03-26T09:07:00Z">
                              <w:rPr>
                                <w:rFonts w:ascii="Cambria Math" w:hAnsi="Cambria Math"/>
                                <w:sz w:val="24"/>
                                <w:szCs w:val="24"/>
                                <w:rPrChange w:id="2199" w:author="Gates TEM" w:date="2025-03-26T10:08:00Z" w16du:dateUtc="2025-03-26T09:08:00Z">
                                  <w:rPr/>
                                </w:rPrChange>
                              </w:rPr>
                              <m:t>h</m:t>
                            </w:ins>
                          </m:r>
                        </m:den>
                      </m:f>
                      <m:r>
                        <w:ins w:id="2200" w:author="Gates TEM" w:date="2025-03-26T10:07:00Z" w16du:dateUtc="2025-03-26T09:07:00Z">
                          <w:rPr>
                            <w:rFonts w:ascii="Cambria Math" w:hAnsi="Cambria Math"/>
                            <w:sz w:val="24"/>
                            <w:szCs w:val="24"/>
                            <w:rPrChange w:id="2201" w:author="Gates TEM" w:date="2025-03-26T10:08:00Z" w16du:dateUtc="2025-03-26T09:08:00Z">
                              <w:rPr/>
                            </w:rPrChange>
                          </w:rPr>
                          <m:t>)u</m:t>
                        </w:ins>
                      </m:r>
                    </m:e>
                    <m:sub>
                      <m:r>
                        <w:ins w:id="2202" w:author="Gates TEM" w:date="2025-03-26T10:07:00Z" w16du:dateUtc="2025-03-26T09:07:00Z">
                          <w:rPr>
                            <w:rFonts w:ascii="Cambria Math" w:hAnsi="Cambria Math"/>
                            <w:sz w:val="24"/>
                            <w:szCs w:val="24"/>
                            <w:rPrChange w:id="2203" w:author="Gates TEM" w:date="2025-03-26T10:08:00Z" w16du:dateUtc="2025-03-26T09:08:00Z">
                              <w:rPr/>
                            </w:rPrChange>
                          </w:rPr>
                          <m:t>i+1</m:t>
                        </w:ins>
                      </m:r>
                    </m:sub>
                  </m:sSub>
                  <m:r>
                    <w:ins w:id="2204" w:author="Gates TEM" w:date="2025-03-26T10:07:00Z" w16du:dateUtc="2025-03-26T09:07:00Z">
                      <w:rPr>
                        <w:rFonts w:ascii="Cambria Math" w:hAnsi="Cambria Math"/>
                        <w:sz w:val="24"/>
                        <w:szCs w:val="24"/>
                        <w:rPrChange w:id="2205" w:author="Gates TEM" w:date="2025-03-26T10:08:00Z" w16du:dateUtc="2025-03-26T09:08:00Z">
                          <w:rPr/>
                        </w:rPrChange>
                      </w:rPr>
                      <m:t>=</m:t>
                    </w:ins>
                  </m:r>
                  <m:sSub>
                    <m:sSubPr>
                      <m:ctrlPr>
                        <w:ins w:id="2206" w:author="Gates TEM" w:date="2025-03-26T10:07:00Z" w16du:dateUtc="2025-03-26T09:07:00Z">
                          <w:rPr>
                            <w:rFonts w:ascii="Cambria Math" w:hAnsi="Cambria Math"/>
                            <w:i/>
                            <w:sz w:val="24"/>
                            <w:szCs w:val="24"/>
                            <w:rPrChange w:id="2207" w:author="Gates TEM" w:date="2025-03-26T10:08:00Z" w16du:dateUtc="2025-03-26T09:08:00Z">
                              <w:rPr/>
                            </w:rPrChange>
                          </w:rPr>
                        </w:ins>
                      </m:ctrlPr>
                    </m:sSubPr>
                    <m:e>
                      <m:r>
                        <w:ins w:id="2208" w:author="Gates TEM" w:date="2025-03-26T10:07:00Z" w16du:dateUtc="2025-03-26T09:07:00Z">
                          <w:rPr>
                            <w:rFonts w:ascii="Cambria Math" w:hAnsi="Cambria Math"/>
                            <w:sz w:val="24"/>
                            <w:szCs w:val="24"/>
                            <w:rPrChange w:id="2209" w:author="Gates TEM" w:date="2025-03-26T10:08:00Z" w16du:dateUtc="2025-03-26T09:08:00Z">
                              <w:rPr/>
                            </w:rPrChange>
                          </w:rPr>
                          <m:t>f</m:t>
                        </w:ins>
                      </m:r>
                    </m:e>
                    <m:sub>
                      <m:r>
                        <w:ins w:id="2210" w:author="Gates TEM" w:date="2025-03-26T10:07:00Z" w16du:dateUtc="2025-03-26T09:07:00Z">
                          <w:rPr>
                            <w:rFonts w:ascii="Cambria Math" w:hAnsi="Cambria Math"/>
                            <w:sz w:val="24"/>
                            <w:szCs w:val="24"/>
                            <w:rPrChange w:id="2211" w:author="Gates TEM" w:date="2025-03-26T10:08:00Z" w16du:dateUtc="2025-03-26T09:08:00Z">
                              <w:rPr/>
                            </w:rPrChange>
                          </w:rPr>
                          <m:t>i</m:t>
                        </w:ins>
                      </m:r>
                    </m:sub>
                  </m:sSub>
                  <m:ctrlPr>
                    <w:ins w:id="2212" w:author="Gates TEM" w:date="2025-03-26T10:07:00Z" w16du:dateUtc="2025-03-26T09:07:00Z">
                      <w:rPr>
                        <w:rFonts w:ascii="Cambria Math" w:eastAsia="Cambria Math" w:hAnsi="Cambria Math" w:cs="Cambria Math"/>
                        <w:i/>
                        <w:sz w:val="24"/>
                        <w:szCs w:val="24"/>
                        <w:rPrChange w:id="2213" w:author="Gates TEM" w:date="2025-03-26T10:08:00Z" w16du:dateUtc="2025-03-26T09:08:00Z">
                          <w:rPr>
                            <w:rFonts w:eastAsia="Cambria Math" w:cs="Cambria Math"/>
                          </w:rPr>
                        </w:rPrChange>
                      </w:rPr>
                    </w:ins>
                  </m:ctrlPr>
                </m:e>
                <m:e>
                  <m:r>
                    <w:ins w:id="2214" w:author="Gates TEM" w:date="2025-03-26T10:07:00Z" w16du:dateUtc="2025-03-26T09:07:00Z">
                      <w:rPr>
                        <w:rFonts w:ascii="Cambria Math" w:eastAsia="Cambria Math" w:hAnsi="Cambria Math" w:cs="Cambria Math"/>
                        <w:sz w:val="24"/>
                        <w:szCs w:val="24"/>
                        <w:rPrChange w:id="2215" w:author="Gates TEM" w:date="2025-03-26T10:08:00Z" w16du:dateUtc="2025-03-26T09:08:00Z">
                          <w:rPr>
                            <w:rFonts w:eastAsia="Cambria Math" w:cs="Cambria Math"/>
                          </w:rPr>
                        </w:rPrChange>
                      </w:rPr>
                      <m:t>.</m:t>
                    </w:ins>
                  </m:r>
                  <m:ctrlPr>
                    <w:ins w:id="2216" w:author="Gates TEM" w:date="2025-03-26T10:07:00Z" w16du:dateUtc="2025-03-26T09:07:00Z">
                      <w:rPr>
                        <w:rFonts w:ascii="Cambria Math" w:eastAsia="Cambria Math" w:hAnsi="Cambria Math" w:cs="Cambria Math"/>
                        <w:i/>
                        <w:sz w:val="24"/>
                        <w:szCs w:val="24"/>
                        <w:rPrChange w:id="2217" w:author="Gates TEM" w:date="2025-03-26T10:08:00Z" w16du:dateUtc="2025-03-26T09:08:00Z">
                          <w:rPr>
                            <w:rFonts w:eastAsia="Cambria Math" w:cs="Cambria Math"/>
                          </w:rPr>
                        </w:rPrChange>
                      </w:rPr>
                    </w:ins>
                  </m:ctrlPr>
                </m:e>
                <m:e>
                  <m:r>
                    <w:ins w:id="2218" w:author="Gates TEM" w:date="2025-03-26T10:07:00Z" w16du:dateUtc="2025-03-26T09:07:00Z">
                      <w:rPr>
                        <w:rFonts w:ascii="Cambria Math" w:eastAsia="Cambria Math" w:hAnsi="Cambria Math" w:cs="Cambria Math"/>
                        <w:sz w:val="24"/>
                        <w:szCs w:val="24"/>
                        <w:rPrChange w:id="2219" w:author="Gates TEM" w:date="2025-03-26T10:08:00Z" w16du:dateUtc="2025-03-26T09:08:00Z">
                          <w:rPr>
                            <w:rFonts w:eastAsia="Cambria Math" w:cs="Cambria Math"/>
                          </w:rPr>
                        </w:rPrChange>
                      </w:rPr>
                      <m:t>.</m:t>
                    </w:ins>
                  </m:r>
                  <m:ctrlPr>
                    <w:ins w:id="2220" w:author="Gates TEM" w:date="2025-03-26T10:07:00Z" w16du:dateUtc="2025-03-26T09:07:00Z">
                      <w:rPr>
                        <w:rFonts w:ascii="Cambria Math" w:eastAsia="Cambria Math" w:hAnsi="Cambria Math" w:cs="Cambria Math"/>
                        <w:i/>
                        <w:sz w:val="24"/>
                        <w:szCs w:val="24"/>
                        <w:rPrChange w:id="2221" w:author="Gates TEM" w:date="2025-03-26T10:08:00Z" w16du:dateUtc="2025-03-26T09:08:00Z">
                          <w:rPr>
                            <w:rFonts w:eastAsia="Cambria Math" w:cs="Cambria Math"/>
                          </w:rPr>
                        </w:rPrChange>
                      </w:rPr>
                    </w:ins>
                  </m:ctrlPr>
                </m:e>
                <m:e>
                  <m:r>
                    <w:ins w:id="2222" w:author="Gates TEM" w:date="2025-03-26T10:07:00Z" w16du:dateUtc="2025-03-26T09:07:00Z">
                      <w:rPr>
                        <w:rFonts w:ascii="Cambria Math" w:eastAsia="Cambria Math" w:hAnsi="Cambria Math" w:cs="Cambria Math"/>
                        <w:sz w:val="24"/>
                        <w:szCs w:val="24"/>
                        <w:rPrChange w:id="2223" w:author="Gates TEM" w:date="2025-03-26T10:08:00Z" w16du:dateUtc="2025-03-26T09:08:00Z">
                          <w:rPr>
                            <w:rFonts w:eastAsia="Cambria Math" w:cs="Cambria Math"/>
                          </w:rPr>
                        </w:rPrChange>
                      </w:rPr>
                      <m:t>.</m:t>
                    </w:ins>
                  </m:r>
                  <m:ctrlPr>
                    <w:ins w:id="2224" w:author="Gates TEM" w:date="2025-03-26T10:07:00Z" w16du:dateUtc="2025-03-26T09:07:00Z">
                      <w:rPr>
                        <w:rFonts w:ascii="Cambria Math" w:eastAsia="Cambria Math" w:hAnsi="Cambria Math" w:cs="Cambria Math"/>
                        <w:i/>
                        <w:sz w:val="24"/>
                        <w:szCs w:val="24"/>
                        <w:rPrChange w:id="2225" w:author="Gates TEM" w:date="2025-03-26T10:08:00Z" w16du:dateUtc="2025-03-26T09:08:00Z">
                          <w:rPr>
                            <w:rFonts w:eastAsia="Cambria Math" w:cs="Cambria Math"/>
                          </w:rPr>
                        </w:rPrChange>
                      </w:rPr>
                    </w:ins>
                  </m:ctrlPr>
                </m:e>
                <m:e>
                  <m:r>
                    <w:ins w:id="2226" w:author="Gates TEM" w:date="2025-03-26T10:07:00Z" w16du:dateUtc="2025-03-26T09:07:00Z">
                      <w:rPr>
                        <w:rFonts w:ascii="Cambria Math" w:hAnsi="Cambria Math"/>
                        <w:sz w:val="24"/>
                        <w:szCs w:val="24"/>
                        <w:rPrChange w:id="2227" w:author="Gates TEM" w:date="2025-03-26T10:08:00Z" w16du:dateUtc="2025-03-26T09:08:00Z">
                          <w:rPr/>
                        </w:rPrChange>
                      </w:rPr>
                      <m:t>-(</m:t>
                    </w:ins>
                  </m:r>
                  <m:f>
                    <m:fPr>
                      <m:ctrlPr>
                        <w:ins w:id="2228" w:author="Gates TEM" w:date="2025-03-26T10:07:00Z" w16du:dateUtc="2025-03-26T09:07:00Z">
                          <w:rPr>
                            <w:rFonts w:ascii="Cambria Math" w:hAnsi="Cambria Math"/>
                            <w:i/>
                            <w:sz w:val="24"/>
                            <w:szCs w:val="24"/>
                            <w:rPrChange w:id="2229" w:author="Gates TEM" w:date="2025-03-26T10:08:00Z" w16du:dateUtc="2025-03-26T09:08:00Z">
                              <w:rPr/>
                            </w:rPrChange>
                          </w:rPr>
                        </w:ins>
                      </m:ctrlPr>
                    </m:fPr>
                    <m:num>
                      <m:r>
                        <w:ins w:id="2230" w:author="Gates TEM" w:date="2025-03-26T10:07:00Z" w16du:dateUtc="2025-03-26T09:07:00Z">
                          <w:rPr>
                            <w:rFonts w:ascii="Cambria Math" w:hAnsi="Cambria Math"/>
                            <w:sz w:val="24"/>
                            <w:szCs w:val="24"/>
                            <w:rPrChange w:id="2231" w:author="Gates TEM" w:date="2025-03-26T10:08:00Z" w16du:dateUtc="2025-03-26T09:08:00Z">
                              <w:rPr/>
                            </w:rPrChange>
                          </w:rPr>
                          <m:t>1</m:t>
                        </w:ins>
                      </m:r>
                    </m:num>
                    <m:den>
                      <m:sSup>
                        <m:sSupPr>
                          <m:ctrlPr>
                            <w:ins w:id="2232" w:author="Gates TEM" w:date="2025-03-26T10:07:00Z" w16du:dateUtc="2025-03-26T09:07:00Z">
                              <w:rPr>
                                <w:rFonts w:ascii="Cambria Math" w:hAnsi="Cambria Math"/>
                                <w:i/>
                                <w:sz w:val="24"/>
                                <w:szCs w:val="24"/>
                                <w:rPrChange w:id="2233" w:author="Gates TEM" w:date="2025-03-26T10:08:00Z" w16du:dateUtc="2025-03-26T09:08:00Z">
                                  <w:rPr/>
                                </w:rPrChange>
                              </w:rPr>
                            </w:ins>
                          </m:ctrlPr>
                        </m:sSupPr>
                        <m:e>
                          <m:r>
                            <w:ins w:id="2234" w:author="Gates TEM" w:date="2025-03-26T10:07:00Z" w16du:dateUtc="2025-03-26T09:07:00Z">
                              <w:rPr>
                                <w:rFonts w:ascii="Cambria Math" w:hAnsi="Cambria Math"/>
                                <w:sz w:val="24"/>
                                <w:szCs w:val="24"/>
                                <w:rPrChange w:id="2235" w:author="Gates TEM" w:date="2025-03-26T10:08:00Z" w16du:dateUtc="2025-03-26T09:08:00Z">
                                  <w:rPr/>
                                </w:rPrChange>
                              </w:rPr>
                              <m:t>h</m:t>
                            </w:ins>
                          </m:r>
                        </m:e>
                        <m:sup>
                          <m:r>
                            <w:ins w:id="2236" w:author="Gates TEM" w:date="2025-03-26T10:07:00Z" w16du:dateUtc="2025-03-26T09:07:00Z">
                              <w:rPr>
                                <w:rFonts w:ascii="Cambria Math" w:hAnsi="Cambria Math"/>
                                <w:sz w:val="24"/>
                                <w:szCs w:val="24"/>
                                <w:rPrChange w:id="2237" w:author="Gates TEM" w:date="2025-03-26T10:08:00Z" w16du:dateUtc="2025-03-26T09:08:00Z">
                                  <w:rPr/>
                                </w:rPrChange>
                              </w:rPr>
                              <m:t>2</m:t>
                            </w:ins>
                          </m:r>
                        </m:sup>
                      </m:sSup>
                    </m:den>
                  </m:f>
                  <m:sSub>
                    <m:sSubPr>
                      <m:ctrlPr>
                        <w:ins w:id="2238" w:author="Gates TEM" w:date="2025-03-26T10:07:00Z" w16du:dateUtc="2025-03-26T09:07:00Z">
                          <w:rPr>
                            <w:rFonts w:ascii="Cambria Math" w:hAnsi="Cambria Math"/>
                            <w:i/>
                            <w:sz w:val="24"/>
                            <w:szCs w:val="24"/>
                            <w:rPrChange w:id="2239" w:author="Gates TEM" w:date="2025-03-26T10:08:00Z" w16du:dateUtc="2025-03-26T09:08:00Z">
                              <w:rPr/>
                            </w:rPrChange>
                          </w:rPr>
                        </w:ins>
                      </m:ctrlPr>
                    </m:sSubPr>
                    <m:e>
                      <m:r>
                        <w:ins w:id="2240" w:author="Gates TEM" w:date="2025-03-26T10:07:00Z" w16du:dateUtc="2025-03-26T09:07:00Z">
                          <w:rPr>
                            <w:rFonts w:ascii="Cambria Math" w:hAnsi="Cambria Math"/>
                            <w:sz w:val="24"/>
                            <w:szCs w:val="24"/>
                            <w:rPrChange w:id="2241" w:author="Gates TEM" w:date="2025-03-26T10:08:00Z" w16du:dateUtc="2025-03-26T09:08:00Z">
                              <w:rPr/>
                            </w:rPrChange>
                          </w:rPr>
                          <m:t>+</m:t>
                        </w:ins>
                      </m:r>
                      <m:f>
                        <m:fPr>
                          <m:ctrlPr>
                            <w:ins w:id="2242" w:author="Gates TEM" w:date="2025-03-26T10:07:00Z" w16du:dateUtc="2025-03-26T09:07:00Z">
                              <w:rPr>
                                <w:rFonts w:ascii="Cambria Math" w:hAnsi="Cambria Math"/>
                                <w:i/>
                                <w:sz w:val="24"/>
                                <w:szCs w:val="24"/>
                                <w:rPrChange w:id="2243" w:author="Gates TEM" w:date="2025-03-26T10:08:00Z" w16du:dateUtc="2025-03-26T09:08:00Z">
                                  <w:rPr/>
                                </w:rPrChange>
                              </w:rPr>
                            </w:ins>
                          </m:ctrlPr>
                        </m:fPr>
                        <m:num>
                          <m:r>
                            <w:ins w:id="2244" w:author="Gates TEM" w:date="2025-03-26T10:07:00Z" w16du:dateUtc="2025-03-26T09:07:00Z">
                              <w:rPr>
                                <w:rFonts w:ascii="Cambria Math" w:hAnsi="Cambria Math"/>
                                <w:sz w:val="24"/>
                                <w:szCs w:val="24"/>
                                <w:rPrChange w:id="2245" w:author="Gates TEM" w:date="2025-03-26T10:08:00Z" w16du:dateUtc="2025-03-26T09:08:00Z">
                                  <w:rPr/>
                                </w:rPrChange>
                              </w:rPr>
                              <m:t>1</m:t>
                            </w:ins>
                          </m:r>
                        </m:num>
                        <m:den>
                          <m:r>
                            <w:ins w:id="2246" w:author="Gates TEM" w:date="2025-03-26T10:07:00Z" w16du:dateUtc="2025-03-26T09:07:00Z">
                              <w:rPr>
                                <w:rFonts w:ascii="Cambria Math" w:hAnsi="Cambria Math"/>
                                <w:sz w:val="24"/>
                                <w:szCs w:val="24"/>
                                <w:rPrChange w:id="2247" w:author="Gates TEM" w:date="2025-03-26T10:08:00Z" w16du:dateUtc="2025-03-26T09:08:00Z">
                                  <w:rPr/>
                                </w:rPrChange>
                              </w:rPr>
                              <m:t>2</m:t>
                            </w:ins>
                          </m:r>
                          <m:r>
                            <w:ins w:id="2248" w:author="Gates TEM" w:date="2025-03-26T10:07:00Z" w16du:dateUtc="2025-03-26T09:07:00Z">
                              <w:rPr>
                                <w:rFonts w:ascii="Cambria Math" w:hAnsi="Cambria Math"/>
                                <w:sz w:val="24"/>
                                <w:szCs w:val="24"/>
                                <w:rPrChange w:id="2249" w:author="Gates TEM" w:date="2025-03-26T10:08:00Z" w16du:dateUtc="2025-03-26T09:08:00Z">
                                  <w:rPr/>
                                </w:rPrChange>
                              </w:rPr>
                              <m:t>h</m:t>
                            </w:ins>
                          </m:r>
                        </m:den>
                      </m:f>
                      <m:r>
                        <w:ins w:id="2250" w:author="Gates TEM" w:date="2025-03-26T10:07:00Z" w16du:dateUtc="2025-03-26T09:07:00Z">
                          <w:rPr>
                            <w:rFonts w:ascii="Cambria Math" w:hAnsi="Cambria Math"/>
                            <w:sz w:val="24"/>
                            <w:szCs w:val="24"/>
                            <w:rPrChange w:id="2251" w:author="Gates TEM" w:date="2025-03-26T10:08:00Z" w16du:dateUtc="2025-03-26T09:08:00Z">
                              <w:rPr/>
                            </w:rPrChange>
                          </w:rPr>
                          <m:t>)u</m:t>
                        </w:ins>
                      </m:r>
                    </m:e>
                    <m:sub>
                      <m:r>
                        <w:ins w:id="2252" w:author="Gates TEM" w:date="2025-03-26T10:07:00Z" w16du:dateUtc="2025-03-26T09:07:00Z">
                          <w:rPr>
                            <w:rFonts w:ascii="Cambria Math" w:hAnsi="Cambria Math"/>
                            <w:sz w:val="24"/>
                            <w:szCs w:val="24"/>
                            <w:rPrChange w:id="2253" w:author="Gates TEM" w:date="2025-03-26T10:08:00Z" w16du:dateUtc="2025-03-26T09:08:00Z">
                              <w:rPr/>
                            </w:rPrChange>
                          </w:rPr>
                          <m:t>N-3</m:t>
                        </w:ins>
                      </m:r>
                    </m:sub>
                  </m:sSub>
                  <m:r>
                    <w:ins w:id="2254" w:author="Gates TEM" w:date="2025-03-26T10:07:00Z" w16du:dateUtc="2025-03-26T09:07:00Z">
                      <w:rPr>
                        <w:rFonts w:ascii="Cambria Math" w:hAnsi="Cambria Math"/>
                        <w:sz w:val="24"/>
                        <w:szCs w:val="24"/>
                        <w:rPrChange w:id="2255" w:author="Gates TEM" w:date="2025-03-26T10:08:00Z" w16du:dateUtc="2025-03-26T09:08:00Z">
                          <w:rPr/>
                        </w:rPrChange>
                      </w:rPr>
                      <m:t>+</m:t>
                    </w:ins>
                  </m:r>
                  <m:f>
                    <m:fPr>
                      <m:ctrlPr>
                        <w:ins w:id="2256" w:author="Gates TEM" w:date="2025-03-26T10:07:00Z" w16du:dateUtc="2025-03-26T09:07:00Z">
                          <w:rPr>
                            <w:rFonts w:ascii="Cambria Math" w:hAnsi="Cambria Math"/>
                            <w:i/>
                            <w:sz w:val="24"/>
                            <w:szCs w:val="24"/>
                            <w:rPrChange w:id="2257" w:author="Gates TEM" w:date="2025-03-26T10:08:00Z" w16du:dateUtc="2025-03-26T09:08:00Z">
                              <w:rPr/>
                            </w:rPrChange>
                          </w:rPr>
                        </w:ins>
                      </m:ctrlPr>
                    </m:fPr>
                    <m:num>
                      <m:r>
                        <w:ins w:id="2258" w:author="Gates TEM" w:date="2025-03-26T10:07:00Z" w16du:dateUtc="2025-03-26T09:07:00Z">
                          <w:rPr>
                            <w:rFonts w:ascii="Cambria Math" w:hAnsi="Cambria Math"/>
                            <w:sz w:val="24"/>
                            <w:szCs w:val="24"/>
                            <w:rPrChange w:id="2259" w:author="Gates TEM" w:date="2025-03-26T10:08:00Z" w16du:dateUtc="2025-03-26T09:08:00Z">
                              <w:rPr/>
                            </w:rPrChange>
                          </w:rPr>
                          <m:t>2</m:t>
                        </w:ins>
                      </m:r>
                    </m:num>
                    <m:den>
                      <m:sSup>
                        <m:sSupPr>
                          <m:ctrlPr>
                            <w:ins w:id="2260" w:author="Gates TEM" w:date="2025-03-26T10:07:00Z" w16du:dateUtc="2025-03-26T09:07:00Z">
                              <w:rPr>
                                <w:rFonts w:ascii="Cambria Math" w:hAnsi="Cambria Math"/>
                                <w:i/>
                                <w:sz w:val="24"/>
                                <w:szCs w:val="24"/>
                                <w:rPrChange w:id="2261" w:author="Gates TEM" w:date="2025-03-26T10:08:00Z" w16du:dateUtc="2025-03-26T09:08:00Z">
                                  <w:rPr/>
                                </w:rPrChange>
                              </w:rPr>
                            </w:ins>
                          </m:ctrlPr>
                        </m:sSupPr>
                        <m:e>
                          <m:r>
                            <w:ins w:id="2262" w:author="Gates TEM" w:date="2025-03-26T10:07:00Z" w16du:dateUtc="2025-03-26T09:07:00Z">
                              <w:rPr>
                                <w:rFonts w:ascii="Cambria Math" w:hAnsi="Cambria Math"/>
                                <w:sz w:val="24"/>
                                <w:szCs w:val="24"/>
                                <w:rPrChange w:id="2263" w:author="Gates TEM" w:date="2025-03-26T10:08:00Z" w16du:dateUtc="2025-03-26T09:08:00Z">
                                  <w:rPr/>
                                </w:rPrChange>
                              </w:rPr>
                              <m:t>h</m:t>
                            </w:ins>
                          </m:r>
                        </m:e>
                        <m:sup>
                          <m:r>
                            <w:ins w:id="2264" w:author="Gates TEM" w:date="2025-03-26T10:07:00Z" w16du:dateUtc="2025-03-26T09:07:00Z">
                              <w:rPr>
                                <w:rFonts w:ascii="Cambria Math" w:hAnsi="Cambria Math"/>
                                <w:sz w:val="24"/>
                                <w:szCs w:val="24"/>
                                <w:rPrChange w:id="2265" w:author="Gates TEM" w:date="2025-03-26T10:08:00Z" w16du:dateUtc="2025-03-26T09:08:00Z">
                                  <w:rPr/>
                                </w:rPrChange>
                              </w:rPr>
                              <m:t>2</m:t>
                            </w:ins>
                          </m:r>
                        </m:sup>
                      </m:sSup>
                    </m:den>
                  </m:f>
                  <m:sSub>
                    <m:sSubPr>
                      <m:ctrlPr>
                        <w:ins w:id="2266" w:author="Gates TEM" w:date="2025-03-26T10:07:00Z" w16du:dateUtc="2025-03-26T09:07:00Z">
                          <w:rPr>
                            <w:rFonts w:ascii="Cambria Math" w:hAnsi="Cambria Math"/>
                            <w:i/>
                            <w:sz w:val="24"/>
                            <w:szCs w:val="24"/>
                            <w:rPrChange w:id="2267" w:author="Gates TEM" w:date="2025-03-26T10:08:00Z" w16du:dateUtc="2025-03-26T09:08:00Z">
                              <w:rPr/>
                            </w:rPrChange>
                          </w:rPr>
                        </w:ins>
                      </m:ctrlPr>
                    </m:sSubPr>
                    <m:e>
                      <m:r>
                        <w:ins w:id="2268" w:author="Gates TEM" w:date="2025-03-26T10:07:00Z" w16du:dateUtc="2025-03-26T09:07:00Z">
                          <w:rPr>
                            <w:rFonts w:ascii="Cambria Math" w:hAnsi="Cambria Math"/>
                            <w:sz w:val="24"/>
                            <w:szCs w:val="24"/>
                            <w:rPrChange w:id="2269" w:author="Gates TEM" w:date="2025-03-26T10:08:00Z" w16du:dateUtc="2025-03-26T09:08:00Z">
                              <w:rPr/>
                            </w:rPrChange>
                          </w:rPr>
                          <m:t>u</m:t>
                        </w:ins>
                      </m:r>
                    </m:e>
                    <m:sub>
                      <m:r>
                        <w:ins w:id="2270" w:author="Gates TEM" w:date="2025-03-26T10:07:00Z" w16du:dateUtc="2025-03-26T09:07:00Z">
                          <w:rPr>
                            <w:rFonts w:ascii="Cambria Math" w:hAnsi="Cambria Math"/>
                            <w:sz w:val="24"/>
                            <w:szCs w:val="24"/>
                            <w:rPrChange w:id="2271" w:author="Gates TEM" w:date="2025-03-26T10:08:00Z" w16du:dateUtc="2025-03-26T09:08:00Z">
                              <w:rPr/>
                            </w:rPrChange>
                          </w:rPr>
                          <m:t>N-2</m:t>
                        </w:ins>
                      </m:r>
                    </m:sub>
                  </m:sSub>
                  <m:r>
                    <w:ins w:id="2272" w:author="Gates TEM" w:date="2025-03-26T10:07:00Z" w16du:dateUtc="2025-03-26T09:07:00Z">
                      <w:rPr>
                        <w:rFonts w:ascii="Cambria Math" w:hAnsi="Cambria Math"/>
                        <w:sz w:val="24"/>
                        <w:szCs w:val="24"/>
                        <w:rPrChange w:id="2273" w:author="Gates TEM" w:date="2025-03-26T10:08:00Z" w16du:dateUtc="2025-03-26T09:08:00Z">
                          <w:rPr/>
                        </w:rPrChange>
                      </w:rPr>
                      <m:t>+(-</m:t>
                    </w:ins>
                  </m:r>
                  <m:f>
                    <m:fPr>
                      <m:ctrlPr>
                        <w:ins w:id="2274" w:author="Gates TEM" w:date="2025-03-26T10:07:00Z" w16du:dateUtc="2025-03-26T09:07:00Z">
                          <w:rPr>
                            <w:rFonts w:ascii="Cambria Math" w:hAnsi="Cambria Math"/>
                            <w:i/>
                            <w:sz w:val="24"/>
                            <w:szCs w:val="24"/>
                            <w:rPrChange w:id="2275" w:author="Gates TEM" w:date="2025-03-26T10:08:00Z" w16du:dateUtc="2025-03-26T09:08:00Z">
                              <w:rPr/>
                            </w:rPrChange>
                          </w:rPr>
                        </w:ins>
                      </m:ctrlPr>
                    </m:fPr>
                    <m:num>
                      <m:r>
                        <w:ins w:id="2276" w:author="Gates TEM" w:date="2025-03-26T10:07:00Z" w16du:dateUtc="2025-03-26T09:07:00Z">
                          <w:rPr>
                            <w:rFonts w:ascii="Cambria Math" w:hAnsi="Cambria Math"/>
                            <w:sz w:val="24"/>
                            <w:szCs w:val="24"/>
                            <w:rPrChange w:id="2277" w:author="Gates TEM" w:date="2025-03-26T10:08:00Z" w16du:dateUtc="2025-03-26T09:08:00Z">
                              <w:rPr/>
                            </w:rPrChange>
                          </w:rPr>
                          <m:t>1</m:t>
                        </w:ins>
                      </m:r>
                    </m:num>
                    <m:den>
                      <m:sSup>
                        <m:sSupPr>
                          <m:ctrlPr>
                            <w:ins w:id="2278" w:author="Gates TEM" w:date="2025-03-26T10:07:00Z" w16du:dateUtc="2025-03-26T09:07:00Z">
                              <w:rPr>
                                <w:rFonts w:ascii="Cambria Math" w:hAnsi="Cambria Math"/>
                                <w:i/>
                                <w:sz w:val="24"/>
                                <w:szCs w:val="24"/>
                                <w:rPrChange w:id="2279" w:author="Gates TEM" w:date="2025-03-26T10:08:00Z" w16du:dateUtc="2025-03-26T09:08:00Z">
                                  <w:rPr/>
                                </w:rPrChange>
                              </w:rPr>
                            </w:ins>
                          </m:ctrlPr>
                        </m:sSupPr>
                        <m:e>
                          <m:r>
                            <w:ins w:id="2280" w:author="Gates TEM" w:date="2025-03-26T10:07:00Z" w16du:dateUtc="2025-03-26T09:07:00Z">
                              <w:rPr>
                                <w:rFonts w:ascii="Cambria Math" w:hAnsi="Cambria Math"/>
                                <w:sz w:val="24"/>
                                <w:szCs w:val="24"/>
                                <w:rPrChange w:id="2281" w:author="Gates TEM" w:date="2025-03-26T10:08:00Z" w16du:dateUtc="2025-03-26T09:08:00Z">
                                  <w:rPr/>
                                </w:rPrChange>
                              </w:rPr>
                              <m:t>h</m:t>
                            </w:ins>
                          </m:r>
                        </m:e>
                        <m:sup>
                          <m:r>
                            <w:ins w:id="2282" w:author="Gates TEM" w:date="2025-03-26T10:07:00Z" w16du:dateUtc="2025-03-26T09:07:00Z">
                              <w:rPr>
                                <w:rFonts w:ascii="Cambria Math" w:hAnsi="Cambria Math"/>
                                <w:sz w:val="24"/>
                                <w:szCs w:val="24"/>
                                <w:rPrChange w:id="2283" w:author="Gates TEM" w:date="2025-03-26T10:08:00Z" w16du:dateUtc="2025-03-26T09:08:00Z">
                                  <w:rPr/>
                                </w:rPrChange>
                              </w:rPr>
                              <m:t>2</m:t>
                            </w:ins>
                          </m:r>
                        </m:sup>
                      </m:sSup>
                    </m:den>
                  </m:f>
                  <m:sSub>
                    <m:sSubPr>
                      <m:ctrlPr>
                        <w:ins w:id="2284" w:author="Gates TEM" w:date="2025-03-26T10:07:00Z" w16du:dateUtc="2025-03-26T09:07:00Z">
                          <w:rPr>
                            <w:rFonts w:ascii="Cambria Math" w:hAnsi="Cambria Math"/>
                            <w:i/>
                            <w:sz w:val="24"/>
                            <w:szCs w:val="24"/>
                            <w:rPrChange w:id="2285" w:author="Gates TEM" w:date="2025-03-26T10:08:00Z" w16du:dateUtc="2025-03-26T09:08:00Z">
                              <w:rPr/>
                            </w:rPrChange>
                          </w:rPr>
                        </w:ins>
                      </m:ctrlPr>
                    </m:sSubPr>
                    <m:e>
                      <m:r>
                        <w:ins w:id="2286" w:author="Gates TEM" w:date="2025-03-26T10:07:00Z" w16du:dateUtc="2025-03-26T09:07:00Z">
                          <w:rPr>
                            <w:rFonts w:ascii="Cambria Math" w:hAnsi="Cambria Math"/>
                            <w:sz w:val="24"/>
                            <w:szCs w:val="24"/>
                            <w:rPrChange w:id="2287" w:author="Gates TEM" w:date="2025-03-26T10:08:00Z" w16du:dateUtc="2025-03-26T09:08:00Z">
                              <w:rPr/>
                            </w:rPrChange>
                          </w:rPr>
                          <m:t>+</m:t>
                        </w:ins>
                      </m:r>
                      <m:f>
                        <m:fPr>
                          <m:ctrlPr>
                            <w:ins w:id="2288" w:author="Gates TEM" w:date="2025-03-26T10:07:00Z" w16du:dateUtc="2025-03-26T09:07:00Z">
                              <w:rPr>
                                <w:rFonts w:ascii="Cambria Math" w:hAnsi="Cambria Math"/>
                                <w:i/>
                                <w:sz w:val="24"/>
                                <w:szCs w:val="24"/>
                                <w:rPrChange w:id="2289" w:author="Gates TEM" w:date="2025-03-26T10:08:00Z" w16du:dateUtc="2025-03-26T09:08:00Z">
                                  <w:rPr/>
                                </w:rPrChange>
                              </w:rPr>
                            </w:ins>
                          </m:ctrlPr>
                        </m:fPr>
                        <m:num>
                          <m:r>
                            <w:ins w:id="2290" w:author="Gates TEM" w:date="2025-03-26T10:07:00Z" w16du:dateUtc="2025-03-26T09:07:00Z">
                              <w:rPr>
                                <w:rFonts w:ascii="Cambria Math" w:hAnsi="Cambria Math"/>
                                <w:sz w:val="24"/>
                                <w:szCs w:val="24"/>
                                <w:rPrChange w:id="2291" w:author="Gates TEM" w:date="2025-03-26T10:08:00Z" w16du:dateUtc="2025-03-26T09:08:00Z">
                                  <w:rPr/>
                                </w:rPrChange>
                              </w:rPr>
                              <m:t>1</m:t>
                            </w:ins>
                          </m:r>
                        </m:num>
                        <m:den>
                          <m:r>
                            <w:ins w:id="2292" w:author="Gates TEM" w:date="2025-03-26T10:07:00Z" w16du:dateUtc="2025-03-26T09:07:00Z">
                              <w:rPr>
                                <w:rFonts w:ascii="Cambria Math" w:hAnsi="Cambria Math"/>
                                <w:sz w:val="24"/>
                                <w:szCs w:val="24"/>
                                <w:rPrChange w:id="2293" w:author="Gates TEM" w:date="2025-03-26T10:08:00Z" w16du:dateUtc="2025-03-26T09:08:00Z">
                                  <w:rPr/>
                                </w:rPrChange>
                              </w:rPr>
                              <m:t>2</m:t>
                            </w:ins>
                          </m:r>
                          <m:r>
                            <w:ins w:id="2294" w:author="Gates TEM" w:date="2025-03-26T10:07:00Z" w16du:dateUtc="2025-03-26T09:07:00Z">
                              <w:rPr>
                                <w:rFonts w:ascii="Cambria Math" w:hAnsi="Cambria Math"/>
                                <w:sz w:val="24"/>
                                <w:szCs w:val="24"/>
                                <w:rPrChange w:id="2295" w:author="Gates TEM" w:date="2025-03-26T10:08:00Z" w16du:dateUtc="2025-03-26T09:08:00Z">
                                  <w:rPr/>
                                </w:rPrChange>
                              </w:rPr>
                              <m:t>h</m:t>
                            </w:ins>
                          </m:r>
                        </m:den>
                      </m:f>
                      <m:r>
                        <w:ins w:id="2296" w:author="Gates TEM" w:date="2025-03-26T10:07:00Z" w16du:dateUtc="2025-03-26T09:07:00Z">
                          <w:rPr>
                            <w:rFonts w:ascii="Cambria Math" w:hAnsi="Cambria Math"/>
                            <w:sz w:val="24"/>
                            <w:szCs w:val="24"/>
                            <w:rPrChange w:id="2297" w:author="Gates TEM" w:date="2025-03-26T10:08:00Z" w16du:dateUtc="2025-03-26T09:08:00Z">
                              <w:rPr/>
                            </w:rPrChange>
                          </w:rPr>
                          <m:t>)u</m:t>
                        </w:ins>
                      </m:r>
                    </m:e>
                    <m:sub>
                      <m:r>
                        <w:ins w:id="2298" w:author="Gates TEM" w:date="2025-03-26T10:07:00Z" w16du:dateUtc="2025-03-26T09:07:00Z">
                          <w:rPr>
                            <w:rFonts w:ascii="Cambria Math" w:hAnsi="Cambria Math"/>
                            <w:sz w:val="24"/>
                            <w:szCs w:val="24"/>
                            <w:rPrChange w:id="2299" w:author="Gates TEM" w:date="2025-03-26T10:08:00Z" w16du:dateUtc="2025-03-26T09:08:00Z">
                              <w:rPr/>
                            </w:rPrChange>
                          </w:rPr>
                          <m:t>N-1</m:t>
                        </w:ins>
                      </m:r>
                    </m:sub>
                  </m:sSub>
                  <m:r>
                    <w:ins w:id="2300" w:author="Gates TEM" w:date="2025-03-26T10:07:00Z" w16du:dateUtc="2025-03-26T09:07:00Z">
                      <w:rPr>
                        <w:rFonts w:ascii="Cambria Math" w:hAnsi="Cambria Math"/>
                        <w:sz w:val="24"/>
                        <w:szCs w:val="24"/>
                        <w:rPrChange w:id="2301" w:author="Gates TEM" w:date="2025-03-26T10:08:00Z" w16du:dateUtc="2025-03-26T09:08:00Z">
                          <w:rPr/>
                        </w:rPrChange>
                      </w:rPr>
                      <m:t>=</m:t>
                    </w:ins>
                  </m:r>
                  <m:sSub>
                    <m:sSubPr>
                      <m:ctrlPr>
                        <w:ins w:id="2302" w:author="Gates TEM" w:date="2025-03-26T10:07:00Z" w16du:dateUtc="2025-03-26T09:07:00Z">
                          <w:rPr>
                            <w:rFonts w:ascii="Cambria Math" w:hAnsi="Cambria Math"/>
                            <w:i/>
                            <w:sz w:val="24"/>
                            <w:szCs w:val="24"/>
                            <w:rPrChange w:id="2303" w:author="Gates TEM" w:date="2025-03-26T10:08:00Z" w16du:dateUtc="2025-03-26T09:08:00Z">
                              <w:rPr/>
                            </w:rPrChange>
                          </w:rPr>
                        </w:ins>
                      </m:ctrlPr>
                    </m:sSubPr>
                    <m:e>
                      <m:r>
                        <w:ins w:id="2304" w:author="Gates TEM" w:date="2025-03-26T10:07:00Z" w16du:dateUtc="2025-03-26T09:07:00Z">
                          <w:rPr>
                            <w:rFonts w:ascii="Cambria Math" w:hAnsi="Cambria Math"/>
                            <w:sz w:val="24"/>
                            <w:szCs w:val="24"/>
                            <w:rPrChange w:id="2305" w:author="Gates TEM" w:date="2025-03-26T10:08:00Z" w16du:dateUtc="2025-03-26T09:08:00Z">
                              <w:rPr/>
                            </w:rPrChange>
                          </w:rPr>
                          <m:t>f</m:t>
                        </w:ins>
                      </m:r>
                    </m:e>
                    <m:sub>
                      <m:r>
                        <w:ins w:id="2306" w:author="Gates TEM" w:date="2025-03-26T10:07:00Z" w16du:dateUtc="2025-03-26T09:07:00Z">
                          <w:rPr>
                            <w:rFonts w:ascii="Cambria Math" w:hAnsi="Cambria Math"/>
                            <w:sz w:val="24"/>
                            <w:szCs w:val="24"/>
                            <w:rPrChange w:id="2307" w:author="Gates TEM" w:date="2025-03-26T10:08:00Z" w16du:dateUtc="2025-03-26T09:08:00Z">
                              <w:rPr/>
                            </w:rPrChange>
                          </w:rPr>
                          <m:t>N-2</m:t>
                        </w:ins>
                      </m:r>
                    </m:sub>
                  </m:sSub>
                  <m:ctrlPr>
                    <w:ins w:id="2308" w:author="Gates TEM" w:date="2025-03-26T10:07:00Z" w16du:dateUtc="2025-03-26T09:07:00Z">
                      <w:rPr>
                        <w:rFonts w:ascii="Cambria Math" w:eastAsia="Cambria Math" w:hAnsi="Cambria Math" w:cs="Cambria Math"/>
                        <w:i/>
                        <w:sz w:val="24"/>
                        <w:szCs w:val="24"/>
                        <w:rPrChange w:id="2309" w:author="Gates TEM" w:date="2025-03-26T10:08:00Z" w16du:dateUtc="2025-03-26T09:08:00Z">
                          <w:rPr>
                            <w:rFonts w:eastAsia="Cambria Math" w:cs="Cambria Math"/>
                          </w:rPr>
                        </w:rPrChange>
                      </w:rPr>
                    </w:ins>
                  </m:ctrlPr>
                </m:e>
                <m:e>
                  <m:r>
                    <w:ins w:id="2310" w:author="Gates TEM" w:date="2025-03-26T10:07:00Z" w16du:dateUtc="2025-03-26T09:07:00Z">
                      <w:rPr>
                        <w:rFonts w:ascii="Cambria Math" w:hAnsi="Cambria Math"/>
                        <w:sz w:val="24"/>
                        <w:szCs w:val="24"/>
                        <w:rPrChange w:id="2311" w:author="Gates TEM" w:date="2025-03-26T10:08:00Z" w16du:dateUtc="2025-03-26T09:08:00Z">
                          <w:rPr/>
                        </w:rPrChange>
                      </w:rPr>
                      <m:t>(-</m:t>
                    </w:ins>
                  </m:r>
                  <m:f>
                    <m:fPr>
                      <m:ctrlPr>
                        <w:ins w:id="2312" w:author="Gates TEM" w:date="2025-03-26T10:07:00Z" w16du:dateUtc="2025-03-26T09:07:00Z">
                          <w:rPr>
                            <w:rFonts w:ascii="Cambria Math" w:hAnsi="Cambria Math"/>
                            <w:i/>
                            <w:sz w:val="24"/>
                            <w:szCs w:val="24"/>
                            <w:rPrChange w:id="2313" w:author="Gates TEM" w:date="2025-03-26T10:08:00Z" w16du:dateUtc="2025-03-26T09:08:00Z">
                              <w:rPr/>
                            </w:rPrChange>
                          </w:rPr>
                        </w:ins>
                      </m:ctrlPr>
                    </m:fPr>
                    <m:num>
                      <m:r>
                        <w:ins w:id="2314" w:author="Gates TEM" w:date="2025-03-26T10:07:00Z" w16du:dateUtc="2025-03-26T09:07:00Z">
                          <w:rPr>
                            <w:rFonts w:ascii="Cambria Math" w:hAnsi="Cambria Math"/>
                            <w:sz w:val="24"/>
                            <w:szCs w:val="24"/>
                            <w:rPrChange w:id="2315" w:author="Gates TEM" w:date="2025-03-26T10:08:00Z" w16du:dateUtc="2025-03-26T09:08:00Z">
                              <w:rPr/>
                            </w:rPrChange>
                          </w:rPr>
                          <m:t>1</m:t>
                        </w:ins>
                      </m:r>
                    </m:num>
                    <m:den>
                      <m:sSup>
                        <m:sSupPr>
                          <m:ctrlPr>
                            <w:ins w:id="2316" w:author="Gates TEM" w:date="2025-03-26T10:07:00Z" w16du:dateUtc="2025-03-26T09:07:00Z">
                              <w:rPr>
                                <w:rFonts w:ascii="Cambria Math" w:hAnsi="Cambria Math"/>
                                <w:i/>
                                <w:sz w:val="24"/>
                                <w:szCs w:val="24"/>
                                <w:rPrChange w:id="2317" w:author="Gates TEM" w:date="2025-03-26T10:08:00Z" w16du:dateUtc="2025-03-26T09:08:00Z">
                                  <w:rPr/>
                                </w:rPrChange>
                              </w:rPr>
                            </w:ins>
                          </m:ctrlPr>
                        </m:sSupPr>
                        <m:e>
                          <m:r>
                            <w:ins w:id="2318" w:author="Gates TEM" w:date="2025-03-26T10:07:00Z" w16du:dateUtc="2025-03-26T09:07:00Z">
                              <w:rPr>
                                <w:rFonts w:ascii="Cambria Math" w:hAnsi="Cambria Math"/>
                                <w:sz w:val="24"/>
                                <w:szCs w:val="24"/>
                                <w:rPrChange w:id="2319" w:author="Gates TEM" w:date="2025-03-26T10:08:00Z" w16du:dateUtc="2025-03-26T09:08:00Z">
                                  <w:rPr/>
                                </w:rPrChange>
                              </w:rPr>
                              <m:t>h</m:t>
                            </w:ins>
                          </m:r>
                        </m:e>
                        <m:sup>
                          <m:r>
                            <w:ins w:id="2320" w:author="Gates TEM" w:date="2025-03-26T10:07:00Z" w16du:dateUtc="2025-03-26T09:07:00Z">
                              <w:rPr>
                                <w:rFonts w:ascii="Cambria Math" w:hAnsi="Cambria Math"/>
                                <w:sz w:val="24"/>
                                <w:szCs w:val="24"/>
                                <w:rPrChange w:id="2321" w:author="Gates TEM" w:date="2025-03-26T10:08:00Z" w16du:dateUtc="2025-03-26T09:08:00Z">
                                  <w:rPr/>
                                </w:rPrChange>
                              </w:rPr>
                              <m:t>2</m:t>
                            </w:ins>
                          </m:r>
                        </m:sup>
                      </m:sSup>
                    </m:den>
                  </m:f>
                  <m:sSub>
                    <m:sSubPr>
                      <m:ctrlPr>
                        <w:ins w:id="2322" w:author="Gates TEM" w:date="2025-03-26T10:07:00Z" w16du:dateUtc="2025-03-26T09:07:00Z">
                          <w:rPr>
                            <w:rFonts w:ascii="Cambria Math" w:hAnsi="Cambria Math"/>
                            <w:i/>
                            <w:sz w:val="24"/>
                            <w:szCs w:val="24"/>
                            <w:rPrChange w:id="2323" w:author="Gates TEM" w:date="2025-03-26T10:08:00Z" w16du:dateUtc="2025-03-26T09:08:00Z">
                              <w:rPr/>
                            </w:rPrChange>
                          </w:rPr>
                        </w:ins>
                      </m:ctrlPr>
                    </m:sSubPr>
                    <m:e>
                      <m:r>
                        <w:ins w:id="2324" w:author="Gates TEM" w:date="2025-03-26T10:07:00Z" w16du:dateUtc="2025-03-26T09:07:00Z">
                          <w:rPr>
                            <w:rFonts w:ascii="Cambria Math" w:hAnsi="Cambria Math"/>
                            <w:sz w:val="24"/>
                            <w:szCs w:val="24"/>
                            <w:rPrChange w:id="2325" w:author="Gates TEM" w:date="2025-03-26T10:08:00Z" w16du:dateUtc="2025-03-26T09:08:00Z">
                              <w:rPr/>
                            </w:rPrChange>
                          </w:rPr>
                          <m:t>-</m:t>
                        </w:ins>
                      </m:r>
                      <m:f>
                        <m:fPr>
                          <m:ctrlPr>
                            <w:ins w:id="2326" w:author="Gates TEM" w:date="2025-03-26T10:07:00Z" w16du:dateUtc="2025-03-26T09:07:00Z">
                              <w:rPr>
                                <w:rFonts w:ascii="Cambria Math" w:hAnsi="Cambria Math"/>
                                <w:i/>
                                <w:sz w:val="24"/>
                                <w:szCs w:val="24"/>
                                <w:rPrChange w:id="2327" w:author="Gates TEM" w:date="2025-03-26T10:08:00Z" w16du:dateUtc="2025-03-26T09:08:00Z">
                                  <w:rPr/>
                                </w:rPrChange>
                              </w:rPr>
                            </w:ins>
                          </m:ctrlPr>
                        </m:fPr>
                        <m:num>
                          <m:r>
                            <w:ins w:id="2328" w:author="Gates TEM" w:date="2025-03-26T10:07:00Z" w16du:dateUtc="2025-03-26T09:07:00Z">
                              <w:rPr>
                                <w:rFonts w:ascii="Cambria Math" w:hAnsi="Cambria Math"/>
                                <w:sz w:val="24"/>
                                <w:szCs w:val="24"/>
                                <w:rPrChange w:id="2329" w:author="Gates TEM" w:date="2025-03-26T10:08:00Z" w16du:dateUtc="2025-03-26T09:08:00Z">
                                  <w:rPr/>
                                </w:rPrChange>
                              </w:rPr>
                              <m:t>1</m:t>
                            </w:ins>
                          </m:r>
                        </m:num>
                        <m:den>
                          <m:r>
                            <w:ins w:id="2330" w:author="Gates TEM" w:date="2025-03-26T10:07:00Z" w16du:dateUtc="2025-03-26T09:07:00Z">
                              <w:rPr>
                                <w:rFonts w:ascii="Cambria Math" w:hAnsi="Cambria Math"/>
                                <w:sz w:val="24"/>
                                <w:szCs w:val="24"/>
                                <w:rPrChange w:id="2331" w:author="Gates TEM" w:date="2025-03-26T10:08:00Z" w16du:dateUtc="2025-03-26T09:08:00Z">
                                  <w:rPr/>
                                </w:rPrChange>
                              </w:rPr>
                              <m:t>2</m:t>
                            </w:ins>
                          </m:r>
                          <m:r>
                            <w:ins w:id="2332" w:author="Gates TEM" w:date="2025-03-26T10:07:00Z" w16du:dateUtc="2025-03-26T09:07:00Z">
                              <w:rPr>
                                <w:rFonts w:ascii="Cambria Math" w:hAnsi="Cambria Math"/>
                                <w:sz w:val="24"/>
                                <w:szCs w:val="24"/>
                                <w:rPrChange w:id="2333" w:author="Gates TEM" w:date="2025-03-26T10:08:00Z" w16du:dateUtc="2025-03-26T09:08:00Z">
                                  <w:rPr/>
                                </w:rPrChange>
                              </w:rPr>
                              <m:t>h</m:t>
                            </w:ins>
                          </m:r>
                        </m:den>
                      </m:f>
                      <m:r>
                        <w:ins w:id="2334" w:author="Gates TEM" w:date="2025-03-26T10:07:00Z" w16du:dateUtc="2025-03-26T09:07:00Z">
                          <w:rPr>
                            <w:rFonts w:ascii="Cambria Math" w:hAnsi="Cambria Math"/>
                            <w:sz w:val="24"/>
                            <w:szCs w:val="24"/>
                            <w:rPrChange w:id="2335" w:author="Gates TEM" w:date="2025-03-26T10:08:00Z" w16du:dateUtc="2025-03-26T09:08:00Z">
                              <w:rPr/>
                            </w:rPrChange>
                          </w:rPr>
                          <m:t>)u</m:t>
                        </w:ins>
                      </m:r>
                    </m:e>
                    <m:sub>
                      <m:r>
                        <w:ins w:id="2336" w:author="Gates TEM" w:date="2025-03-26T10:07:00Z" w16du:dateUtc="2025-03-26T09:07:00Z">
                          <w:rPr>
                            <w:rFonts w:ascii="Cambria Math" w:hAnsi="Cambria Math"/>
                            <w:sz w:val="24"/>
                            <w:szCs w:val="24"/>
                            <w:rPrChange w:id="2337" w:author="Gates TEM" w:date="2025-03-26T10:08:00Z" w16du:dateUtc="2025-03-26T09:08:00Z">
                              <w:rPr/>
                            </w:rPrChange>
                          </w:rPr>
                          <m:t>N-2</m:t>
                        </w:ins>
                      </m:r>
                    </m:sub>
                  </m:sSub>
                  <m:r>
                    <w:ins w:id="2338" w:author="Gates TEM" w:date="2025-03-26T10:07:00Z" w16du:dateUtc="2025-03-26T09:07:00Z">
                      <w:rPr>
                        <w:rFonts w:ascii="Cambria Math" w:hAnsi="Cambria Math"/>
                        <w:sz w:val="24"/>
                        <w:szCs w:val="24"/>
                        <w:rPrChange w:id="2339" w:author="Gates TEM" w:date="2025-03-26T10:08:00Z" w16du:dateUtc="2025-03-26T09:08:00Z">
                          <w:rPr/>
                        </w:rPrChange>
                      </w:rPr>
                      <m:t>+</m:t>
                    </w:ins>
                  </m:r>
                  <m:f>
                    <m:fPr>
                      <m:ctrlPr>
                        <w:ins w:id="2340" w:author="Gates TEM" w:date="2025-03-26T10:07:00Z" w16du:dateUtc="2025-03-26T09:07:00Z">
                          <w:rPr>
                            <w:rFonts w:ascii="Cambria Math" w:hAnsi="Cambria Math"/>
                            <w:i/>
                            <w:sz w:val="24"/>
                            <w:szCs w:val="24"/>
                            <w:rPrChange w:id="2341" w:author="Gates TEM" w:date="2025-03-26T10:08:00Z" w16du:dateUtc="2025-03-26T09:08:00Z">
                              <w:rPr/>
                            </w:rPrChange>
                          </w:rPr>
                        </w:ins>
                      </m:ctrlPr>
                    </m:fPr>
                    <m:num>
                      <m:r>
                        <w:ins w:id="2342" w:author="Gates TEM" w:date="2025-03-26T10:07:00Z" w16du:dateUtc="2025-03-26T09:07:00Z">
                          <w:rPr>
                            <w:rFonts w:ascii="Cambria Math" w:hAnsi="Cambria Math"/>
                            <w:sz w:val="24"/>
                            <w:szCs w:val="24"/>
                            <w:rPrChange w:id="2343" w:author="Gates TEM" w:date="2025-03-26T10:08:00Z" w16du:dateUtc="2025-03-26T09:08:00Z">
                              <w:rPr/>
                            </w:rPrChange>
                          </w:rPr>
                          <m:t>2</m:t>
                        </w:ins>
                      </m:r>
                    </m:num>
                    <m:den>
                      <m:sSup>
                        <m:sSupPr>
                          <m:ctrlPr>
                            <w:ins w:id="2344" w:author="Gates TEM" w:date="2025-03-26T10:07:00Z" w16du:dateUtc="2025-03-26T09:07:00Z">
                              <w:rPr>
                                <w:rFonts w:ascii="Cambria Math" w:hAnsi="Cambria Math"/>
                                <w:i/>
                                <w:sz w:val="24"/>
                                <w:szCs w:val="24"/>
                                <w:rPrChange w:id="2345" w:author="Gates TEM" w:date="2025-03-26T10:08:00Z" w16du:dateUtc="2025-03-26T09:08:00Z">
                                  <w:rPr/>
                                </w:rPrChange>
                              </w:rPr>
                            </w:ins>
                          </m:ctrlPr>
                        </m:sSupPr>
                        <m:e>
                          <m:r>
                            <w:ins w:id="2346" w:author="Gates TEM" w:date="2025-03-26T10:07:00Z" w16du:dateUtc="2025-03-26T09:07:00Z">
                              <w:rPr>
                                <w:rFonts w:ascii="Cambria Math" w:hAnsi="Cambria Math"/>
                                <w:sz w:val="24"/>
                                <w:szCs w:val="24"/>
                                <w:rPrChange w:id="2347" w:author="Gates TEM" w:date="2025-03-26T10:08:00Z" w16du:dateUtc="2025-03-26T09:08:00Z">
                                  <w:rPr/>
                                </w:rPrChange>
                              </w:rPr>
                              <m:t>h</m:t>
                            </w:ins>
                          </m:r>
                        </m:e>
                        <m:sup>
                          <m:r>
                            <w:ins w:id="2348" w:author="Gates TEM" w:date="2025-03-26T10:07:00Z" w16du:dateUtc="2025-03-26T09:07:00Z">
                              <w:rPr>
                                <w:rFonts w:ascii="Cambria Math" w:hAnsi="Cambria Math"/>
                                <w:sz w:val="24"/>
                                <w:szCs w:val="24"/>
                                <w:rPrChange w:id="2349" w:author="Gates TEM" w:date="2025-03-26T10:08:00Z" w16du:dateUtc="2025-03-26T09:08:00Z">
                                  <w:rPr/>
                                </w:rPrChange>
                              </w:rPr>
                              <m:t>2</m:t>
                            </w:ins>
                          </m:r>
                        </m:sup>
                      </m:sSup>
                    </m:den>
                  </m:f>
                  <m:sSub>
                    <m:sSubPr>
                      <m:ctrlPr>
                        <w:ins w:id="2350" w:author="Gates TEM" w:date="2025-03-26T10:07:00Z" w16du:dateUtc="2025-03-26T09:07:00Z">
                          <w:rPr>
                            <w:rFonts w:ascii="Cambria Math" w:hAnsi="Cambria Math"/>
                            <w:i/>
                            <w:sz w:val="24"/>
                            <w:szCs w:val="24"/>
                            <w:rPrChange w:id="2351" w:author="Gates TEM" w:date="2025-03-26T10:08:00Z" w16du:dateUtc="2025-03-26T09:08:00Z">
                              <w:rPr/>
                            </w:rPrChange>
                          </w:rPr>
                        </w:ins>
                      </m:ctrlPr>
                    </m:sSubPr>
                    <m:e>
                      <m:r>
                        <w:ins w:id="2352" w:author="Gates TEM" w:date="2025-03-26T10:07:00Z" w16du:dateUtc="2025-03-26T09:07:00Z">
                          <w:rPr>
                            <w:rFonts w:ascii="Cambria Math" w:hAnsi="Cambria Math"/>
                            <w:sz w:val="24"/>
                            <w:szCs w:val="24"/>
                            <w:rPrChange w:id="2353" w:author="Gates TEM" w:date="2025-03-26T10:08:00Z" w16du:dateUtc="2025-03-26T09:08:00Z">
                              <w:rPr/>
                            </w:rPrChange>
                          </w:rPr>
                          <m:t>u</m:t>
                        </w:ins>
                      </m:r>
                    </m:e>
                    <m:sub>
                      <m:r>
                        <w:ins w:id="2354" w:author="Gates TEM" w:date="2025-03-26T10:07:00Z" w16du:dateUtc="2025-03-26T09:07:00Z">
                          <w:rPr>
                            <w:rFonts w:ascii="Cambria Math" w:hAnsi="Cambria Math"/>
                            <w:sz w:val="24"/>
                            <w:szCs w:val="24"/>
                            <w:rPrChange w:id="2355" w:author="Gates TEM" w:date="2025-03-26T10:08:00Z" w16du:dateUtc="2025-03-26T09:08:00Z">
                              <w:rPr/>
                            </w:rPrChange>
                          </w:rPr>
                          <m:t>N-1</m:t>
                        </w:ins>
                      </m:r>
                    </m:sub>
                  </m:sSub>
                  <m:r>
                    <w:ins w:id="2356" w:author="Gates TEM" w:date="2025-03-26T10:07:00Z" w16du:dateUtc="2025-03-26T09:07:00Z">
                      <w:rPr>
                        <w:rFonts w:ascii="Cambria Math" w:hAnsi="Cambria Math"/>
                        <w:sz w:val="24"/>
                        <w:szCs w:val="24"/>
                        <w:rPrChange w:id="2357" w:author="Gates TEM" w:date="2025-03-26T10:08:00Z" w16du:dateUtc="2025-03-26T09:08:00Z">
                          <w:rPr/>
                        </w:rPrChange>
                      </w:rPr>
                      <m:t>=</m:t>
                    </w:ins>
                  </m:r>
                  <m:sSub>
                    <m:sSubPr>
                      <m:ctrlPr>
                        <w:ins w:id="2358" w:author="Gates TEM" w:date="2025-03-26T10:07:00Z" w16du:dateUtc="2025-03-26T09:07:00Z">
                          <w:rPr>
                            <w:rFonts w:ascii="Cambria Math" w:hAnsi="Cambria Math"/>
                            <w:i/>
                            <w:sz w:val="24"/>
                            <w:szCs w:val="24"/>
                            <w:rPrChange w:id="2359" w:author="Gates TEM" w:date="2025-03-26T10:08:00Z" w16du:dateUtc="2025-03-26T09:08:00Z">
                              <w:rPr/>
                            </w:rPrChange>
                          </w:rPr>
                        </w:ins>
                      </m:ctrlPr>
                    </m:sSubPr>
                    <m:e>
                      <m:r>
                        <w:ins w:id="2360" w:author="Gates TEM" w:date="2025-03-26T10:07:00Z" w16du:dateUtc="2025-03-26T09:07:00Z">
                          <w:rPr>
                            <w:rFonts w:ascii="Cambria Math" w:hAnsi="Cambria Math"/>
                            <w:sz w:val="24"/>
                            <w:szCs w:val="24"/>
                            <w:rPrChange w:id="2361" w:author="Gates TEM" w:date="2025-03-26T10:08:00Z" w16du:dateUtc="2025-03-26T09:08:00Z">
                              <w:rPr/>
                            </w:rPrChange>
                          </w:rPr>
                          <m:t>f</m:t>
                        </w:ins>
                      </m:r>
                    </m:e>
                    <m:sub>
                      <m:r>
                        <w:ins w:id="2362" w:author="Gates TEM" w:date="2025-03-26T10:07:00Z" w16du:dateUtc="2025-03-26T09:07:00Z">
                          <w:rPr>
                            <w:rFonts w:ascii="Cambria Math" w:hAnsi="Cambria Math"/>
                            <w:sz w:val="24"/>
                            <w:szCs w:val="24"/>
                            <w:rPrChange w:id="2363" w:author="Gates TEM" w:date="2025-03-26T10:08:00Z" w16du:dateUtc="2025-03-26T09:08:00Z">
                              <w:rPr/>
                            </w:rPrChange>
                          </w:rPr>
                          <m:t>N-1</m:t>
                        </w:ins>
                      </m:r>
                    </m:sub>
                  </m:sSub>
                  <m:r>
                    <w:ins w:id="2364" w:author="Gates TEM" w:date="2025-03-26T10:07:00Z" w16du:dateUtc="2025-03-26T09:07:00Z">
                      <w:rPr>
                        <w:rFonts w:ascii="Cambria Math" w:hAnsi="Cambria Math"/>
                        <w:sz w:val="24"/>
                        <w:szCs w:val="24"/>
                        <w:rPrChange w:id="2365" w:author="Gates TEM" w:date="2025-03-26T10:08:00Z" w16du:dateUtc="2025-03-26T09:08:00Z">
                          <w:rPr/>
                        </w:rPrChange>
                      </w:rPr>
                      <m:t>+(</m:t>
                    </w:ins>
                  </m:r>
                  <m:f>
                    <m:fPr>
                      <m:ctrlPr>
                        <w:ins w:id="2366" w:author="Gates TEM" w:date="2025-03-26T10:07:00Z" w16du:dateUtc="2025-03-26T09:07:00Z">
                          <w:rPr>
                            <w:rFonts w:ascii="Cambria Math" w:hAnsi="Cambria Math"/>
                            <w:i/>
                            <w:sz w:val="24"/>
                            <w:szCs w:val="24"/>
                            <w:rPrChange w:id="2367" w:author="Gates TEM" w:date="2025-03-26T10:08:00Z" w16du:dateUtc="2025-03-26T09:08:00Z">
                              <w:rPr/>
                            </w:rPrChange>
                          </w:rPr>
                        </w:ins>
                      </m:ctrlPr>
                    </m:fPr>
                    <m:num>
                      <m:r>
                        <w:ins w:id="2368" w:author="Gates TEM" w:date="2025-03-26T10:07:00Z" w16du:dateUtc="2025-03-26T09:07:00Z">
                          <w:rPr>
                            <w:rFonts w:ascii="Cambria Math" w:hAnsi="Cambria Math"/>
                            <w:sz w:val="24"/>
                            <w:szCs w:val="24"/>
                            <w:rPrChange w:id="2369" w:author="Gates TEM" w:date="2025-03-26T10:08:00Z" w16du:dateUtc="2025-03-26T09:08:00Z">
                              <w:rPr/>
                            </w:rPrChange>
                          </w:rPr>
                          <m:t>1</m:t>
                        </w:ins>
                      </m:r>
                    </m:num>
                    <m:den>
                      <m:sSup>
                        <m:sSupPr>
                          <m:ctrlPr>
                            <w:ins w:id="2370" w:author="Gates TEM" w:date="2025-03-26T10:07:00Z" w16du:dateUtc="2025-03-26T09:07:00Z">
                              <w:rPr>
                                <w:rFonts w:ascii="Cambria Math" w:hAnsi="Cambria Math"/>
                                <w:i/>
                                <w:sz w:val="24"/>
                                <w:szCs w:val="24"/>
                                <w:rPrChange w:id="2371" w:author="Gates TEM" w:date="2025-03-26T10:08:00Z" w16du:dateUtc="2025-03-26T09:08:00Z">
                                  <w:rPr/>
                                </w:rPrChange>
                              </w:rPr>
                            </w:ins>
                          </m:ctrlPr>
                        </m:sSupPr>
                        <m:e>
                          <m:r>
                            <w:ins w:id="2372" w:author="Gates TEM" w:date="2025-03-26T10:07:00Z" w16du:dateUtc="2025-03-26T09:07:00Z">
                              <w:rPr>
                                <w:rFonts w:ascii="Cambria Math" w:hAnsi="Cambria Math"/>
                                <w:sz w:val="24"/>
                                <w:szCs w:val="24"/>
                                <w:rPrChange w:id="2373" w:author="Gates TEM" w:date="2025-03-26T10:08:00Z" w16du:dateUtc="2025-03-26T09:08:00Z">
                                  <w:rPr/>
                                </w:rPrChange>
                              </w:rPr>
                              <m:t>h</m:t>
                            </w:ins>
                          </m:r>
                        </m:e>
                        <m:sup>
                          <m:r>
                            <w:ins w:id="2374" w:author="Gates TEM" w:date="2025-03-26T10:07:00Z" w16du:dateUtc="2025-03-26T09:07:00Z">
                              <w:rPr>
                                <w:rFonts w:ascii="Cambria Math" w:hAnsi="Cambria Math"/>
                                <w:sz w:val="24"/>
                                <w:szCs w:val="24"/>
                                <w:rPrChange w:id="2375" w:author="Gates TEM" w:date="2025-03-26T10:08:00Z" w16du:dateUtc="2025-03-26T09:08:00Z">
                                  <w:rPr/>
                                </w:rPrChange>
                              </w:rPr>
                              <m:t>2</m:t>
                            </w:ins>
                          </m:r>
                        </m:sup>
                      </m:sSup>
                    </m:den>
                  </m:f>
                  <m:sSub>
                    <m:sSubPr>
                      <m:ctrlPr>
                        <w:ins w:id="2376" w:author="Gates TEM" w:date="2025-03-26T10:07:00Z" w16du:dateUtc="2025-03-26T09:07:00Z">
                          <w:rPr>
                            <w:rFonts w:ascii="Cambria Math" w:hAnsi="Cambria Math"/>
                            <w:i/>
                            <w:sz w:val="24"/>
                            <w:szCs w:val="24"/>
                            <w:rPrChange w:id="2377" w:author="Gates TEM" w:date="2025-03-26T10:08:00Z" w16du:dateUtc="2025-03-26T09:08:00Z">
                              <w:rPr/>
                            </w:rPrChange>
                          </w:rPr>
                        </w:ins>
                      </m:ctrlPr>
                    </m:sSubPr>
                    <m:e>
                      <m:r>
                        <w:ins w:id="2378" w:author="Gates TEM" w:date="2025-03-26T10:07:00Z" w16du:dateUtc="2025-03-26T09:07:00Z">
                          <w:rPr>
                            <w:rFonts w:ascii="Cambria Math" w:hAnsi="Cambria Math"/>
                            <w:sz w:val="24"/>
                            <w:szCs w:val="24"/>
                            <w:rPrChange w:id="2379" w:author="Gates TEM" w:date="2025-03-26T10:08:00Z" w16du:dateUtc="2025-03-26T09:08:00Z">
                              <w:rPr/>
                            </w:rPrChange>
                          </w:rPr>
                          <m:t>-</m:t>
                        </w:ins>
                      </m:r>
                      <m:f>
                        <m:fPr>
                          <m:ctrlPr>
                            <w:ins w:id="2380" w:author="Gates TEM" w:date="2025-03-26T10:07:00Z" w16du:dateUtc="2025-03-26T09:07:00Z">
                              <w:rPr>
                                <w:rFonts w:ascii="Cambria Math" w:hAnsi="Cambria Math"/>
                                <w:i/>
                                <w:sz w:val="24"/>
                                <w:szCs w:val="24"/>
                                <w:rPrChange w:id="2381" w:author="Gates TEM" w:date="2025-03-26T10:08:00Z" w16du:dateUtc="2025-03-26T09:08:00Z">
                                  <w:rPr/>
                                </w:rPrChange>
                              </w:rPr>
                            </w:ins>
                          </m:ctrlPr>
                        </m:fPr>
                        <m:num>
                          <m:r>
                            <w:ins w:id="2382" w:author="Gates TEM" w:date="2025-03-26T10:07:00Z" w16du:dateUtc="2025-03-26T09:07:00Z">
                              <w:rPr>
                                <w:rFonts w:ascii="Cambria Math" w:hAnsi="Cambria Math"/>
                                <w:sz w:val="24"/>
                                <w:szCs w:val="24"/>
                                <w:rPrChange w:id="2383" w:author="Gates TEM" w:date="2025-03-26T10:08:00Z" w16du:dateUtc="2025-03-26T09:08:00Z">
                                  <w:rPr/>
                                </w:rPrChange>
                              </w:rPr>
                              <m:t>1</m:t>
                            </w:ins>
                          </m:r>
                        </m:num>
                        <m:den>
                          <m:r>
                            <w:ins w:id="2384" w:author="Gates TEM" w:date="2025-03-26T10:07:00Z" w16du:dateUtc="2025-03-26T09:07:00Z">
                              <w:rPr>
                                <w:rFonts w:ascii="Cambria Math" w:hAnsi="Cambria Math"/>
                                <w:sz w:val="24"/>
                                <w:szCs w:val="24"/>
                                <w:rPrChange w:id="2385" w:author="Gates TEM" w:date="2025-03-26T10:08:00Z" w16du:dateUtc="2025-03-26T09:08:00Z">
                                  <w:rPr/>
                                </w:rPrChange>
                              </w:rPr>
                              <m:t>2</m:t>
                            </w:ins>
                          </m:r>
                          <m:r>
                            <w:ins w:id="2386" w:author="Gates TEM" w:date="2025-03-26T10:07:00Z" w16du:dateUtc="2025-03-26T09:07:00Z">
                              <w:rPr>
                                <w:rFonts w:ascii="Cambria Math" w:hAnsi="Cambria Math"/>
                                <w:sz w:val="24"/>
                                <w:szCs w:val="24"/>
                                <w:rPrChange w:id="2387" w:author="Gates TEM" w:date="2025-03-26T10:08:00Z" w16du:dateUtc="2025-03-26T09:08:00Z">
                                  <w:rPr/>
                                </w:rPrChange>
                              </w:rPr>
                              <m:t>h</m:t>
                            </w:ins>
                          </m:r>
                        </m:den>
                      </m:f>
                      <m:r>
                        <w:ins w:id="2388" w:author="Gates TEM" w:date="2025-03-26T10:07:00Z" w16du:dateUtc="2025-03-26T09:07:00Z">
                          <w:rPr>
                            <w:rFonts w:ascii="Cambria Math" w:hAnsi="Cambria Math"/>
                            <w:sz w:val="24"/>
                            <w:szCs w:val="24"/>
                            <w:rPrChange w:id="2389" w:author="Gates TEM" w:date="2025-03-26T10:08:00Z" w16du:dateUtc="2025-03-26T09:08:00Z">
                              <w:rPr/>
                            </w:rPrChange>
                          </w:rPr>
                          <m:t>)u</m:t>
                        </w:ins>
                      </m:r>
                    </m:e>
                    <m:sub>
                      <m:r>
                        <w:ins w:id="2390" w:author="Gates TEM" w:date="2025-03-26T10:07:00Z" w16du:dateUtc="2025-03-26T09:07:00Z">
                          <w:rPr>
                            <w:rFonts w:ascii="Cambria Math" w:hAnsi="Cambria Math"/>
                            <w:sz w:val="24"/>
                            <w:szCs w:val="24"/>
                            <w:rPrChange w:id="2391" w:author="Gates TEM" w:date="2025-03-26T10:08:00Z" w16du:dateUtc="2025-03-26T09:08:00Z">
                              <w:rPr/>
                            </w:rPrChange>
                          </w:rPr>
                          <m:t>N</m:t>
                        </w:ins>
                      </m:r>
                    </m:sub>
                  </m:sSub>
                </m:e>
              </m:eqArr>
            </m:e>
          </m:d>
        </m:oMath>
      </m:oMathPara>
    </w:p>
    <w:p w14:paraId="3225AD88" w14:textId="77777777" w:rsidR="00010B5E" w:rsidRPr="00010B5E" w:rsidRDefault="00010B5E" w:rsidP="00010B5E">
      <w:pPr>
        <w:rPr>
          <w:ins w:id="2392" w:author="Gates TEM" w:date="2025-03-26T10:07:00Z" w16du:dateUtc="2025-03-26T09:07:00Z"/>
          <w:sz w:val="24"/>
          <w:szCs w:val="24"/>
          <w:rPrChange w:id="2393" w:author="Gates TEM" w:date="2025-03-26T10:08:00Z" w16du:dateUtc="2025-03-26T09:08:00Z">
            <w:rPr>
              <w:ins w:id="2394" w:author="Gates TEM" w:date="2025-03-26T10:07:00Z" w16du:dateUtc="2025-03-26T09:07:00Z"/>
            </w:rPr>
          </w:rPrChange>
        </w:rPr>
        <w:pPrChange w:id="2395" w:author="Gates TEM" w:date="2025-03-26T10:08:00Z" w16du:dateUtc="2025-03-26T09:08:00Z">
          <w:pPr>
            <w:pStyle w:val="ListParagraph"/>
            <w:numPr>
              <w:numId w:val="20"/>
            </w:numPr>
            <w:ind w:hanging="360"/>
          </w:pPr>
        </w:pPrChange>
      </w:pPr>
      <w:ins w:id="2396" w:author="Gates TEM" w:date="2025-03-26T10:07:00Z" w16du:dateUtc="2025-03-26T09:07:00Z">
        <w:r w:rsidRPr="00010B5E">
          <w:rPr>
            <w:sz w:val="24"/>
            <w:szCs w:val="24"/>
            <w:rPrChange w:id="2397" w:author="Gates TEM" w:date="2025-03-26T10:08:00Z" w16du:dateUtc="2025-03-26T09:08:00Z">
              <w:rPr/>
            </w:rPrChange>
          </w:rPr>
          <w:t>On en deduit l’equation matricielle suivante :</w:t>
        </w:r>
      </w:ins>
    </w:p>
    <w:p w14:paraId="6A7F0AE1" w14:textId="77777777" w:rsidR="00010B5E" w:rsidRPr="00010B5E" w:rsidRDefault="00010B5E" w:rsidP="00010B5E">
      <w:pPr>
        <w:rPr>
          <w:ins w:id="2398" w:author="Gates TEM" w:date="2025-03-26T10:07:00Z" w16du:dateUtc="2025-03-26T09:07:00Z"/>
          <w:sz w:val="24"/>
          <w:szCs w:val="24"/>
          <w:rPrChange w:id="2399" w:author="Gates TEM" w:date="2025-03-26T10:08:00Z" w16du:dateUtc="2025-03-26T09:08:00Z">
            <w:rPr>
              <w:ins w:id="2400" w:author="Gates TEM" w:date="2025-03-26T10:07:00Z" w16du:dateUtc="2025-03-26T09:07:00Z"/>
            </w:rPr>
          </w:rPrChange>
        </w:rPr>
        <w:pPrChange w:id="2401" w:author="Gates TEM" w:date="2025-03-26T10:08:00Z" w16du:dateUtc="2025-03-26T09:08:00Z">
          <w:pPr>
            <w:pStyle w:val="ListParagraph"/>
            <w:numPr>
              <w:numId w:val="20"/>
            </w:numPr>
            <w:ind w:hanging="360"/>
          </w:pPr>
        </w:pPrChange>
      </w:pPr>
      <m:oMathPara>
        <m:oMath>
          <m:d>
            <m:dPr>
              <m:ctrlPr>
                <w:ins w:id="2402" w:author="Gates TEM" w:date="2025-03-26T10:07:00Z" w16du:dateUtc="2025-03-26T09:07:00Z">
                  <w:rPr>
                    <w:rFonts w:ascii="Cambria Math" w:hAnsi="Cambria Math"/>
                    <w:i/>
                    <w:sz w:val="24"/>
                    <w:szCs w:val="24"/>
                    <w:rPrChange w:id="2403" w:author="Gates TEM" w:date="2025-03-26T10:08:00Z" w16du:dateUtc="2025-03-26T09:08:00Z">
                      <w:rPr/>
                    </w:rPrChange>
                  </w:rPr>
                </w:ins>
              </m:ctrlPr>
            </m:dPr>
            <m:e>
              <m:f>
                <m:fPr>
                  <m:type m:val="noBar"/>
                  <m:ctrlPr>
                    <w:ins w:id="2404" w:author="Gates TEM" w:date="2025-03-26T10:07:00Z" w16du:dateUtc="2025-03-26T09:07:00Z">
                      <w:rPr>
                        <w:rFonts w:ascii="Cambria Math" w:hAnsi="Cambria Math"/>
                        <w:i/>
                        <w:sz w:val="24"/>
                        <w:szCs w:val="24"/>
                        <w:rPrChange w:id="2405" w:author="Gates TEM" w:date="2025-03-26T10:08:00Z" w16du:dateUtc="2025-03-26T09:08:00Z">
                          <w:rPr/>
                        </w:rPrChange>
                      </w:rPr>
                    </w:ins>
                  </m:ctrlPr>
                </m:fPr>
                <m:num>
                  <m:eqArr>
                    <m:eqArrPr>
                      <m:ctrlPr>
                        <w:ins w:id="2406" w:author="Gates TEM" w:date="2025-03-26T10:07:00Z" w16du:dateUtc="2025-03-26T09:07:00Z">
                          <w:rPr>
                            <w:rFonts w:ascii="Cambria Math" w:hAnsi="Cambria Math"/>
                            <w:i/>
                            <w:sz w:val="24"/>
                            <w:szCs w:val="24"/>
                            <w:rPrChange w:id="2407" w:author="Gates TEM" w:date="2025-03-26T10:08:00Z" w16du:dateUtc="2025-03-26T09:08:00Z">
                              <w:rPr/>
                            </w:rPrChange>
                          </w:rPr>
                        </w:ins>
                      </m:ctrlPr>
                    </m:eqArrPr>
                    <m:e>
                      <m:f>
                        <m:fPr>
                          <m:ctrlPr>
                            <w:ins w:id="2408" w:author="Gates TEM" w:date="2025-03-26T10:07:00Z" w16du:dateUtc="2025-03-26T09:07:00Z">
                              <w:rPr>
                                <w:rFonts w:ascii="Cambria Math" w:hAnsi="Cambria Math"/>
                                <w:i/>
                                <w:sz w:val="24"/>
                                <w:szCs w:val="24"/>
                                <w:rPrChange w:id="2409" w:author="Gates TEM" w:date="2025-03-26T10:08:00Z" w16du:dateUtc="2025-03-26T09:08:00Z">
                                  <w:rPr/>
                                </w:rPrChange>
                              </w:rPr>
                            </w:ins>
                          </m:ctrlPr>
                        </m:fPr>
                        <m:num>
                          <m:r>
                            <w:ins w:id="2410" w:author="Gates TEM" w:date="2025-03-26T10:07:00Z" w16du:dateUtc="2025-03-26T09:07:00Z">
                              <w:rPr>
                                <w:rFonts w:ascii="Cambria Math" w:hAnsi="Cambria Math"/>
                                <w:sz w:val="24"/>
                                <w:szCs w:val="24"/>
                                <w:rPrChange w:id="2411" w:author="Gates TEM" w:date="2025-03-26T10:08:00Z" w16du:dateUtc="2025-03-26T09:08:00Z">
                                  <w:rPr/>
                                </w:rPrChange>
                              </w:rPr>
                              <m:t>2</m:t>
                            </w:ins>
                          </m:r>
                        </m:num>
                        <m:den>
                          <m:sSup>
                            <m:sSupPr>
                              <m:ctrlPr>
                                <w:ins w:id="2412" w:author="Gates TEM" w:date="2025-03-26T10:07:00Z" w16du:dateUtc="2025-03-26T09:07:00Z">
                                  <w:rPr>
                                    <w:rFonts w:ascii="Cambria Math" w:hAnsi="Cambria Math"/>
                                    <w:i/>
                                    <w:sz w:val="24"/>
                                    <w:szCs w:val="24"/>
                                    <w:rPrChange w:id="2413" w:author="Gates TEM" w:date="2025-03-26T10:08:00Z" w16du:dateUtc="2025-03-26T09:08:00Z">
                                      <w:rPr/>
                                    </w:rPrChange>
                                  </w:rPr>
                                </w:ins>
                              </m:ctrlPr>
                            </m:sSupPr>
                            <m:e>
                              <m:r>
                                <w:ins w:id="2414" w:author="Gates TEM" w:date="2025-03-26T10:07:00Z" w16du:dateUtc="2025-03-26T09:07:00Z">
                                  <w:rPr>
                                    <w:rFonts w:ascii="Cambria Math" w:hAnsi="Cambria Math"/>
                                    <w:sz w:val="24"/>
                                    <w:szCs w:val="24"/>
                                    <w:rPrChange w:id="2415" w:author="Gates TEM" w:date="2025-03-26T10:08:00Z" w16du:dateUtc="2025-03-26T09:08:00Z">
                                      <w:rPr/>
                                    </w:rPrChange>
                                  </w:rPr>
                                  <m:t>h</m:t>
                                </w:ins>
                              </m:r>
                            </m:e>
                            <m:sup>
                              <m:r>
                                <w:ins w:id="2416" w:author="Gates TEM" w:date="2025-03-26T10:07:00Z" w16du:dateUtc="2025-03-26T09:07:00Z">
                                  <w:rPr>
                                    <w:rFonts w:ascii="Cambria Math" w:hAnsi="Cambria Math"/>
                                    <w:sz w:val="24"/>
                                    <w:szCs w:val="24"/>
                                    <w:rPrChange w:id="2417" w:author="Gates TEM" w:date="2025-03-26T10:08:00Z" w16du:dateUtc="2025-03-26T09:08:00Z">
                                      <w:rPr/>
                                    </w:rPrChange>
                                  </w:rPr>
                                  <m:t>2</m:t>
                                </w:ins>
                              </m:r>
                            </m:sup>
                          </m:sSup>
                        </m:den>
                      </m:f>
                      <m:r>
                        <w:ins w:id="2418" w:author="Gates TEM" w:date="2025-03-26T10:07:00Z" w16du:dateUtc="2025-03-26T09:07:00Z">
                          <w:rPr>
                            <w:rFonts w:ascii="Cambria Math" w:hAnsi="Cambria Math"/>
                            <w:sz w:val="24"/>
                            <w:szCs w:val="24"/>
                            <w:rPrChange w:id="2419" w:author="Gates TEM" w:date="2025-03-26T10:08:00Z" w16du:dateUtc="2025-03-26T09:08:00Z">
                              <w:rPr/>
                            </w:rPrChange>
                          </w:rPr>
                          <m:t xml:space="preserve">      -</m:t>
                        </w:ins>
                      </m:r>
                      <m:f>
                        <m:fPr>
                          <m:ctrlPr>
                            <w:ins w:id="2420" w:author="Gates TEM" w:date="2025-03-26T10:07:00Z" w16du:dateUtc="2025-03-26T09:07:00Z">
                              <w:rPr>
                                <w:rFonts w:ascii="Cambria Math" w:hAnsi="Cambria Math"/>
                                <w:i/>
                                <w:sz w:val="24"/>
                                <w:szCs w:val="24"/>
                                <w:rPrChange w:id="2421" w:author="Gates TEM" w:date="2025-03-26T10:08:00Z" w16du:dateUtc="2025-03-26T09:08:00Z">
                                  <w:rPr/>
                                </w:rPrChange>
                              </w:rPr>
                            </w:ins>
                          </m:ctrlPr>
                        </m:fPr>
                        <m:num>
                          <m:r>
                            <w:ins w:id="2422" w:author="Gates TEM" w:date="2025-03-26T10:07:00Z" w16du:dateUtc="2025-03-26T09:07:00Z">
                              <w:rPr>
                                <w:rFonts w:ascii="Cambria Math" w:hAnsi="Cambria Math"/>
                                <w:sz w:val="24"/>
                                <w:szCs w:val="24"/>
                                <w:rPrChange w:id="2423" w:author="Gates TEM" w:date="2025-03-26T10:08:00Z" w16du:dateUtc="2025-03-26T09:08:00Z">
                                  <w:rPr/>
                                </w:rPrChange>
                              </w:rPr>
                              <m:t>1</m:t>
                            </w:ins>
                          </m:r>
                        </m:num>
                        <m:den>
                          <m:sSup>
                            <m:sSupPr>
                              <m:ctrlPr>
                                <w:ins w:id="2424" w:author="Gates TEM" w:date="2025-03-26T10:07:00Z" w16du:dateUtc="2025-03-26T09:07:00Z">
                                  <w:rPr>
                                    <w:rFonts w:ascii="Cambria Math" w:hAnsi="Cambria Math"/>
                                    <w:i/>
                                    <w:sz w:val="24"/>
                                    <w:szCs w:val="24"/>
                                    <w:rPrChange w:id="2425" w:author="Gates TEM" w:date="2025-03-26T10:08:00Z" w16du:dateUtc="2025-03-26T09:08:00Z">
                                      <w:rPr/>
                                    </w:rPrChange>
                                  </w:rPr>
                                </w:ins>
                              </m:ctrlPr>
                            </m:sSupPr>
                            <m:e>
                              <m:r>
                                <w:ins w:id="2426" w:author="Gates TEM" w:date="2025-03-26T10:07:00Z" w16du:dateUtc="2025-03-26T09:07:00Z">
                                  <w:rPr>
                                    <w:rFonts w:ascii="Cambria Math" w:hAnsi="Cambria Math"/>
                                    <w:sz w:val="24"/>
                                    <w:szCs w:val="24"/>
                                    <w:rPrChange w:id="2427" w:author="Gates TEM" w:date="2025-03-26T10:08:00Z" w16du:dateUtc="2025-03-26T09:08:00Z">
                                      <w:rPr/>
                                    </w:rPrChange>
                                  </w:rPr>
                                  <m:t>h</m:t>
                                </w:ins>
                              </m:r>
                            </m:e>
                            <m:sup>
                              <m:r>
                                <w:ins w:id="2428" w:author="Gates TEM" w:date="2025-03-26T10:07:00Z" w16du:dateUtc="2025-03-26T09:07:00Z">
                                  <w:rPr>
                                    <w:rFonts w:ascii="Cambria Math" w:hAnsi="Cambria Math"/>
                                    <w:sz w:val="24"/>
                                    <w:szCs w:val="24"/>
                                    <w:rPrChange w:id="2429" w:author="Gates TEM" w:date="2025-03-26T10:08:00Z" w16du:dateUtc="2025-03-26T09:08:00Z">
                                      <w:rPr/>
                                    </w:rPrChange>
                                  </w:rPr>
                                  <m:t>2</m:t>
                                </w:ins>
                              </m:r>
                            </m:sup>
                          </m:sSup>
                        </m:den>
                      </m:f>
                      <m:r>
                        <w:ins w:id="2430" w:author="Gates TEM" w:date="2025-03-26T10:07:00Z" w16du:dateUtc="2025-03-26T09:07:00Z">
                          <w:rPr>
                            <w:rFonts w:ascii="Cambria Math" w:hAnsi="Cambria Math"/>
                            <w:sz w:val="24"/>
                            <w:szCs w:val="24"/>
                            <w:rPrChange w:id="2431" w:author="Gates TEM" w:date="2025-03-26T10:08:00Z" w16du:dateUtc="2025-03-26T09:08:00Z">
                              <w:rPr/>
                            </w:rPrChange>
                          </w:rPr>
                          <m:t>+</m:t>
                        </w:ins>
                      </m:r>
                      <m:f>
                        <m:fPr>
                          <m:ctrlPr>
                            <w:ins w:id="2432" w:author="Gates TEM" w:date="2025-03-26T10:07:00Z" w16du:dateUtc="2025-03-26T09:07:00Z">
                              <w:rPr>
                                <w:rFonts w:ascii="Cambria Math" w:hAnsi="Cambria Math"/>
                                <w:i/>
                                <w:sz w:val="24"/>
                                <w:szCs w:val="24"/>
                                <w:rPrChange w:id="2433" w:author="Gates TEM" w:date="2025-03-26T10:08:00Z" w16du:dateUtc="2025-03-26T09:08:00Z">
                                  <w:rPr/>
                                </w:rPrChange>
                              </w:rPr>
                            </w:ins>
                          </m:ctrlPr>
                        </m:fPr>
                        <m:num>
                          <m:r>
                            <w:ins w:id="2434" w:author="Gates TEM" w:date="2025-03-26T10:07:00Z" w16du:dateUtc="2025-03-26T09:07:00Z">
                              <w:rPr>
                                <w:rFonts w:ascii="Cambria Math" w:hAnsi="Cambria Math"/>
                                <w:sz w:val="24"/>
                                <w:szCs w:val="24"/>
                                <w:rPrChange w:id="2435" w:author="Gates TEM" w:date="2025-03-26T10:08:00Z" w16du:dateUtc="2025-03-26T09:08:00Z">
                                  <w:rPr/>
                                </w:rPrChange>
                              </w:rPr>
                              <m:t>1</m:t>
                            </w:ins>
                          </m:r>
                        </m:num>
                        <m:den>
                          <m:r>
                            <w:ins w:id="2436" w:author="Gates TEM" w:date="2025-03-26T10:07:00Z" w16du:dateUtc="2025-03-26T09:07:00Z">
                              <w:rPr>
                                <w:rFonts w:ascii="Cambria Math" w:hAnsi="Cambria Math"/>
                                <w:sz w:val="24"/>
                                <w:szCs w:val="24"/>
                                <w:rPrChange w:id="2437" w:author="Gates TEM" w:date="2025-03-26T10:08:00Z" w16du:dateUtc="2025-03-26T09:08:00Z">
                                  <w:rPr/>
                                </w:rPrChange>
                              </w:rPr>
                              <m:t>2</m:t>
                            </w:ins>
                          </m:r>
                          <m:r>
                            <w:ins w:id="2438" w:author="Gates TEM" w:date="2025-03-26T10:07:00Z" w16du:dateUtc="2025-03-26T09:07:00Z">
                              <w:rPr>
                                <w:rFonts w:ascii="Cambria Math" w:hAnsi="Cambria Math"/>
                                <w:sz w:val="24"/>
                                <w:szCs w:val="24"/>
                                <w:rPrChange w:id="2439" w:author="Gates TEM" w:date="2025-03-26T10:08:00Z" w16du:dateUtc="2025-03-26T09:08:00Z">
                                  <w:rPr/>
                                </w:rPrChange>
                              </w:rPr>
                              <m:t>h</m:t>
                            </w:ins>
                          </m:r>
                        </m:den>
                      </m:f>
                      <m:r>
                        <w:ins w:id="2440" w:author="Gates TEM" w:date="2025-03-26T10:07:00Z" w16du:dateUtc="2025-03-26T09:07:00Z">
                          <w:rPr>
                            <w:rFonts w:ascii="Cambria Math" w:hAnsi="Cambria Math"/>
                            <w:sz w:val="24"/>
                            <w:szCs w:val="24"/>
                            <w:rPrChange w:id="2441" w:author="Gates TEM" w:date="2025-03-26T10:08:00Z" w16du:dateUtc="2025-03-26T09:08:00Z">
                              <w:rPr/>
                            </w:rPrChange>
                          </w:rPr>
                          <m:t xml:space="preserve">            ……        0</m:t>
                        </w:ins>
                      </m:r>
                    </m:e>
                    <m:e>
                      <m:r>
                        <w:ins w:id="2442" w:author="Gates TEM" w:date="2025-03-26T10:07:00Z" w16du:dateUtc="2025-03-26T09:07:00Z">
                          <w:rPr>
                            <w:rFonts w:ascii="Cambria Math" w:hAnsi="Cambria Math"/>
                            <w:sz w:val="24"/>
                            <w:szCs w:val="24"/>
                            <w:rPrChange w:id="2443" w:author="Gates TEM" w:date="2025-03-26T10:08:00Z" w16du:dateUtc="2025-03-26T09:08:00Z">
                              <w:rPr/>
                            </w:rPrChange>
                          </w:rPr>
                          <m:t>-</m:t>
                        </w:ins>
                      </m:r>
                      <m:f>
                        <m:fPr>
                          <m:ctrlPr>
                            <w:ins w:id="2444" w:author="Gates TEM" w:date="2025-03-26T10:07:00Z" w16du:dateUtc="2025-03-26T09:07:00Z">
                              <w:rPr>
                                <w:rFonts w:ascii="Cambria Math" w:hAnsi="Cambria Math"/>
                                <w:i/>
                                <w:sz w:val="24"/>
                                <w:szCs w:val="24"/>
                                <w:rPrChange w:id="2445" w:author="Gates TEM" w:date="2025-03-26T10:08:00Z" w16du:dateUtc="2025-03-26T09:08:00Z">
                                  <w:rPr/>
                                </w:rPrChange>
                              </w:rPr>
                            </w:ins>
                          </m:ctrlPr>
                        </m:fPr>
                        <m:num>
                          <m:r>
                            <w:ins w:id="2446" w:author="Gates TEM" w:date="2025-03-26T10:07:00Z" w16du:dateUtc="2025-03-26T09:07:00Z">
                              <w:rPr>
                                <w:rFonts w:ascii="Cambria Math" w:hAnsi="Cambria Math"/>
                                <w:sz w:val="24"/>
                                <w:szCs w:val="24"/>
                                <w:rPrChange w:id="2447" w:author="Gates TEM" w:date="2025-03-26T10:08:00Z" w16du:dateUtc="2025-03-26T09:08:00Z">
                                  <w:rPr/>
                                </w:rPrChange>
                              </w:rPr>
                              <m:t>1</m:t>
                            </w:ins>
                          </m:r>
                        </m:num>
                        <m:den>
                          <m:sSup>
                            <m:sSupPr>
                              <m:ctrlPr>
                                <w:ins w:id="2448" w:author="Gates TEM" w:date="2025-03-26T10:07:00Z" w16du:dateUtc="2025-03-26T09:07:00Z">
                                  <w:rPr>
                                    <w:rFonts w:ascii="Cambria Math" w:hAnsi="Cambria Math"/>
                                    <w:i/>
                                    <w:sz w:val="24"/>
                                    <w:szCs w:val="24"/>
                                    <w:rPrChange w:id="2449" w:author="Gates TEM" w:date="2025-03-26T10:08:00Z" w16du:dateUtc="2025-03-26T09:08:00Z">
                                      <w:rPr/>
                                    </w:rPrChange>
                                  </w:rPr>
                                </w:ins>
                              </m:ctrlPr>
                            </m:sSupPr>
                            <m:e>
                              <m:r>
                                <w:ins w:id="2450" w:author="Gates TEM" w:date="2025-03-26T10:07:00Z" w16du:dateUtc="2025-03-26T09:07:00Z">
                                  <w:rPr>
                                    <w:rFonts w:ascii="Cambria Math" w:hAnsi="Cambria Math"/>
                                    <w:sz w:val="24"/>
                                    <w:szCs w:val="24"/>
                                    <w:rPrChange w:id="2451" w:author="Gates TEM" w:date="2025-03-26T10:08:00Z" w16du:dateUtc="2025-03-26T09:08:00Z">
                                      <w:rPr/>
                                    </w:rPrChange>
                                  </w:rPr>
                                  <m:t>h</m:t>
                                </w:ins>
                              </m:r>
                            </m:e>
                            <m:sup>
                              <m:r>
                                <w:ins w:id="2452" w:author="Gates TEM" w:date="2025-03-26T10:07:00Z" w16du:dateUtc="2025-03-26T09:07:00Z">
                                  <w:rPr>
                                    <w:rFonts w:ascii="Cambria Math" w:hAnsi="Cambria Math"/>
                                    <w:sz w:val="24"/>
                                    <w:szCs w:val="24"/>
                                    <w:rPrChange w:id="2453" w:author="Gates TEM" w:date="2025-03-26T10:08:00Z" w16du:dateUtc="2025-03-26T09:08:00Z">
                                      <w:rPr/>
                                    </w:rPrChange>
                                  </w:rPr>
                                  <m:t>2</m:t>
                                </w:ins>
                              </m:r>
                            </m:sup>
                          </m:sSup>
                        </m:den>
                      </m:f>
                      <m:r>
                        <w:ins w:id="2454" w:author="Gates TEM" w:date="2025-03-26T10:07:00Z" w16du:dateUtc="2025-03-26T09:07:00Z">
                          <w:rPr>
                            <w:rFonts w:ascii="Cambria Math" w:hAnsi="Cambria Math"/>
                            <w:sz w:val="24"/>
                            <w:szCs w:val="24"/>
                            <w:rPrChange w:id="2455" w:author="Gates TEM" w:date="2025-03-26T10:08:00Z" w16du:dateUtc="2025-03-26T09:08:00Z">
                              <w:rPr/>
                            </w:rPrChange>
                          </w:rPr>
                          <m:t>-</m:t>
                        </w:ins>
                      </m:r>
                      <m:f>
                        <m:fPr>
                          <m:ctrlPr>
                            <w:ins w:id="2456" w:author="Gates TEM" w:date="2025-03-26T10:07:00Z" w16du:dateUtc="2025-03-26T09:07:00Z">
                              <w:rPr>
                                <w:rFonts w:ascii="Cambria Math" w:hAnsi="Cambria Math"/>
                                <w:i/>
                                <w:sz w:val="24"/>
                                <w:szCs w:val="24"/>
                                <w:rPrChange w:id="2457" w:author="Gates TEM" w:date="2025-03-26T10:08:00Z" w16du:dateUtc="2025-03-26T09:08:00Z">
                                  <w:rPr/>
                                </w:rPrChange>
                              </w:rPr>
                            </w:ins>
                          </m:ctrlPr>
                        </m:fPr>
                        <m:num>
                          <m:r>
                            <w:ins w:id="2458" w:author="Gates TEM" w:date="2025-03-26T10:07:00Z" w16du:dateUtc="2025-03-26T09:07:00Z">
                              <w:rPr>
                                <w:rFonts w:ascii="Cambria Math" w:hAnsi="Cambria Math"/>
                                <w:sz w:val="24"/>
                                <w:szCs w:val="24"/>
                                <w:rPrChange w:id="2459" w:author="Gates TEM" w:date="2025-03-26T10:08:00Z" w16du:dateUtc="2025-03-26T09:08:00Z">
                                  <w:rPr/>
                                </w:rPrChange>
                              </w:rPr>
                              <m:t>1</m:t>
                            </w:ins>
                          </m:r>
                        </m:num>
                        <m:den>
                          <m:r>
                            <w:ins w:id="2460" w:author="Gates TEM" w:date="2025-03-26T10:07:00Z" w16du:dateUtc="2025-03-26T09:07:00Z">
                              <w:rPr>
                                <w:rFonts w:ascii="Cambria Math" w:hAnsi="Cambria Math"/>
                                <w:sz w:val="24"/>
                                <w:szCs w:val="24"/>
                                <w:rPrChange w:id="2461" w:author="Gates TEM" w:date="2025-03-26T10:08:00Z" w16du:dateUtc="2025-03-26T09:08:00Z">
                                  <w:rPr/>
                                </w:rPrChange>
                              </w:rPr>
                              <m:t>2</m:t>
                            </w:ins>
                          </m:r>
                          <m:r>
                            <w:ins w:id="2462" w:author="Gates TEM" w:date="2025-03-26T10:07:00Z" w16du:dateUtc="2025-03-26T09:07:00Z">
                              <w:rPr>
                                <w:rFonts w:ascii="Cambria Math" w:hAnsi="Cambria Math"/>
                                <w:sz w:val="24"/>
                                <w:szCs w:val="24"/>
                                <w:rPrChange w:id="2463" w:author="Gates TEM" w:date="2025-03-26T10:08:00Z" w16du:dateUtc="2025-03-26T09:08:00Z">
                                  <w:rPr/>
                                </w:rPrChange>
                              </w:rPr>
                              <m:t>h</m:t>
                            </w:ins>
                          </m:r>
                        </m:den>
                      </m:f>
                      <m:r>
                        <w:ins w:id="2464" w:author="Gates TEM" w:date="2025-03-26T10:07:00Z" w16du:dateUtc="2025-03-26T09:07:00Z">
                          <w:rPr>
                            <w:rFonts w:ascii="Cambria Math" w:hAnsi="Cambria Math"/>
                            <w:sz w:val="24"/>
                            <w:szCs w:val="24"/>
                            <w:rPrChange w:id="2465" w:author="Gates TEM" w:date="2025-03-26T10:08:00Z" w16du:dateUtc="2025-03-26T09:08:00Z">
                              <w:rPr/>
                            </w:rPrChange>
                          </w:rPr>
                          <m:t xml:space="preserve">        </m:t>
                        </w:ins>
                      </m:r>
                      <m:f>
                        <m:fPr>
                          <m:ctrlPr>
                            <w:ins w:id="2466" w:author="Gates TEM" w:date="2025-03-26T10:07:00Z" w16du:dateUtc="2025-03-26T09:07:00Z">
                              <w:rPr>
                                <w:rFonts w:ascii="Cambria Math" w:hAnsi="Cambria Math"/>
                                <w:i/>
                                <w:sz w:val="24"/>
                                <w:szCs w:val="24"/>
                                <w:rPrChange w:id="2467" w:author="Gates TEM" w:date="2025-03-26T10:08:00Z" w16du:dateUtc="2025-03-26T09:08:00Z">
                                  <w:rPr/>
                                </w:rPrChange>
                              </w:rPr>
                            </w:ins>
                          </m:ctrlPr>
                        </m:fPr>
                        <m:num>
                          <m:r>
                            <w:ins w:id="2468" w:author="Gates TEM" w:date="2025-03-26T10:07:00Z" w16du:dateUtc="2025-03-26T09:07:00Z">
                              <w:rPr>
                                <w:rFonts w:ascii="Cambria Math" w:hAnsi="Cambria Math"/>
                                <w:sz w:val="24"/>
                                <w:szCs w:val="24"/>
                                <w:rPrChange w:id="2469" w:author="Gates TEM" w:date="2025-03-26T10:08:00Z" w16du:dateUtc="2025-03-26T09:08:00Z">
                                  <w:rPr/>
                                </w:rPrChange>
                              </w:rPr>
                              <m:t>2</m:t>
                            </w:ins>
                          </m:r>
                        </m:num>
                        <m:den>
                          <m:sSup>
                            <m:sSupPr>
                              <m:ctrlPr>
                                <w:ins w:id="2470" w:author="Gates TEM" w:date="2025-03-26T10:07:00Z" w16du:dateUtc="2025-03-26T09:07:00Z">
                                  <w:rPr>
                                    <w:rFonts w:ascii="Cambria Math" w:hAnsi="Cambria Math"/>
                                    <w:i/>
                                    <w:sz w:val="24"/>
                                    <w:szCs w:val="24"/>
                                    <w:rPrChange w:id="2471" w:author="Gates TEM" w:date="2025-03-26T10:08:00Z" w16du:dateUtc="2025-03-26T09:08:00Z">
                                      <w:rPr/>
                                    </w:rPrChange>
                                  </w:rPr>
                                </w:ins>
                              </m:ctrlPr>
                            </m:sSupPr>
                            <m:e>
                              <m:r>
                                <w:ins w:id="2472" w:author="Gates TEM" w:date="2025-03-26T10:07:00Z" w16du:dateUtc="2025-03-26T09:07:00Z">
                                  <w:rPr>
                                    <w:rFonts w:ascii="Cambria Math" w:hAnsi="Cambria Math"/>
                                    <w:sz w:val="24"/>
                                    <w:szCs w:val="24"/>
                                    <w:rPrChange w:id="2473" w:author="Gates TEM" w:date="2025-03-26T10:08:00Z" w16du:dateUtc="2025-03-26T09:08:00Z">
                                      <w:rPr/>
                                    </w:rPrChange>
                                  </w:rPr>
                                  <m:t>h</m:t>
                                </w:ins>
                              </m:r>
                            </m:e>
                            <m:sup>
                              <m:r>
                                <w:ins w:id="2474" w:author="Gates TEM" w:date="2025-03-26T10:07:00Z" w16du:dateUtc="2025-03-26T09:07:00Z">
                                  <w:rPr>
                                    <w:rFonts w:ascii="Cambria Math" w:hAnsi="Cambria Math"/>
                                    <w:sz w:val="24"/>
                                    <w:szCs w:val="24"/>
                                    <w:rPrChange w:id="2475" w:author="Gates TEM" w:date="2025-03-26T10:08:00Z" w16du:dateUtc="2025-03-26T09:08:00Z">
                                      <w:rPr/>
                                    </w:rPrChange>
                                  </w:rPr>
                                  <m:t>2</m:t>
                                </w:ins>
                              </m:r>
                            </m:sup>
                          </m:sSup>
                        </m:den>
                      </m:f>
                      <m:r>
                        <w:ins w:id="2476" w:author="Gates TEM" w:date="2025-03-26T10:07:00Z" w16du:dateUtc="2025-03-26T09:07:00Z">
                          <w:rPr>
                            <w:rFonts w:ascii="Cambria Math" w:hAnsi="Cambria Math"/>
                            <w:sz w:val="24"/>
                            <w:szCs w:val="24"/>
                            <w:rPrChange w:id="2477" w:author="Gates TEM" w:date="2025-03-26T10:08:00Z" w16du:dateUtc="2025-03-26T09:08:00Z">
                              <w:rPr/>
                            </w:rPrChange>
                          </w:rPr>
                          <m:t xml:space="preserve">         -</m:t>
                        </w:ins>
                      </m:r>
                      <m:f>
                        <m:fPr>
                          <m:ctrlPr>
                            <w:ins w:id="2478" w:author="Gates TEM" w:date="2025-03-26T10:07:00Z" w16du:dateUtc="2025-03-26T09:07:00Z">
                              <w:rPr>
                                <w:rFonts w:ascii="Cambria Math" w:hAnsi="Cambria Math"/>
                                <w:i/>
                                <w:sz w:val="24"/>
                                <w:szCs w:val="24"/>
                                <w:rPrChange w:id="2479" w:author="Gates TEM" w:date="2025-03-26T10:08:00Z" w16du:dateUtc="2025-03-26T09:08:00Z">
                                  <w:rPr/>
                                </w:rPrChange>
                              </w:rPr>
                            </w:ins>
                          </m:ctrlPr>
                        </m:fPr>
                        <m:num>
                          <m:r>
                            <w:ins w:id="2480" w:author="Gates TEM" w:date="2025-03-26T10:07:00Z" w16du:dateUtc="2025-03-26T09:07:00Z">
                              <w:rPr>
                                <w:rFonts w:ascii="Cambria Math" w:hAnsi="Cambria Math"/>
                                <w:sz w:val="24"/>
                                <w:szCs w:val="24"/>
                                <w:rPrChange w:id="2481" w:author="Gates TEM" w:date="2025-03-26T10:08:00Z" w16du:dateUtc="2025-03-26T09:08:00Z">
                                  <w:rPr/>
                                </w:rPrChange>
                              </w:rPr>
                              <m:t>1</m:t>
                            </w:ins>
                          </m:r>
                        </m:num>
                        <m:den>
                          <m:sSup>
                            <m:sSupPr>
                              <m:ctrlPr>
                                <w:ins w:id="2482" w:author="Gates TEM" w:date="2025-03-26T10:07:00Z" w16du:dateUtc="2025-03-26T09:07:00Z">
                                  <w:rPr>
                                    <w:rFonts w:ascii="Cambria Math" w:hAnsi="Cambria Math"/>
                                    <w:i/>
                                    <w:sz w:val="24"/>
                                    <w:szCs w:val="24"/>
                                    <w:rPrChange w:id="2483" w:author="Gates TEM" w:date="2025-03-26T10:08:00Z" w16du:dateUtc="2025-03-26T09:08:00Z">
                                      <w:rPr/>
                                    </w:rPrChange>
                                  </w:rPr>
                                </w:ins>
                              </m:ctrlPr>
                            </m:sSupPr>
                            <m:e>
                              <m:r>
                                <w:ins w:id="2484" w:author="Gates TEM" w:date="2025-03-26T10:07:00Z" w16du:dateUtc="2025-03-26T09:07:00Z">
                                  <w:rPr>
                                    <w:rFonts w:ascii="Cambria Math" w:hAnsi="Cambria Math"/>
                                    <w:sz w:val="24"/>
                                    <w:szCs w:val="24"/>
                                    <w:rPrChange w:id="2485" w:author="Gates TEM" w:date="2025-03-26T10:08:00Z" w16du:dateUtc="2025-03-26T09:08:00Z">
                                      <w:rPr/>
                                    </w:rPrChange>
                                  </w:rPr>
                                  <m:t>h</m:t>
                                </w:ins>
                              </m:r>
                            </m:e>
                            <m:sup>
                              <m:r>
                                <w:ins w:id="2486" w:author="Gates TEM" w:date="2025-03-26T10:07:00Z" w16du:dateUtc="2025-03-26T09:07:00Z">
                                  <w:rPr>
                                    <w:rFonts w:ascii="Cambria Math" w:hAnsi="Cambria Math"/>
                                    <w:sz w:val="24"/>
                                    <w:szCs w:val="24"/>
                                    <w:rPrChange w:id="2487" w:author="Gates TEM" w:date="2025-03-26T10:08:00Z" w16du:dateUtc="2025-03-26T09:08:00Z">
                                      <w:rPr/>
                                    </w:rPrChange>
                                  </w:rPr>
                                  <m:t>2</m:t>
                                </w:ins>
                              </m:r>
                            </m:sup>
                          </m:sSup>
                        </m:den>
                      </m:f>
                      <m:r>
                        <w:ins w:id="2488" w:author="Gates TEM" w:date="2025-03-26T10:07:00Z" w16du:dateUtc="2025-03-26T09:07:00Z">
                          <w:rPr>
                            <w:rFonts w:ascii="Cambria Math" w:hAnsi="Cambria Math"/>
                            <w:sz w:val="24"/>
                            <w:szCs w:val="24"/>
                            <w:rPrChange w:id="2489" w:author="Gates TEM" w:date="2025-03-26T10:08:00Z" w16du:dateUtc="2025-03-26T09:08:00Z">
                              <w:rPr/>
                            </w:rPrChange>
                          </w:rPr>
                          <m:t>+</m:t>
                        </w:ins>
                      </m:r>
                      <m:f>
                        <m:fPr>
                          <m:ctrlPr>
                            <w:ins w:id="2490" w:author="Gates TEM" w:date="2025-03-26T10:07:00Z" w16du:dateUtc="2025-03-26T09:07:00Z">
                              <w:rPr>
                                <w:rFonts w:ascii="Cambria Math" w:hAnsi="Cambria Math"/>
                                <w:i/>
                                <w:sz w:val="24"/>
                                <w:szCs w:val="24"/>
                                <w:rPrChange w:id="2491" w:author="Gates TEM" w:date="2025-03-26T10:08:00Z" w16du:dateUtc="2025-03-26T09:08:00Z">
                                  <w:rPr/>
                                </w:rPrChange>
                              </w:rPr>
                            </w:ins>
                          </m:ctrlPr>
                        </m:fPr>
                        <m:num>
                          <m:r>
                            <w:ins w:id="2492" w:author="Gates TEM" w:date="2025-03-26T10:07:00Z" w16du:dateUtc="2025-03-26T09:07:00Z">
                              <w:rPr>
                                <w:rFonts w:ascii="Cambria Math" w:hAnsi="Cambria Math"/>
                                <w:sz w:val="24"/>
                                <w:szCs w:val="24"/>
                                <w:rPrChange w:id="2493" w:author="Gates TEM" w:date="2025-03-26T10:08:00Z" w16du:dateUtc="2025-03-26T09:08:00Z">
                                  <w:rPr/>
                                </w:rPrChange>
                              </w:rPr>
                              <m:t>1</m:t>
                            </w:ins>
                          </m:r>
                        </m:num>
                        <m:den>
                          <m:r>
                            <w:ins w:id="2494" w:author="Gates TEM" w:date="2025-03-26T10:07:00Z" w16du:dateUtc="2025-03-26T09:07:00Z">
                              <w:rPr>
                                <w:rFonts w:ascii="Cambria Math" w:hAnsi="Cambria Math"/>
                                <w:sz w:val="24"/>
                                <w:szCs w:val="24"/>
                                <w:rPrChange w:id="2495" w:author="Gates TEM" w:date="2025-03-26T10:08:00Z" w16du:dateUtc="2025-03-26T09:08:00Z">
                                  <w:rPr/>
                                </w:rPrChange>
                              </w:rPr>
                              <m:t>2</m:t>
                            </w:ins>
                          </m:r>
                          <m:r>
                            <w:ins w:id="2496" w:author="Gates TEM" w:date="2025-03-26T10:07:00Z" w16du:dateUtc="2025-03-26T09:07:00Z">
                              <w:rPr>
                                <w:rFonts w:ascii="Cambria Math" w:hAnsi="Cambria Math"/>
                                <w:sz w:val="24"/>
                                <w:szCs w:val="24"/>
                                <w:rPrChange w:id="2497" w:author="Gates TEM" w:date="2025-03-26T10:08:00Z" w16du:dateUtc="2025-03-26T09:08:00Z">
                                  <w:rPr/>
                                </w:rPrChange>
                              </w:rPr>
                              <m:t>h</m:t>
                            </w:ins>
                          </m:r>
                        </m:den>
                      </m:f>
                      <m:r>
                        <w:ins w:id="2498" w:author="Gates TEM" w:date="2025-03-26T10:07:00Z" w16du:dateUtc="2025-03-26T09:07:00Z">
                          <w:rPr>
                            <w:rFonts w:ascii="Cambria Math" w:hAnsi="Cambria Math"/>
                            <w:sz w:val="24"/>
                            <w:szCs w:val="24"/>
                            <w:rPrChange w:id="2499" w:author="Gates TEM" w:date="2025-03-26T10:08:00Z" w16du:dateUtc="2025-03-26T09:08:00Z">
                              <w:rPr/>
                            </w:rPrChange>
                          </w:rPr>
                          <m:t xml:space="preserve">         ……      0 </m:t>
                        </w:ins>
                      </m:r>
                      <m:ctrlPr>
                        <w:ins w:id="2500" w:author="Gates TEM" w:date="2025-03-26T10:07:00Z" w16du:dateUtc="2025-03-26T09:07:00Z">
                          <w:rPr>
                            <w:rFonts w:ascii="Cambria Math" w:eastAsia="Cambria Math" w:hAnsi="Cambria Math" w:cs="Cambria Math"/>
                            <w:i/>
                            <w:sz w:val="24"/>
                            <w:szCs w:val="24"/>
                            <w:rPrChange w:id="2501" w:author="Gates TEM" w:date="2025-03-26T10:08:00Z" w16du:dateUtc="2025-03-26T09:08:00Z">
                              <w:rPr>
                                <w:rFonts w:eastAsia="Cambria Math" w:cs="Cambria Math"/>
                              </w:rPr>
                            </w:rPrChange>
                          </w:rPr>
                        </w:ins>
                      </m:ctrlPr>
                    </m:e>
                    <m:e>
                      <m:r>
                        <w:ins w:id="2502" w:author="Gates TEM" w:date="2025-03-26T10:07:00Z" w16du:dateUtc="2025-03-26T09:07:00Z">
                          <w:rPr>
                            <w:rFonts w:ascii="Cambria Math" w:eastAsia="Cambria Math" w:hAnsi="Cambria Math" w:cs="Cambria Math"/>
                            <w:sz w:val="24"/>
                            <w:szCs w:val="24"/>
                            <w:rPrChange w:id="2503" w:author="Gates TEM" w:date="2025-03-26T10:08:00Z" w16du:dateUtc="2025-03-26T09:08:00Z">
                              <w:rPr>
                                <w:rFonts w:eastAsia="Cambria Math" w:cs="Cambria Math"/>
                              </w:rPr>
                            </w:rPrChange>
                          </w:rPr>
                          <m:t>.                    .                    .</m:t>
                        </w:ins>
                      </m:r>
                      <m:ctrlPr>
                        <w:ins w:id="2504" w:author="Gates TEM" w:date="2025-03-26T10:07:00Z" w16du:dateUtc="2025-03-26T09:07:00Z">
                          <w:rPr>
                            <w:rFonts w:ascii="Cambria Math" w:eastAsia="Cambria Math" w:hAnsi="Cambria Math" w:cs="Cambria Math"/>
                            <w:i/>
                            <w:sz w:val="24"/>
                            <w:szCs w:val="24"/>
                            <w:rPrChange w:id="2505" w:author="Gates TEM" w:date="2025-03-26T10:08:00Z" w16du:dateUtc="2025-03-26T09:08:00Z">
                              <w:rPr>
                                <w:rFonts w:eastAsia="Cambria Math" w:cs="Cambria Math"/>
                              </w:rPr>
                            </w:rPrChange>
                          </w:rPr>
                        </w:ins>
                      </m:ctrlPr>
                    </m:e>
                    <m:e>
                      <m:r>
                        <w:ins w:id="2506" w:author="Gates TEM" w:date="2025-03-26T10:07:00Z" w16du:dateUtc="2025-03-26T09:07:00Z">
                          <w:rPr>
                            <w:rFonts w:ascii="Cambria Math" w:eastAsia="Cambria Math" w:hAnsi="Cambria Math" w:cs="Cambria Math"/>
                            <w:sz w:val="24"/>
                            <w:szCs w:val="24"/>
                            <w:rPrChange w:id="2507" w:author="Gates TEM" w:date="2025-03-26T10:08:00Z" w16du:dateUtc="2025-03-26T09:08:00Z">
                              <w:rPr>
                                <w:rFonts w:eastAsia="Cambria Math" w:cs="Cambria Math"/>
                              </w:rPr>
                            </w:rPrChange>
                          </w:rPr>
                          <m:t xml:space="preserve">              .                    .                    .</m:t>
                        </w:ins>
                      </m:r>
                      <m:ctrlPr>
                        <w:ins w:id="2508" w:author="Gates TEM" w:date="2025-03-26T10:07:00Z" w16du:dateUtc="2025-03-26T09:07:00Z">
                          <w:rPr>
                            <w:rFonts w:ascii="Cambria Math" w:eastAsia="Cambria Math" w:hAnsi="Cambria Math" w:cs="Cambria Math"/>
                            <w:i/>
                            <w:sz w:val="24"/>
                            <w:szCs w:val="24"/>
                            <w:rPrChange w:id="2509" w:author="Gates TEM" w:date="2025-03-26T10:08:00Z" w16du:dateUtc="2025-03-26T09:08:00Z">
                              <w:rPr>
                                <w:rFonts w:eastAsia="Cambria Math" w:cs="Cambria Math"/>
                              </w:rPr>
                            </w:rPrChange>
                          </w:rPr>
                        </w:ins>
                      </m:ctrlPr>
                    </m:e>
                    <m:e>
                      <m:r>
                        <w:ins w:id="2510" w:author="Gates TEM" w:date="2025-03-26T10:07:00Z" w16du:dateUtc="2025-03-26T09:07:00Z">
                          <w:rPr>
                            <w:rFonts w:ascii="Cambria Math" w:eastAsia="Cambria Math" w:hAnsi="Cambria Math" w:cs="Cambria Math"/>
                            <w:sz w:val="24"/>
                            <w:szCs w:val="24"/>
                            <w:rPrChange w:id="2511" w:author="Gates TEM" w:date="2025-03-26T10:08:00Z" w16du:dateUtc="2025-03-26T09:08:00Z">
                              <w:rPr>
                                <w:rFonts w:eastAsia="Cambria Math" w:cs="Cambria Math"/>
                              </w:rPr>
                            </w:rPrChange>
                          </w:rPr>
                          <m:t xml:space="preserve">                            .                    .                    .</m:t>
                        </w:ins>
                      </m:r>
                    </m:e>
                  </m:eqArr>
                </m:num>
                <m:den>
                  <m:eqArr>
                    <m:eqArrPr>
                      <m:ctrlPr>
                        <w:ins w:id="2512" w:author="Gates TEM" w:date="2025-03-26T10:07:00Z" w16du:dateUtc="2025-03-26T09:07:00Z">
                          <w:rPr>
                            <w:rFonts w:ascii="Cambria Math" w:hAnsi="Cambria Math"/>
                            <w:i/>
                            <w:sz w:val="24"/>
                            <w:szCs w:val="24"/>
                            <w:rPrChange w:id="2513" w:author="Gates TEM" w:date="2025-03-26T10:08:00Z" w16du:dateUtc="2025-03-26T09:08:00Z">
                              <w:rPr/>
                            </w:rPrChange>
                          </w:rPr>
                        </w:ins>
                      </m:ctrlPr>
                    </m:eqArrPr>
                    <m:e>
                      <m:r>
                        <w:ins w:id="2514" w:author="Gates TEM" w:date="2025-03-26T10:07:00Z" w16du:dateUtc="2025-03-26T09:07:00Z">
                          <w:rPr>
                            <w:rFonts w:ascii="Cambria Math" w:hAnsi="Cambria Math"/>
                            <w:sz w:val="24"/>
                            <w:szCs w:val="24"/>
                            <w:rPrChange w:id="2515" w:author="Gates TEM" w:date="2025-03-26T10:08:00Z" w16du:dateUtc="2025-03-26T09:08:00Z">
                              <w:rPr/>
                            </w:rPrChange>
                          </w:rPr>
                          <m:t xml:space="preserve"> 0      ……         -</m:t>
                        </w:ins>
                      </m:r>
                      <m:f>
                        <m:fPr>
                          <m:ctrlPr>
                            <w:ins w:id="2516" w:author="Gates TEM" w:date="2025-03-26T10:07:00Z" w16du:dateUtc="2025-03-26T09:07:00Z">
                              <w:rPr>
                                <w:rFonts w:ascii="Cambria Math" w:hAnsi="Cambria Math"/>
                                <w:i/>
                                <w:sz w:val="24"/>
                                <w:szCs w:val="24"/>
                                <w:rPrChange w:id="2517" w:author="Gates TEM" w:date="2025-03-26T10:08:00Z" w16du:dateUtc="2025-03-26T09:08:00Z">
                                  <w:rPr/>
                                </w:rPrChange>
                              </w:rPr>
                            </w:ins>
                          </m:ctrlPr>
                        </m:fPr>
                        <m:num>
                          <m:r>
                            <w:ins w:id="2518" w:author="Gates TEM" w:date="2025-03-26T10:07:00Z" w16du:dateUtc="2025-03-26T09:07:00Z">
                              <w:rPr>
                                <w:rFonts w:ascii="Cambria Math" w:hAnsi="Cambria Math"/>
                                <w:sz w:val="24"/>
                                <w:szCs w:val="24"/>
                                <w:rPrChange w:id="2519" w:author="Gates TEM" w:date="2025-03-26T10:08:00Z" w16du:dateUtc="2025-03-26T09:08:00Z">
                                  <w:rPr/>
                                </w:rPrChange>
                              </w:rPr>
                              <m:t>1</m:t>
                            </w:ins>
                          </m:r>
                        </m:num>
                        <m:den>
                          <m:sSup>
                            <m:sSupPr>
                              <m:ctrlPr>
                                <w:ins w:id="2520" w:author="Gates TEM" w:date="2025-03-26T10:07:00Z" w16du:dateUtc="2025-03-26T09:07:00Z">
                                  <w:rPr>
                                    <w:rFonts w:ascii="Cambria Math" w:hAnsi="Cambria Math"/>
                                    <w:i/>
                                    <w:sz w:val="24"/>
                                    <w:szCs w:val="24"/>
                                    <w:rPrChange w:id="2521" w:author="Gates TEM" w:date="2025-03-26T10:08:00Z" w16du:dateUtc="2025-03-26T09:08:00Z">
                                      <w:rPr/>
                                    </w:rPrChange>
                                  </w:rPr>
                                </w:ins>
                              </m:ctrlPr>
                            </m:sSupPr>
                            <m:e>
                              <m:r>
                                <w:ins w:id="2522" w:author="Gates TEM" w:date="2025-03-26T10:07:00Z" w16du:dateUtc="2025-03-26T09:07:00Z">
                                  <w:rPr>
                                    <w:rFonts w:ascii="Cambria Math" w:hAnsi="Cambria Math"/>
                                    <w:sz w:val="24"/>
                                    <w:szCs w:val="24"/>
                                    <w:rPrChange w:id="2523" w:author="Gates TEM" w:date="2025-03-26T10:08:00Z" w16du:dateUtc="2025-03-26T09:08:00Z">
                                      <w:rPr/>
                                    </w:rPrChange>
                                  </w:rPr>
                                  <m:t>h</m:t>
                                </w:ins>
                              </m:r>
                            </m:e>
                            <m:sup>
                              <m:r>
                                <w:ins w:id="2524" w:author="Gates TEM" w:date="2025-03-26T10:07:00Z" w16du:dateUtc="2025-03-26T09:07:00Z">
                                  <w:rPr>
                                    <w:rFonts w:ascii="Cambria Math" w:hAnsi="Cambria Math"/>
                                    <w:sz w:val="24"/>
                                    <w:szCs w:val="24"/>
                                    <w:rPrChange w:id="2525" w:author="Gates TEM" w:date="2025-03-26T10:08:00Z" w16du:dateUtc="2025-03-26T09:08:00Z">
                                      <w:rPr/>
                                    </w:rPrChange>
                                  </w:rPr>
                                  <m:t>2</m:t>
                                </w:ins>
                              </m:r>
                            </m:sup>
                          </m:sSup>
                        </m:den>
                      </m:f>
                      <m:r>
                        <w:ins w:id="2526" w:author="Gates TEM" w:date="2025-03-26T10:07:00Z" w16du:dateUtc="2025-03-26T09:07:00Z">
                          <w:rPr>
                            <w:rFonts w:ascii="Cambria Math" w:hAnsi="Cambria Math"/>
                            <w:sz w:val="24"/>
                            <w:szCs w:val="24"/>
                            <w:rPrChange w:id="2527" w:author="Gates TEM" w:date="2025-03-26T10:08:00Z" w16du:dateUtc="2025-03-26T09:08:00Z">
                              <w:rPr/>
                            </w:rPrChange>
                          </w:rPr>
                          <m:t>-</m:t>
                        </w:ins>
                      </m:r>
                      <m:f>
                        <m:fPr>
                          <m:ctrlPr>
                            <w:ins w:id="2528" w:author="Gates TEM" w:date="2025-03-26T10:07:00Z" w16du:dateUtc="2025-03-26T09:07:00Z">
                              <w:rPr>
                                <w:rFonts w:ascii="Cambria Math" w:hAnsi="Cambria Math"/>
                                <w:i/>
                                <w:sz w:val="24"/>
                                <w:szCs w:val="24"/>
                                <w:rPrChange w:id="2529" w:author="Gates TEM" w:date="2025-03-26T10:08:00Z" w16du:dateUtc="2025-03-26T09:08:00Z">
                                  <w:rPr/>
                                </w:rPrChange>
                              </w:rPr>
                            </w:ins>
                          </m:ctrlPr>
                        </m:fPr>
                        <m:num>
                          <m:r>
                            <w:ins w:id="2530" w:author="Gates TEM" w:date="2025-03-26T10:07:00Z" w16du:dateUtc="2025-03-26T09:07:00Z">
                              <w:rPr>
                                <w:rFonts w:ascii="Cambria Math" w:hAnsi="Cambria Math"/>
                                <w:sz w:val="24"/>
                                <w:szCs w:val="24"/>
                                <w:rPrChange w:id="2531" w:author="Gates TEM" w:date="2025-03-26T10:08:00Z" w16du:dateUtc="2025-03-26T09:08:00Z">
                                  <w:rPr/>
                                </w:rPrChange>
                              </w:rPr>
                              <m:t>1</m:t>
                            </w:ins>
                          </m:r>
                        </m:num>
                        <m:den>
                          <m:r>
                            <w:ins w:id="2532" w:author="Gates TEM" w:date="2025-03-26T10:07:00Z" w16du:dateUtc="2025-03-26T09:07:00Z">
                              <w:rPr>
                                <w:rFonts w:ascii="Cambria Math" w:hAnsi="Cambria Math"/>
                                <w:sz w:val="24"/>
                                <w:szCs w:val="24"/>
                                <w:rPrChange w:id="2533" w:author="Gates TEM" w:date="2025-03-26T10:08:00Z" w16du:dateUtc="2025-03-26T09:08:00Z">
                                  <w:rPr/>
                                </w:rPrChange>
                              </w:rPr>
                              <m:t>2</m:t>
                            </w:ins>
                          </m:r>
                          <m:r>
                            <w:ins w:id="2534" w:author="Gates TEM" w:date="2025-03-26T10:07:00Z" w16du:dateUtc="2025-03-26T09:07:00Z">
                              <w:rPr>
                                <w:rFonts w:ascii="Cambria Math" w:hAnsi="Cambria Math"/>
                                <w:sz w:val="24"/>
                                <w:szCs w:val="24"/>
                                <w:rPrChange w:id="2535" w:author="Gates TEM" w:date="2025-03-26T10:08:00Z" w16du:dateUtc="2025-03-26T09:08:00Z">
                                  <w:rPr/>
                                </w:rPrChange>
                              </w:rPr>
                              <m:t>h</m:t>
                            </w:ins>
                          </m:r>
                        </m:den>
                      </m:f>
                      <m:r>
                        <w:ins w:id="2536" w:author="Gates TEM" w:date="2025-03-26T10:07:00Z" w16du:dateUtc="2025-03-26T09:07:00Z">
                          <w:rPr>
                            <w:rFonts w:ascii="Cambria Math" w:hAnsi="Cambria Math"/>
                            <w:sz w:val="24"/>
                            <w:szCs w:val="24"/>
                            <w:rPrChange w:id="2537" w:author="Gates TEM" w:date="2025-03-26T10:08:00Z" w16du:dateUtc="2025-03-26T09:08:00Z">
                              <w:rPr/>
                            </w:rPrChange>
                          </w:rPr>
                          <m:t xml:space="preserve">        </m:t>
                        </w:ins>
                      </m:r>
                      <m:f>
                        <m:fPr>
                          <m:ctrlPr>
                            <w:ins w:id="2538" w:author="Gates TEM" w:date="2025-03-26T10:07:00Z" w16du:dateUtc="2025-03-26T09:07:00Z">
                              <w:rPr>
                                <w:rFonts w:ascii="Cambria Math" w:hAnsi="Cambria Math"/>
                                <w:i/>
                                <w:sz w:val="24"/>
                                <w:szCs w:val="24"/>
                                <w:rPrChange w:id="2539" w:author="Gates TEM" w:date="2025-03-26T10:08:00Z" w16du:dateUtc="2025-03-26T09:08:00Z">
                                  <w:rPr/>
                                </w:rPrChange>
                              </w:rPr>
                            </w:ins>
                          </m:ctrlPr>
                        </m:fPr>
                        <m:num>
                          <m:r>
                            <w:ins w:id="2540" w:author="Gates TEM" w:date="2025-03-26T10:07:00Z" w16du:dateUtc="2025-03-26T09:07:00Z">
                              <w:rPr>
                                <w:rFonts w:ascii="Cambria Math" w:hAnsi="Cambria Math"/>
                                <w:sz w:val="24"/>
                                <w:szCs w:val="24"/>
                                <w:rPrChange w:id="2541" w:author="Gates TEM" w:date="2025-03-26T10:08:00Z" w16du:dateUtc="2025-03-26T09:08:00Z">
                                  <w:rPr/>
                                </w:rPrChange>
                              </w:rPr>
                              <m:t>2</m:t>
                            </w:ins>
                          </m:r>
                        </m:num>
                        <m:den>
                          <m:sSup>
                            <m:sSupPr>
                              <m:ctrlPr>
                                <w:ins w:id="2542" w:author="Gates TEM" w:date="2025-03-26T10:07:00Z" w16du:dateUtc="2025-03-26T09:07:00Z">
                                  <w:rPr>
                                    <w:rFonts w:ascii="Cambria Math" w:hAnsi="Cambria Math"/>
                                    <w:i/>
                                    <w:sz w:val="24"/>
                                    <w:szCs w:val="24"/>
                                    <w:rPrChange w:id="2543" w:author="Gates TEM" w:date="2025-03-26T10:08:00Z" w16du:dateUtc="2025-03-26T09:08:00Z">
                                      <w:rPr/>
                                    </w:rPrChange>
                                  </w:rPr>
                                </w:ins>
                              </m:ctrlPr>
                            </m:sSupPr>
                            <m:e>
                              <m:r>
                                <w:ins w:id="2544" w:author="Gates TEM" w:date="2025-03-26T10:07:00Z" w16du:dateUtc="2025-03-26T09:07:00Z">
                                  <w:rPr>
                                    <w:rFonts w:ascii="Cambria Math" w:hAnsi="Cambria Math"/>
                                    <w:sz w:val="24"/>
                                    <w:szCs w:val="24"/>
                                    <w:rPrChange w:id="2545" w:author="Gates TEM" w:date="2025-03-26T10:08:00Z" w16du:dateUtc="2025-03-26T09:08:00Z">
                                      <w:rPr/>
                                    </w:rPrChange>
                                  </w:rPr>
                                  <m:t>h</m:t>
                                </w:ins>
                              </m:r>
                            </m:e>
                            <m:sup>
                              <m:r>
                                <w:ins w:id="2546" w:author="Gates TEM" w:date="2025-03-26T10:07:00Z" w16du:dateUtc="2025-03-26T09:07:00Z">
                                  <w:rPr>
                                    <w:rFonts w:ascii="Cambria Math" w:hAnsi="Cambria Math"/>
                                    <w:sz w:val="24"/>
                                    <w:szCs w:val="24"/>
                                    <w:rPrChange w:id="2547" w:author="Gates TEM" w:date="2025-03-26T10:08:00Z" w16du:dateUtc="2025-03-26T09:08:00Z">
                                      <w:rPr/>
                                    </w:rPrChange>
                                  </w:rPr>
                                  <m:t>2</m:t>
                                </w:ins>
                              </m:r>
                            </m:sup>
                          </m:sSup>
                        </m:den>
                      </m:f>
                      <m:r>
                        <w:ins w:id="2548" w:author="Gates TEM" w:date="2025-03-26T10:07:00Z" w16du:dateUtc="2025-03-26T09:07:00Z">
                          <w:rPr>
                            <w:rFonts w:ascii="Cambria Math" w:hAnsi="Cambria Math"/>
                            <w:sz w:val="24"/>
                            <w:szCs w:val="24"/>
                            <w:rPrChange w:id="2549" w:author="Gates TEM" w:date="2025-03-26T10:08:00Z" w16du:dateUtc="2025-03-26T09:08:00Z">
                              <w:rPr/>
                            </w:rPrChange>
                          </w:rPr>
                          <m:t xml:space="preserve">         -</m:t>
                        </w:ins>
                      </m:r>
                      <m:f>
                        <m:fPr>
                          <m:ctrlPr>
                            <w:ins w:id="2550" w:author="Gates TEM" w:date="2025-03-26T10:07:00Z" w16du:dateUtc="2025-03-26T09:07:00Z">
                              <w:rPr>
                                <w:rFonts w:ascii="Cambria Math" w:hAnsi="Cambria Math"/>
                                <w:i/>
                                <w:sz w:val="24"/>
                                <w:szCs w:val="24"/>
                                <w:rPrChange w:id="2551" w:author="Gates TEM" w:date="2025-03-26T10:08:00Z" w16du:dateUtc="2025-03-26T09:08:00Z">
                                  <w:rPr/>
                                </w:rPrChange>
                              </w:rPr>
                            </w:ins>
                          </m:ctrlPr>
                        </m:fPr>
                        <m:num>
                          <m:r>
                            <w:ins w:id="2552" w:author="Gates TEM" w:date="2025-03-26T10:07:00Z" w16du:dateUtc="2025-03-26T09:07:00Z">
                              <w:rPr>
                                <w:rFonts w:ascii="Cambria Math" w:hAnsi="Cambria Math"/>
                                <w:sz w:val="24"/>
                                <w:szCs w:val="24"/>
                                <w:rPrChange w:id="2553" w:author="Gates TEM" w:date="2025-03-26T10:08:00Z" w16du:dateUtc="2025-03-26T09:08:00Z">
                                  <w:rPr/>
                                </w:rPrChange>
                              </w:rPr>
                              <m:t>1</m:t>
                            </w:ins>
                          </m:r>
                        </m:num>
                        <m:den>
                          <m:sSup>
                            <m:sSupPr>
                              <m:ctrlPr>
                                <w:ins w:id="2554" w:author="Gates TEM" w:date="2025-03-26T10:07:00Z" w16du:dateUtc="2025-03-26T09:07:00Z">
                                  <w:rPr>
                                    <w:rFonts w:ascii="Cambria Math" w:hAnsi="Cambria Math"/>
                                    <w:i/>
                                    <w:sz w:val="24"/>
                                    <w:szCs w:val="24"/>
                                    <w:rPrChange w:id="2555" w:author="Gates TEM" w:date="2025-03-26T10:08:00Z" w16du:dateUtc="2025-03-26T09:08:00Z">
                                      <w:rPr/>
                                    </w:rPrChange>
                                  </w:rPr>
                                </w:ins>
                              </m:ctrlPr>
                            </m:sSupPr>
                            <m:e>
                              <m:r>
                                <w:ins w:id="2556" w:author="Gates TEM" w:date="2025-03-26T10:07:00Z" w16du:dateUtc="2025-03-26T09:07:00Z">
                                  <w:rPr>
                                    <w:rFonts w:ascii="Cambria Math" w:hAnsi="Cambria Math"/>
                                    <w:sz w:val="24"/>
                                    <w:szCs w:val="24"/>
                                    <w:rPrChange w:id="2557" w:author="Gates TEM" w:date="2025-03-26T10:08:00Z" w16du:dateUtc="2025-03-26T09:08:00Z">
                                      <w:rPr/>
                                    </w:rPrChange>
                                  </w:rPr>
                                  <m:t>h</m:t>
                                </w:ins>
                              </m:r>
                            </m:e>
                            <m:sup>
                              <m:r>
                                <w:ins w:id="2558" w:author="Gates TEM" w:date="2025-03-26T10:07:00Z" w16du:dateUtc="2025-03-26T09:07:00Z">
                                  <w:rPr>
                                    <w:rFonts w:ascii="Cambria Math" w:hAnsi="Cambria Math"/>
                                    <w:sz w:val="24"/>
                                    <w:szCs w:val="24"/>
                                    <w:rPrChange w:id="2559" w:author="Gates TEM" w:date="2025-03-26T10:08:00Z" w16du:dateUtc="2025-03-26T09:08:00Z">
                                      <w:rPr/>
                                    </w:rPrChange>
                                  </w:rPr>
                                  <m:t>2</m:t>
                                </w:ins>
                              </m:r>
                            </m:sup>
                          </m:sSup>
                        </m:den>
                      </m:f>
                      <m:r>
                        <w:ins w:id="2560" w:author="Gates TEM" w:date="2025-03-26T10:07:00Z" w16du:dateUtc="2025-03-26T09:07:00Z">
                          <w:rPr>
                            <w:rFonts w:ascii="Cambria Math" w:hAnsi="Cambria Math"/>
                            <w:sz w:val="24"/>
                            <w:szCs w:val="24"/>
                            <w:rPrChange w:id="2561" w:author="Gates TEM" w:date="2025-03-26T10:08:00Z" w16du:dateUtc="2025-03-26T09:08:00Z">
                              <w:rPr/>
                            </w:rPrChange>
                          </w:rPr>
                          <m:t>+</m:t>
                        </w:ins>
                      </m:r>
                      <m:f>
                        <m:fPr>
                          <m:ctrlPr>
                            <w:ins w:id="2562" w:author="Gates TEM" w:date="2025-03-26T10:07:00Z" w16du:dateUtc="2025-03-26T09:07:00Z">
                              <w:rPr>
                                <w:rFonts w:ascii="Cambria Math" w:hAnsi="Cambria Math"/>
                                <w:i/>
                                <w:sz w:val="24"/>
                                <w:szCs w:val="24"/>
                                <w:rPrChange w:id="2563" w:author="Gates TEM" w:date="2025-03-26T10:08:00Z" w16du:dateUtc="2025-03-26T09:08:00Z">
                                  <w:rPr/>
                                </w:rPrChange>
                              </w:rPr>
                            </w:ins>
                          </m:ctrlPr>
                        </m:fPr>
                        <m:num>
                          <m:r>
                            <w:ins w:id="2564" w:author="Gates TEM" w:date="2025-03-26T10:07:00Z" w16du:dateUtc="2025-03-26T09:07:00Z">
                              <w:rPr>
                                <w:rFonts w:ascii="Cambria Math" w:hAnsi="Cambria Math"/>
                                <w:sz w:val="24"/>
                                <w:szCs w:val="24"/>
                                <w:rPrChange w:id="2565" w:author="Gates TEM" w:date="2025-03-26T10:08:00Z" w16du:dateUtc="2025-03-26T09:08:00Z">
                                  <w:rPr/>
                                </w:rPrChange>
                              </w:rPr>
                              <m:t>1</m:t>
                            </w:ins>
                          </m:r>
                        </m:num>
                        <m:den>
                          <m:r>
                            <w:ins w:id="2566" w:author="Gates TEM" w:date="2025-03-26T10:07:00Z" w16du:dateUtc="2025-03-26T09:07:00Z">
                              <w:rPr>
                                <w:rFonts w:ascii="Cambria Math" w:hAnsi="Cambria Math"/>
                                <w:sz w:val="24"/>
                                <w:szCs w:val="24"/>
                                <w:rPrChange w:id="2567" w:author="Gates TEM" w:date="2025-03-26T10:08:00Z" w16du:dateUtc="2025-03-26T09:08:00Z">
                                  <w:rPr/>
                                </w:rPrChange>
                              </w:rPr>
                              <m:t>2</m:t>
                            </w:ins>
                          </m:r>
                          <m:r>
                            <w:ins w:id="2568" w:author="Gates TEM" w:date="2025-03-26T10:07:00Z" w16du:dateUtc="2025-03-26T09:07:00Z">
                              <w:rPr>
                                <w:rFonts w:ascii="Cambria Math" w:hAnsi="Cambria Math"/>
                                <w:sz w:val="24"/>
                                <w:szCs w:val="24"/>
                                <w:rPrChange w:id="2569" w:author="Gates TEM" w:date="2025-03-26T10:08:00Z" w16du:dateUtc="2025-03-26T09:08:00Z">
                                  <w:rPr/>
                                </w:rPrChange>
                              </w:rPr>
                              <m:t>h</m:t>
                            </w:ins>
                          </m:r>
                        </m:den>
                      </m:f>
                    </m:e>
                    <m:e>
                      <m:r>
                        <w:ins w:id="2570" w:author="Gates TEM" w:date="2025-03-26T10:07:00Z" w16du:dateUtc="2025-03-26T09:07:00Z">
                          <w:rPr>
                            <w:rFonts w:ascii="Cambria Math" w:hAnsi="Cambria Math"/>
                            <w:sz w:val="24"/>
                            <w:szCs w:val="24"/>
                            <w:rPrChange w:id="2571" w:author="Gates TEM" w:date="2025-03-26T10:08:00Z" w16du:dateUtc="2025-03-26T09:08:00Z">
                              <w:rPr/>
                            </w:rPrChange>
                          </w:rPr>
                          <m:t>0        ……           -</m:t>
                        </w:ins>
                      </m:r>
                      <m:f>
                        <m:fPr>
                          <m:ctrlPr>
                            <w:ins w:id="2572" w:author="Gates TEM" w:date="2025-03-26T10:07:00Z" w16du:dateUtc="2025-03-26T09:07:00Z">
                              <w:rPr>
                                <w:rFonts w:ascii="Cambria Math" w:hAnsi="Cambria Math"/>
                                <w:i/>
                                <w:sz w:val="24"/>
                                <w:szCs w:val="24"/>
                                <w:rPrChange w:id="2573" w:author="Gates TEM" w:date="2025-03-26T10:08:00Z" w16du:dateUtc="2025-03-26T09:08:00Z">
                                  <w:rPr/>
                                </w:rPrChange>
                              </w:rPr>
                            </w:ins>
                          </m:ctrlPr>
                        </m:fPr>
                        <m:num>
                          <m:r>
                            <w:ins w:id="2574" w:author="Gates TEM" w:date="2025-03-26T10:07:00Z" w16du:dateUtc="2025-03-26T09:07:00Z">
                              <w:rPr>
                                <w:rFonts w:ascii="Cambria Math" w:hAnsi="Cambria Math"/>
                                <w:sz w:val="24"/>
                                <w:szCs w:val="24"/>
                                <w:rPrChange w:id="2575" w:author="Gates TEM" w:date="2025-03-26T10:08:00Z" w16du:dateUtc="2025-03-26T09:08:00Z">
                                  <w:rPr/>
                                </w:rPrChange>
                              </w:rPr>
                              <m:t>1</m:t>
                            </w:ins>
                          </m:r>
                        </m:num>
                        <m:den>
                          <m:sSup>
                            <m:sSupPr>
                              <m:ctrlPr>
                                <w:ins w:id="2576" w:author="Gates TEM" w:date="2025-03-26T10:07:00Z" w16du:dateUtc="2025-03-26T09:07:00Z">
                                  <w:rPr>
                                    <w:rFonts w:ascii="Cambria Math" w:hAnsi="Cambria Math"/>
                                    <w:i/>
                                    <w:sz w:val="24"/>
                                    <w:szCs w:val="24"/>
                                    <w:rPrChange w:id="2577" w:author="Gates TEM" w:date="2025-03-26T10:08:00Z" w16du:dateUtc="2025-03-26T09:08:00Z">
                                      <w:rPr/>
                                    </w:rPrChange>
                                  </w:rPr>
                                </w:ins>
                              </m:ctrlPr>
                            </m:sSupPr>
                            <m:e>
                              <m:r>
                                <w:ins w:id="2578" w:author="Gates TEM" w:date="2025-03-26T10:07:00Z" w16du:dateUtc="2025-03-26T09:07:00Z">
                                  <w:rPr>
                                    <w:rFonts w:ascii="Cambria Math" w:hAnsi="Cambria Math"/>
                                    <w:sz w:val="24"/>
                                    <w:szCs w:val="24"/>
                                    <w:rPrChange w:id="2579" w:author="Gates TEM" w:date="2025-03-26T10:08:00Z" w16du:dateUtc="2025-03-26T09:08:00Z">
                                      <w:rPr/>
                                    </w:rPrChange>
                                  </w:rPr>
                                  <m:t>h</m:t>
                                </w:ins>
                              </m:r>
                            </m:e>
                            <m:sup>
                              <m:r>
                                <w:ins w:id="2580" w:author="Gates TEM" w:date="2025-03-26T10:07:00Z" w16du:dateUtc="2025-03-26T09:07:00Z">
                                  <w:rPr>
                                    <w:rFonts w:ascii="Cambria Math" w:hAnsi="Cambria Math"/>
                                    <w:sz w:val="24"/>
                                    <w:szCs w:val="24"/>
                                    <w:rPrChange w:id="2581" w:author="Gates TEM" w:date="2025-03-26T10:08:00Z" w16du:dateUtc="2025-03-26T09:08:00Z">
                                      <w:rPr/>
                                    </w:rPrChange>
                                  </w:rPr>
                                  <m:t>2</m:t>
                                </w:ins>
                              </m:r>
                            </m:sup>
                          </m:sSup>
                        </m:den>
                      </m:f>
                      <m:r>
                        <w:ins w:id="2582" w:author="Gates TEM" w:date="2025-03-26T10:07:00Z" w16du:dateUtc="2025-03-26T09:07:00Z">
                          <w:rPr>
                            <w:rFonts w:ascii="Cambria Math" w:hAnsi="Cambria Math"/>
                            <w:sz w:val="24"/>
                            <w:szCs w:val="24"/>
                            <w:rPrChange w:id="2583" w:author="Gates TEM" w:date="2025-03-26T10:08:00Z" w16du:dateUtc="2025-03-26T09:08:00Z">
                              <w:rPr/>
                            </w:rPrChange>
                          </w:rPr>
                          <m:t>-</m:t>
                        </w:ins>
                      </m:r>
                      <m:f>
                        <m:fPr>
                          <m:ctrlPr>
                            <w:ins w:id="2584" w:author="Gates TEM" w:date="2025-03-26T10:07:00Z" w16du:dateUtc="2025-03-26T09:07:00Z">
                              <w:rPr>
                                <w:rFonts w:ascii="Cambria Math" w:hAnsi="Cambria Math"/>
                                <w:i/>
                                <w:sz w:val="24"/>
                                <w:szCs w:val="24"/>
                                <w:rPrChange w:id="2585" w:author="Gates TEM" w:date="2025-03-26T10:08:00Z" w16du:dateUtc="2025-03-26T09:08:00Z">
                                  <w:rPr/>
                                </w:rPrChange>
                              </w:rPr>
                            </w:ins>
                          </m:ctrlPr>
                        </m:fPr>
                        <m:num>
                          <m:r>
                            <w:ins w:id="2586" w:author="Gates TEM" w:date="2025-03-26T10:07:00Z" w16du:dateUtc="2025-03-26T09:07:00Z">
                              <w:rPr>
                                <w:rFonts w:ascii="Cambria Math" w:hAnsi="Cambria Math"/>
                                <w:sz w:val="24"/>
                                <w:szCs w:val="24"/>
                                <w:rPrChange w:id="2587" w:author="Gates TEM" w:date="2025-03-26T10:08:00Z" w16du:dateUtc="2025-03-26T09:08:00Z">
                                  <w:rPr/>
                                </w:rPrChange>
                              </w:rPr>
                              <m:t>1</m:t>
                            </w:ins>
                          </m:r>
                        </m:num>
                        <m:den>
                          <m:r>
                            <w:ins w:id="2588" w:author="Gates TEM" w:date="2025-03-26T10:07:00Z" w16du:dateUtc="2025-03-26T09:07:00Z">
                              <w:rPr>
                                <w:rFonts w:ascii="Cambria Math" w:hAnsi="Cambria Math"/>
                                <w:sz w:val="24"/>
                                <w:szCs w:val="24"/>
                                <w:rPrChange w:id="2589" w:author="Gates TEM" w:date="2025-03-26T10:08:00Z" w16du:dateUtc="2025-03-26T09:08:00Z">
                                  <w:rPr/>
                                </w:rPrChange>
                              </w:rPr>
                              <m:t>2</m:t>
                            </w:ins>
                          </m:r>
                          <m:r>
                            <w:ins w:id="2590" w:author="Gates TEM" w:date="2025-03-26T10:07:00Z" w16du:dateUtc="2025-03-26T09:07:00Z">
                              <w:rPr>
                                <w:rFonts w:ascii="Cambria Math" w:hAnsi="Cambria Math"/>
                                <w:sz w:val="24"/>
                                <w:szCs w:val="24"/>
                                <w:rPrChange w:id="2591" w:author="Gates TEM" w:date="2025-03-26T10:08:00Z" w16du:dateUtc="2025-03-26T09:08:00Z">
                                  <w:rPr/>
                                </w:rPrChange>
                              </w:rPr>
                              <m:t>h</m:t>
                            </w:ins>
                          </m:r>
                        </m:den>
                      </m:f>
                      <m:r>
                        <w:ins w:id="2592" w:author="Gates TEM" w:date="2025-03-26T10:07:00Z" w16du:dateUtc="2025-03-26T09:07:00Z">
                          <w:rPr>
                            <w:rFonts w:ascii="Cambria Math" w:hAnsi="Cambria Math"/>
                            <w:sz w:val="24"/>
                            <w:szCs w:val="24"/>
                            <w:rPrChange w:id="2593" w:author="Gates TEM" w:date="2025-03-26T10:08:00Z" w16du:dateUtc="2025-03-26T09:08:00Z">
                              <w:rPr/>
                            </w:rPrChange>
                          </w:rPr>
                          <m:t xml:space="preserve">        </m:t>
                        </w:ins>
                      </m:r>
                      <m:f>
                        <m:fPr>
                          <m:ctrlPr>
                            <w:ins w:id="2594" w:author="Gates TEM" w:date="2025-03-26T10:07:00Z" w16du:dateUtc="2025-03-26T09:07:00Z">
                              <w:rPr>
                                <w:rFonts w:ascii="Cambria Math" w:hAnsi="Cambria Math"/>
                                <w:i/>
                                <w:sz w:val="24"/>
                                <w:szCs w:val="24"/>
                                <w:rPrChange w:id="2595" w:author="Gates TEM" w:date="2025-03-26T10:08:00Z" w16du:dateUtc="2025-03-26T09:08:00Z">
                                  <w:rPr/>
                                </w:rPrChange>
                              </w:rPr>
                            </w:ins>
                          </m:ctrlPr>
                        </m:fPr>
                        <m:num>
                          <m:r>
                            <w:ins w:id="2596" w:author="Gates TEM" w:date="2025-03-26T10:07:00Z" w16du:dateUtc="2025-03-26T09:07:00Z">
                              <w:rPr>
                                <w:rFonts w:ascii="Cambria Math" w:hAnsi="Cambria Math"/>
                                <w:sz w:val="24"/>
                                <w:szCs w:val="24"/>
                                <w:rPrChange w:id="2597" w:author="Gates TEM" w:date="2025-03-26T10:08:00Z" w16du:dateUtc="2025-03-26T09:08:00Z">
                                  <w:rPr/>
                                </w:rPrChange>
                              </w:rPr>
                              <m:t>2</m:t>
                            </w:ins>
                          </m:r>
                        </m:num>
                        <m:den>
                          <m:sSup>
                            <m:sSupPr>
                              <m:ctrlPr>
                                <w:ins w:id="2598" w:author="Gates TEM" w:date="2025-03-26T10:07:00Z" w16du:dateUtc="2025-03-26T09:07:00Z">
                                  <w:rPr>
                                    <w:rFonts w:ascii="Cambria Math" w:hAnsi="Cambria Math"/>
                                    <w:i/>
                                    <w:sz w:val="24"/>
                                    <w:szCs w:val="24"/>
                                    <w:rPrChange w:id="2599" w:author="Gates TEM" w:date="2025-03-26T10:08:00Z" w16du:dateUtc="2025-03-26T09:08:00Z">
                                      <w:rPr/>
                                    </w:rPrChange>
                                  </w:rPr>
                                </w:ins>
                              </m:ctrlPr>
                            </m:sSupPr>
                            <m:e>
                              <m:r>
                                <w:ins w:id="2600" w:author="Gates TEM" w:date="2025-03-26T10:07:00Z" w16du:dateUtc="2025-03-26T09:07:00Z">
                                  <w:rPr>
                                    <w:rFonts w:ascii="Cambria Math" w:hAnsi="Cambria Math"/>
                                    <w:sz w:val="24"/>
                                    <w:szCs w:val="24"/>
                                    <w:rPrChange w:id="2601" w:author="Gates TEM" w:date="2025-03-26T10:08:00Z" w16du:dateUtc="2025-03-26T09:08:00Z">
                                      <w:rPr/>
                                    </w:rPrChange>
                                  </w:rPr>
                                  <m:t>h</m:t>
                                </w:ins>
                              </m:r>
                            </m:e>
                            <m:sup>
                              <m:r>
                                <w:ins w:id="2602" w:author="Gates TEM" w:date="2025-03-26T10:07:00Z" w16du:dateUtc="2025-03-26T09:07:00Z">
                                  <w:rPr>
                                    <w:rFonts w:ascii="Cambria Math" w:hAnsi="Cambria Math"/>
                                    <w:sz w:val="24"/>
                                    <w:szCs w:val="24"/>
                                    <w:rPrChange w:id="2603" w:author="Gates TEM" w:date="2025-03-26T10:08:00Z" w16du:dateUtc="2025-03-26T09:08:00Z">
                                      <w:rPr/>
                                    </w:rPrChange>
                                  </w:rPr>
                                  <m:t>2</m:t>
                                </w:ins>
                              </m:r>
                            </m:sup>
                          </m:sSup>
                        </m:den>
                      </m:f>
                    </m:e>
                  </m:eqArr>
                </m:den>
              </m:f>
            </m:e>
          </m:d>
          <m:d>
            <m:dPr>
              <m:ctrlPr>
                <w:ins w:id="2604" w:author="Gates TEM" w:date="2025-03-26T10:07:00Z" w16du:dateUtc="2025-03-26T09:07:00Z">
                  <w:rPr>
                    <w:rFonts w:ascii="Cambria Math" w:hAnsi="Cambria Math"/>
                    <w:i/>
                    <w:sz w:val="24"/>
                    <w:szCs w:val="24"/>
                    <w:rPrChange w:id="2605" w:author="Gates TEM" w:date="2025-03-26T10:08:00Z" w16du:dateUtc="2025-03-26T09:08:00Z">
                      <w:rPr/>
                    </w:rPrChange>
                  </w:rPr>
                </w:ins>
              </m:ctrlPr>
            </m:dPr>
            <m:e>
              <m:f>
                <m:fPr>
                  <m:type m:val="noBar"/>
                  <m:ctrlPr>
                    <w:ins w:id="2606" w:author="Gates TEM" w:date="2025-03-26T10:07:00Z" w16du:dateUtc="2025-03-26T09:07:00Z">
                      <w:rPr>
                        <w:rFonts w:ascii="Cambria Math" w:hAnsi="Cambria Math"/>
                        <w:i/>
                        <w:sz w:val="24"/>
                        <w:szCs w:val="24"/>
                        <w:rPrChange w:id="2607" w:author="Gates TEM" w:date="2025-03-26T10:08:00Z" w16du:dateUtc="2025-03-26T09:08:00Z">
                          <w:rPr/>
                        </w:rPrChange>
                      </w:rPr>
                    </w:ins>
                  </m:ctrlPr>
                </m:fPr>
                <m:num>
                  <m:eqArr>
                    <m:eqArrPr>
                      <m:ctrlPr>
                        <w:ins w:id="2608" w:author="Gates TEM" w:date="2025-03-26T10:07:00Z" w16du:dateUtc="2025-03-26T09:07:00Z">
                          <w:rPr>
                            <w:rFonts w:ascii="Cambria Math" w:hAnsi="Cambria Math"/>
                            <w:i/>
                            <w:sz w:val="24"/>
                            <w:szCs w:val="24"/>
                            <w:rPrChange w:id="2609" w:author="Gates TEM" w:date="2025-03-26T10:08:00Z" w16du:dateUtc="2025-03-26T09:08:00Z">
                              <w:rPr/>
                            </w:rPrChange>
                          </w:rPr>
                        </w:ins>
                      </m:ctrlPr>
                    </m:eqArrPr>
                    <m:e>
                      <m:sSub>
                        <m:sSubPr>
                          <m:ctrlPr>
                            <w:ins w:id="2610" w:author="Gates TEM" w:date="2025-03-26T10:07:00Z" w16du:dateUtc="2025-03-26T09:07:00Z">
                              <w:rPr>
                                <w:rFonts w:ascii="Cambria Math" w:hAnsi="Cambria Math"/>
                                <w:i/>
                                <w:sz w:val="24"/>
                                <w:szCs w:val="24"/>
                                <w:rPrChange w:id="2611" w:author="Gates TEM" w:date="2025-03-26T10:08:00Z" w16du:dateUtc="2025-03-26T09:08:00Z">
                                  <w:rPr/>
                                </w:rPrChange>
                              </w:rPr>
                            </w:ins>
                          </m:ctrlPr>
                        </m:sSubPr>
                        <m:e>
                          <m:r>
                            <w:ins w:id="2612" w:author="Gates TEM" w:date="2025-03-26T10:07:00Z" w16du:dateUtc="2025-03-26T09:07:00Z">
                              <w:rPr>
                                <w:rFonts w:ascii="Cambria Math" w:hAnsi="Cambria Math"/>
                                <w:sz w:val="24"/>
                                <w:szCs w:val="24"/>
                                <w:rPrChange w:id="2613" w:author="Gates TEM" w:date="2025-03-26T10:08:00Z" w16du:dateUtc="2025-03-26T09:08:00Z">
                                  <w:rPr/>
                                </w:rPrChange>
                              </w:rPr>
                              <m:t>u</m:t>
                            </w:ins>
                          </m:r>
                        </m:e>
                        <m:sub>
                          <m:r>
                            <w:ins w:id="2614" w:author="Gates TEM" w:date="2025-03-26T10:07:00Z" w16du:dateUtc="2025-03-26T09:07:00Z">
                              <w:rPr>
                                <w:rFonts w:ascii="Cambria Math" w:hAnsi="Cambria Math"/>
                                <w:sz w:val="24"/>
                                <w:szCs w:val="24"/>
                                <w:rPrChange w:id="2615" w:author="Gates TEM" w:date="2025-03-26T10:08:00Z" w16du:dateUtc="2025-03-26T09:08:00Z">
                                  <w:rPr/>
                                </w:rPrChange>
                              </w:rPr>
                              <m:t>1</m:t>
                            </w:ins>
                          </m:r>
                        </m:sub>
                      </m:sSub>
                    </m:e>
                    <m:e>
                      <m:sSub>
                        <m:sSubPr>
                          <m:ctrlPr>
                            <w:ins w:id="2616" w:author="Gates TEM" w:date="2025-03-26T10:07:00Z" w16du:dateUtc="2025-03-26T09:07:00Z">
                              <w:rPr>
                                <w:rFonts w:ascii="Cambria Math" w:hAnsi="Cambria Math"/>
                                <w:i/>
                                <w:sz w:val="24"/>
                                <w:szCs w:val="24"/>
                                <w:rPrChange w:id="2617" w:author="Gates TEM" w:date="2025-03-26T10:08:00Z" w16du:dateUtc="2025-03-26T09:08:00Z">
                                  <w:rPr/>
                                </w:rPrChange>
                              </w:rPr>
                            </w:ins>
                          </m:ctrlPr>
                        </m:sSubPr>
                        <m:e>
                          <m:r>
                            <w:ins w:id="2618" w:author="Gates TEM" w:date="2025-03-26T10:07:00Z" w16du:dateUtc="2025-03-26T09:07:00Z">
                              <w:rPr>
                                <w:rFonts w:ascii="Cambria Math" w:hAnsi="Cambria Math"/>
                                <w:sz w:val="24"/>
                                <w:szCs w:val="24"/>
                                <w:rPrChange w:id="2619" w:author="Gates TEM" w:date="2025-03-26T10:08:00Z" w16du:dateUtc="2025-03-26T09:08:00Z">
                                  <w:rPr/>
                                </w:rPrChange>
                              </w:rPr>
                              <m:t>u</m:t>
                            </w:ins>
                          </m:r>
                        </m:e>
                        <m:sub>
                          <m:r>
                            <w:ins w:id="2620" w:author="Gates TEM" w:date="2025-03-26T10:07:00Z" w16du:dateUtc="2025-03-26T09:07:00Z">
                              <w:rPr>
                                <w:rFonts w:ascii="Cambria Math" w:hAnsi="Cambria Math"/>
                                <w:sz w:val="24"/>
                                <w:szCs w:val="24"/>
                                <w:rPrChange w:id="2621" w:author="Gates TEM" w:date="2025-03-26T10:08:00Z" w16du:dateUtc="2025-03-26T09:08:00Z">
                                  <w:rPr/>
                                </w:rPrChange>
                              </w:rPr>
                              <m:t>2</m:t>
                            </w:ins>
                          </m:r>
                        </m:sub>
                      </m:sSub>
                    </m:e>
                  </m:eqArr>
                </m:num>
                <m:den>
                  <m:eqArr>
                    <m:eqArrPr>
                      <m:ctrlPr>
                        <w:ins w:id="2622" w:author="Gates TEM" w:date="2025-03-26T10:07:00Z" w16du:dateUtc="2025-03-26T09:07:00Z">
                          <w:rPr>
                            <w:rFonts w:ascii="Cambria Math" w:hAnsi="Cambria Math"/>
                            <w:i/>
                            <w:sz w:val="24"/>
                            <w:szCs w:val="24"/>
                            <w:rPrChange w:id="2623" w:author="Gates TEM" w:date="2025-03-26T10:08:00Z" w16du:dateUtc="2025-03-26T09:08:00Z">
                              <w:rPr/>
                            </w:rPrChange>
                          </w:rPr>
                        </w:ins>
                      </m:ctrlPr>
                    </m:eqArrPr>
                    <m:e>
                      <m:r>
                        <w:ins w:id="2624" w:author="Gates TEM" w:date="2025-03-26T10:07:00Z" w16du:dateUtc="2025-03-26T09:07:00Z">
                          <w:rPr>
                            <w:rFonts w:ascii="Cambria Math" w:hAnsi="Cambria Math"/>
                            <w:sz w:val="24"/>
                            <w:szCs w:val="24"/>
                            <w:rPrChange w:id="2625" w:author="Gates TEM" w:date="2025-03-26T10:08:00Z" w16du:dateUtc="2025-03-26T09:08:00Z">
                              <w:rPr/>
                            </w:rPrChange>
                          </w:rPr>
                          <m:t>.</m:t>
                        </w:ins>
                      </m:r>
                    </m:e>
                    <m:e>
                      <m:r>
                        <w:ins w:id="2626" w:author="Gates TEM" w:date="2025-03-26T10:07:00Z" w16du:dateUtc="2025-03-26T09:07:00Z">
                          <w:rPr>
                            <w:rFonts w:ascii="Cambria Math" w:hAnsi="Cambria Math"/>
                            <w:sz w:val="24"/>
                            <w:szCs w:val="24"/>
                            <w:rPrChange w:id="2627" w:author="Gates TEM" w:date="2025-03-26T10:08:00Z" w16du:dateUtc="2025-03-26T09:08:00Z">
                              <w:rPr/>
                            </w:rPrChange>
                          </w:rPr>
                          <m:t>.</m:t>
                        </w:ins>
                      </m:r>
                      <m:ctrlPr>
                        <w:ins w:id="2628" w:author="Gates TEM" w:date="2025-03-26T10:07:00Z" w16du:dateUtc="2025-03-26T09:07:00Z">
                          <w:rPr>
                            <w:rFonts w:ascii="Cambria Math" w:eastAsia="Cambria Math" w:hAnsi="Cambria Math" w:cs="Cambria Math"/>
                            <w:i/>
                            <w:sz w:val="24"/>
                            <w:szCs w:val="24"/>
                            <w:rPrChange w:id="2629" w:author="Gates TEM" w:date="2025-03-26T10:08:00Z" w16du:dateUtc="2025-03-26T09:08:00Z">
                              <w:rPr>
                                <w:rFonts w:eastAsia="Cambria Math" w:cs="Cambria Math"/>
                              </w:rPr>
                            </w:rPrChange>
                          </w:rPr>
                        </w:ins>
                      </m:ctrlPr>
                    </m:e>
                    <m:e>
                      <m:r>
                        <w:ins w:id="2630" w:author="Gates TEM" w:date="2025-03-26T10:07:00Z" w16du:dateUtc="2025-03-26T09:07:00Z">
                          <w:rPr>
                            <w:rFonts w:ascii="Cambria Math" w:eastAsia="Cambria Math" w:hAnsi="Cambria Math" w:cs="Cambria Math"/>
                            <w:sz w:val="24"/>
                            <w:szCs w:val="24"/>
                            <w:rPrChange w:id="2631" w:author="Gates TEM" w:date="2025-03-26T10:08:00Z" w16du:dateUtc="2025-03-26T09:08:00Z">
                              <w:rPr>
                                <w:rFonts w:eastAsia="Cambria Math" w:cs="Cambria Math"/>
                              </w:rPr>
                            </w:rPrChange>
                          </w:rPr>
                          <m:t>.</m:t>
                        </w:ins>
                      </m:r>
                      <m:ctrlPr>
                        <w:ins w:id="2632" w:author="Gates TEM" w:date="2025-03-26T10:07:00Z" w16du:dateUtc="2025-03-26T09:07:00Z">
                          <w:rPr>
                            <w:rFonts w:ascii="Cambria Math" w:eastAsia="Cambria Math" w:hAnsi="Cambria Math" w:cs="Cambria Math"/>
                            <w:i/>
                            <w:sz w:val="24"/>
                            <w:szCs w:val="24"/>
                            <w:rPrChange w:id="2633" w:author="Gates TEM" w:date="2025-03-26T10:08:00Z" w16du:dateUtc="2025-03-26T09:08:00Z">
                              <w:rPr>
                                <w:rFonts w:eastAsia="Cambria Math" w:cs="Cambria Math"/>
                              </w:rPr>
                            </w:rPrChange>
                          </w:rPr>
                        </w:ins>
                      </m:ctrlPr>
                    </m:e>
                    <m:e>
                      <m:r>
                        <w:ins w:id="2634" w:author="Gates TEM" w:date="2025-03-26T10:07:00Z" w16du:dateUtc="2025-03-26T09:07:00Z">
                          <w:rPr>
                            <w:rFonts w:ascii="Cambria Math" w:eastAsia="Cambria Math" w:hAnsi="Cambria Math" w:cs="Cambria Math"/>
                            <w:sz w:val="24"/>
                            <w:szCs w:val="24"/>
                            <w:rPrChange w:id="2635" w:author="Gates TEM" w:date="2025-03-26T10:08:00Z" w16du:dateUtc="2025-03-26T09:08:00Z">
                              <w:rPr>
                                <w:rFonts w:eastAsia="Cambria Math" w:cs="Cambria Math"/>
                              </w:rPr>
                            </w:rPrChange>
                          </w:rPr>
                          <m:t>.</m:t>
                        </w:ins>
                      </m:r>
                      <m:ctrlPr>
                        <w:ins w:id="2636" w:author="Gates TEM" w:date="2025-03-26T10:07:00Z" w16du:dateUtc="2025-03-26T09:07:00Z">
                          <w:rPr>
                            <w:rFonts w:ascii="Cambria Math" w:eastAsia="Cambria Math" w:hAnsi="Cambria Math" w:cs="Cambria Math"/>
                            <w:i/>
                            <w:sz w:val="24"/>
                            <w:szCs w:val="24"/>
                            <w:rPrChange w:id="2637" w:author="Gates TEM" w:date="2025-03-26T10:08:00Z" w16du:dateUtc="2025-03-26T09:08:00Z">
                              <w:rPr>
                                <w:rFonts w:eastAsia="Cambria Math" w:cs="Cambria Math"/>
                              </w:rPr>
                            </w:rPrChange>
                          </w:rPr>
                        </w:ins>
                      </m:ctrlPr>
                    </m:e>
                    <m:e>
                      <m:r>
                        <w:ins w:id="2638" w:author="Gates TEM" w:date="2025-03-26T10:07:00Z" w16du:dateUtc="2025-03-26T09:07:00Z">
                          <w:rPr>
                            <w:rFonts w:ascii="Cambria Math" w:eastAsia="Cambria Math" w:hAnsi="Cambria Math" w:cs="Cambria Math"/>
                            <w:sz w:val="24"/>
                            <w:szCs w:val="24"/>
                            <w:rPrChange w:id="2639" w:author="Gates TEM" w:date="2025-03-26T10:08:00Z" w16du:dateUtc="2025-03-26T09:08:00Z">
                              <w:rPr>
                                <w:rFonts w:eastAsia="Cambria Math" w:cs="Cambria Math"/>
                              </w:rPr>
                            </w:rPrChange>
                          </w:rPr>
                          <m:t>.</m:t>
                        </w:ins>
                      </m:r>
                      <m:ctrlPr>
                        <w:ins w:id="2640" w:author="Gates TEM" w:date="2025-03-26T10:07:00Z" w16du:dateUtc="2025-03-26T09:07:00Z">
                          <w:rPr>
                            <w:rFonts w:ascii="Cambria Math" w:eastAsia="Cambria Math" w:hAnsi="Cambria Math" w:cs="Cambria Math"/>
                            <w:i/>
                            <w:sz w:val="24"/>
                            <w:szCs w:val="24"/>
                            <w:rPrChange w:id="2641" w:author="Gates TEM" w:date="2025-03-26T10:08:00Z" w16du:dateUtc="2025-03-26T09:08:00Z">
                              <w:rPr>
                                <w:rFonts w:eastAsia="Cambria Math" w:cs="Cambria Math"/>
                              </w:rPr>
                            </w:rPrChange>
                          </w:rPr>
                        </w:ins>
                      </m:ctrlPr>
                    </m:e>
                    <m:e>
                      <m:sSub>
                        <m:sSubPr>
                          <m:ctrlPr>
                            <w:ins w:id="2642" w:author="Gates TEM" w:date="2025-03-26T10:07:00Z" w16du:dateUtc="2025-03-26T09:07:00Z">
                              <w:rPr>
                                <w:rFonts w:ascii="Cambria Math" w:eastAsia="Cambria Math" w:hAnsi="Cambria Math" w:cs="Cambria Math"/>
                                <w:i/>
                                <w:sz w:val="24"/>
                                <w:szCs w:val="24"/>
                                <w:rPrChange w:id="2643" w:author="Gates TEM" w:date="2025-03-26T10:08:00Z" w16du:dateUtc="2025-03-26T09:08:00Z">
                                  <w:rPr>
                                    <w:rFonts w:eastAsia="Cambria Math" w:cs="Cambria Math"/>
                                  </w:rPr>
                                </w:rPrChange>
                              </w:rPr>
                            </w:ins>
                          </m:ctrlPr>
                        </m:sSubPr>
                        <m:e>
                          <m:r>
                            <w:ins w:id="2644" w:author="Gates TEM" w:date="2025-03-26T10:07:00Z" w16du:dateUtc="2025-03-26T09:07:00Z">
                              <w:rPr>
                                <w:rFonts w:ascii="Cambria Math" w:eastAsia="Cambria Math" w:hAnsi="Cambria Math" w:cs="Cambria Math"/>
                                <w:sz w:val="24"/>
                                <w:szCs w:val="24"/>
                                <w:rPrChange w:id="2645" w:author="Gates TEM" w:date="2025-03-26T10:08:00Z" w16du:dateUtc="2025-03-26T09:08:00Z">
                                  <w:rPr>
                                    <w:rFonts w:eastAsia="Cambria Math" w:cs="Cambria Math"/>
                                  </w:rPr>
                                </w:rPrChange>
                              </w:rPr>
                              <m:t>u</m:t>
                            </w:ins>
                          </m:r>
                        </m:e>
                        <m:sub>
                          <m:r>
                            <w:ins w:id="2646" w:author="Gates TEM" w:date="2025-03-26T10:07:00Z" w16du:dateUtc="2025-03-26T09:07:00Z">
                              <w:rPr>
                                <w:rFonts w:ascii="Cambria Math" w:eastAsia="Cambria Math" w:hAnsi="Cambria Math" w:cs="Cambria Math"/>
                                <w:sz w:val="24"/>
                                <w:szCs w:val="24"/>
                                <w:rPrChange w:id="2647" w:author="Gates TEM" w:date="2025-03-26T10:08:00Z" w16du:dateUtc="2025-03-26T09:08:00Z">
                                  <w:rPr>
                                    <w:rFonts w:eastAsia="Cambria Math" w:cs="Cambria Math"/>
                                  </w:rPr>
                                </w:rPrChange>
                              </w:rPr>
                              <m:t>N-2</m:t>
                            </w:ins>
                          </m:r>
                        </m:sub>
                      </m:sSub>
                      <m:ctrlPr>
                        <w:ins w:id="2648" w:author="Gates TEM" w:date="2025-03-26T10:07:00Z" w16du:dateUtc="2025-03-26T09:07:00Z">
                          <w:rPr>
                            <w:rFonts w:ascii="Cambria Math" w:eastAsia="Cambria Math" w:hAnsi="Cambria Math" w:cs="Cambria Math"/>
                            <w:i/>
                            <w:sz w:val="24"/>
                            <w:szCs w:val="24"/>
                            <w:rPrChange w:id="2649" w:author="Gates TEM" w:date="2025-03-26T10:08:00Z" w16du:dateUtc="2025-03-26T09:08:00Z">
                              <w:rPr>
                                <w:rFonts w:eastAsia="Cambria Math" w:cs="Cambria Math"/>
                              </w:rPr>
                            </w:rPrChange>
                          </w:rPr>
                        </w:ins>
                      </m:ctrlPr>
                    </m:e>
                    <m:e>
                      <m:sSub>
                        <m:sSubPr>
                          <m:ctrlPr>
                            <w:ins w:id="2650" w:author="Gates TEM" w:date="2025-03-26T10:07:00Z" w16du:dateUtc="2025-03-26T09:07:00Z">
                              <w:rPr>
                                <w:rFonts w:ascii="Cambria Math" w:eastAsia="Cambria Math" w:hAnsi="Cambria Math" w:cs="Cambria Math"/>
                                <w:i/>
                                <w:sz w:val="24"/>
                                <w:szCs w:val="24"/>
                                <w:rPrChange w:id="2651" w:author="Gates TEM" w:date="2025-03-26T10:08:00Z" w16du:dateUtc="2025-03-26T09:08:00Z">
                                  <w:rPr>
                                    <w:rFonts w:eastAsia="Cambria Math" w:cs="Cambria Math"/>
                                  </w:rPr>
                                </w:rPrChange>
                              </w:rPr>
                            </w:ins>
                          </m:ctrlPr>
                        </m:sSubPr>
                        <m:e>
                          <m:r>
                            <w:ins w:id="2652" w:author="Gates TEM" w:date="2025-03-26T10:07:00Z" w16du:dateUtc="2025-03-26T09:07:00Z">
                              <w:rPr>
                                <w:rFonts w:ascii="Cambria Math" w:eastAsia="Cambria Math" w:hAnsi="Cambria Math" w:cs="Cambria Math"/>
                                <w:sz w:val="24"/>
                                <w:szCs w:val="24"/>
                                <w:rPrChange w:id="2653" w:author="Gates TEM" w:date="2025-03-26T10:08:00Z" w16du:dateUtc="2025-03-26T09:08:00Z">
                                  <w:rPr>
                                    <w:rFonts w:eastAsia="Cambria Math" w:cs="Cambria Math"/>
                                  </w:rPr>
                                </w:rPrChange>
                              </w:rPr>
                              <m:t>u</m:t>
                            </w:ins>
                          </m:r>
                        </m:e>
                        <m:sub>
                          <m:r>
                            <w:ins w:id="2654" w:author="Gates TEM" w:date="2025-03-26T10:07:00Z" w16du:dateUtc="2025-03-26T09:07:00Z">
                              <w:rPr>
                                <w:rFonts w:ascii="Cambria Math" w:eastAsia="Cambria Math" w:hAnsi="Cambria Math" w:cs="Cambria Math"/>
                                <w:sz w:val="24"/>
                                <w:szCs w:val="24"/>
                                <w:rPrChange w:id="2655" w:author="Gates TEM" w:date="2025-03-26T10:08:00Z" w16du:dateUtc="2025-03-26T09:08:00Z">
                                  <w:rPr>
                                    <w:rFonts w:eastAsia="Cambria Math" w:cs="Cambria Math"/>
                                  </w:rPr>
                                </w:rPrChange>
                              </w:rPr>
                              <m:t>N-1</m:t>
                            </w:ins>
                          </m:r>
                        </m:sub>
                      </m:sSub>
                    </m:e>
                  </m:eqArr>
                </m:den>
              </m:f>
            </m:e>
          </m:d>
          <m:r>
            <w:ins w:id="2656" w:author="Gates TEM" w:date="2025-03-26T10:07:00Z" w16du:dateUtc="2025-03-26T09:07:00Z">
              <w:rPr>
                <w:rFonts w:ascii="Cambria Math" w:hAnsi="Cambria Math"/>
                <w:sz w:val="24"/>
                <w:szCs w:val="24"/>
                <w:rPrChange w:id="2657" w:author="Gates TEM" w:date="2025-03-26T10:08:00Z" w16du:dateUtc="2025-03-26T09:08:00Z">
                  <w:rPr/>
                </w:rPrChange>
              </w:rPr>
              <m:t xml:space="preserve">= </m:t>
            </w:ins>
          </m:r>
          <m:d>
            <m:dPr>
              <m:ctrlPr>
                <w:ins w:id="2658" w:author="Gates TEM" w:date="2025-03-26T10:07:00Z" w16du:dateUtc="2025-03-26T09:07:00Z">
                  <w:rPr>
                    <w:rFonts w:ascii="Cambria Math" w:hAnsi="Cambria Math"/>
                    <w:i/>
                    <w:sz w:val="24"/>
                    <w:szCs w:val="24"/>
                    <w:rPrChange w:id="2659" w:author="Gates TEM" w:date="2025-03-26T10:08:00Z" w16du:dateUtc="2025-03-26T09:08:00Z">
                      <w:rPr/>
                    </w:rPrChange>
                  </w:rPr>
                </w:ins>
              </m:ctrlPr>
            </m:dPr>
            <m:e>
              <m:f>
                <m:fPr>
                  <m:type m:val="noBar"/>
                  <m:ctrlPr>
                    <w:ins w:id="2660" w:author="Gates TEM" w:date="2025-03-26T10:07:00Z" w16du:dateUtc="2025-03-26T09:07:00Z">
                      <w:rPr>
                        <w:rFonts w:ascii="Cambria Math" w:hAnsi="Cambria Math"/>
                        <w:i/>
                        <w:sz w:val="24"/>
                        <w:szCs w:val="24"/>
                        <w:rPrChange w:id="2661" w:author="Gates TEM" w:date="2025-03-26T10:08:00Z" w16du:dateUtc="2025-03-26T09:08:00Z">
                          <w:rPr/>
                        </w:rPrChange>
                      </w:rPr>
                    </w:ins>
                  </m:ctrlPr>
                </m:fPr>
                <m:num>
                  <m:eqArr>
                    <m:eqArrPr>
                      <m:ctrlPr>
                        <w:ins w:id="2662" w:author="Gates TEM" w:date="2025-03-26T10:07:00Z" w16du:dateUtc="2025-03-26T09:07:00Z">
                          <w:rPr>
                            <w:rFonts w:ascii="Cambria Math" w:hAnsi="Cambria Math"/>
                            <w:i/>
                            <w:sz w:val="24"/>
                            <w:szCs w:val="24"/>
                            <w:rPrChange w:id="2663" w:author="Gates TEM" w:date="2025-03-26T10:08:00Z" w16du:dateUtc="2025-03-26T09:08:00Z">
                              <w:rPr/>
                            </w:rPrChange>
                          </w:rPr>
                        </w:ins>
                      </m:ctrlPr>
                    </m:eqArrPr>
                    <m:e>
                      <m:sSub>
                        <m:sSubPr>
                          <m:ctrlPr>
                            <w:ins w:id="2664" w:author="Gates TEM" w:date="2025-03-26T10:07:00Z" w16du:dateUtc="2025-03-26T09:07:00Z">
                              <w:rPr>
                                <w:rFonts w:ascii="Cambria Math" w:hAnsi="Cambria Math"/>
                                <w:i/>
                                <w:sz w:val="24"/>
                                <w:szCs w:val="24"/>
                                <w:rPrChange w:id="2665" w:author="Gates TEM" w:date="2025-03-26T10:08:00Z" w16du:dateUtc="2025-03-26T09:08:00Z">
                                  <w:rPr/>
                                </w:rPrChange>
                              </w:rPr>
                            </w:ins>
                          </m:ctrlPr>
                        </m:sSubPr>
                        <m:e>
                          <m:r>
                            <w:ins w:id="2666" w:author="Gates TEM" w:date="2025-03-26T10:07:00Z" w16du:dateUtc="2025-03-26T09:07:00Z">
                              <w:rPr>
                                <w:rFonts w:ascii="Cambria Math" w:hAnsi="Cambria Math"/>
                                <w:sz w:val="24"/>
                                <w:szCs w:val="24"/>
                                <w:rPrChange w:id="2667" w:author="Gates TEM" w:date="2025-03-26T10:08:00Z" w16du:dateUtc="2025-03-26T09:08:00Z">
                                  <w:rPr/>
                                </w:rPrChange>
                              </w:rPr>
                              <m:t>f</m:t>
                            </w:ins>
                          </m:r>
                        </m:e>
                        <m:sub>
                          <m:r>
                            <w:ins w:id="2668" w:author="Gates TEM" w:date="2025-03-26T10:07:00Z" w16du:dateUtc="2025-03-26T09:07:00Z">
                              <w:rPr>
                                <w:rFonts w:ascii="Cambria Math" w:hAnsi="Cambria Math"/>
                                <w:sz w:val="24"/>
                                <w:szCs w:val="24"/>
                                <w:rPrChange w:id="2669" w:author="Gates TEM" w:date="2025-03-26T10:08:00Z" w16du:dateUtc="2025-03-26T09:08:00Z">
                                  <w:rPr/>
                                </w:rPrChange>
                              </w:rPr>
                              <m:t>1</m:t>
                            </w:ins>
                          </m:r>
                        </m:sub>
                      </m:sSub>
                      <m:r>
                        <w:ins w:id="2670" w:author="Gates TEM" w:date="2025-03-26T10:07:00Z" w16du:dateUtc="2025-03-26T09:07:00Z">
                          <w:rPr>
                            <w:rFonts w:ascii="Cambria Math" w:hAnsi="Cambria Math"/>
                            <w:sz w:val="24"/>
                            <w:szCs w:val="24"/>
                            <w:rPrChange w:id="2671" w:author="Gates TEM" w:date="2025-03-26T10:08:00Z" w16du:dateUtc="2025-03-26T09:08:00Z">
                              <w:rPr/>
                            </w:rPrChange>
                          </w:rPr>
                          <m:t>+(</m:t>
                        </w:ins>
                      </m:r>
                      <m:f>
                        <m:fPr>
                          <m:ctrlPr>
                            <w:ins w:id="2672" w:author="Gates TEM" w:date="2025-03-26T10:07:00Z" w16du:dateUtc="2025-03-26T09:07:00Z">
                              <w:rPr>
                                <w:rFonts w:ascii="Cambria Math" w:hAnsi="Cambria Math"/>
                                <w:i/>
                                <w:sz w:val="24"/>
                                <w:szCs w:val="24"/>
                                <w:rPrChange w:id="2673" w:author="Gates TEM" w:date="2025-03-26T10:08:00Z" w16du:dateUtc="2025-03-26T09:08:00Z">
                                  <w:rPr/>
                                </w:rPrChange>
                              </w:rPr>
                            </w:ins>
                          </m:ctrlPr>
                        </m:fPr>
                        <m:num>
                          <m:r>
                            <w:ins w:id="2674" w:author="Gates TEM" w:date="2025-03-26T10:07:00Z" w16du:dateUtc="2025-03-26T09:07:00Z">
                              <w:rPr>
                                <w:rFonts w:ascii="Cambria Math" w:hAnsi="Cambria Math"/>
                                <w:sz w:val="24"/>
                                <w:szCs w:val="24"/>
                                <w:rPrChange w:id="2675" w:author="Gates TEM" w:date="2025-03-26T10:08:00Z" w16du:dateUtc="2025-03-26T09:08:00Z">
                                  <w:rPr/>
                                </w:rPrChange>
                              </w:rPr>
                              <m:t>1</m:t>
                            </w:ins>
                          </m:r>
                        </m:num>
                        <m:den>
                          <m:sSup>
                            <m:sSupPr>
                              <m:ctrlPr>
                                <w:ins w:id="2676" w:author="Gates TEM" w:date="2025-03-26T10:07:00Z" w16du:dateUtc="2025-03-26T09:07:00Z">
                                  <w:rPr>
                                    <w:rFonts w:ascii="Cambria Math" w:hAnsi="Cambria Math"/>
                                    <w:i/>
                                    <w:sz w:val="24"/>
                                    <w:szCs w:val="24"/>
                                    <w:rPrChange w:id="2677" w:author="Gates TEM" w:date="2025-03-26T10:08:00Z" w16du:dateUtc="2025-03-26T09:08:00Z">
                                      <w:rPr/>
                                    </w:rPrChange>
                                  </w:rPr>
                                </w:ins>
                              </m:ctrlPr>
                            </m:sSupPr>
                            <m:e>
                              <m:r>
                                <w:ins w:id="2678" w:author="Gates TEM" w:date="2025-03-26T10:07:00Z" w16du:dateUtc="2025-03-26T09:07:00Z">
                                  <w:rPr>
                                    <w:rFonts w:ascii="Cambria Math" w:hAnsi="Cambria Math"/>
                                    <w:sz w:val="24"/>
                                    <w:szCs w:val="24"/>
                                    <w:rPrChange w:id="2679" w:author="Gates TEM" w:date="2025-03-26T10:08:00Z" w16du:dateUtc="2025-03-26T09:08:00Z">
                                      <w:rPr/>
                                    </w:rPrChange>
                                  </w:rPr>
                                  <m:t>h</m:t>
                                </w:ins>
                              </m:r>
                            </m:e>
                            <m:sup>
                              <m:r>
                                <w:ins w:id="2680" w:author="Gates TEM" w:date="2025-03-26T10:07:00Z" w16du:dateUtc="2025-03-26T09:07:00Z">
                                  <w:rPr>
                                    <w:rFonts w:ascii="Cambria Math" w:hAnsi="Cambria Math"/>
                                    <w:sz w:val="24"/>
                                    <w:szCs w:val="24"/>
                                    <w:rPrChange w:id="2681" w:author="Gates TEM" w:date="2025-03-26T10:08:00Z" w16du:dateUtc="2025-03-26T09:08:00Z">
                                      <w:rPr/>
                                    </w:rPrChange>
                                  </w:rPr>
                                  <m:t>2</m:t>
                                </w:ins>
                              </m:r>
                            </m:sup>
                          </m:sSup>
                        </m:den>
                      </m:f>
                      <m:sSub>
                        <m:sSubPr>
                          <m:ctrlPr>
                            <w:ins w:id="2682" w:author="Gates TEM" w:date="2025-03-26T10:07:00Z" w16du:dateUtc="2025-03-26T09:07:00Z">
                              <w:rPr>
                                <w:rFonts w:ascii="Cambria Math" w:hAnsi="Cambria Math"/>
                                <w:i/>
                                <w:sz w:val="24"/>
                                <w:szCs w:val="24"/>
                                <w:rPrChange w:id="2683" w:author="Gates TEM" w:date="2025-03-26T10:08:00Z" w16du:dateUtc="2025-03-26T09:08:00Z">
                                  <w:rPr/>
                                </w:rPrChange>
                              </w:rPr>
                            </w:ins>
                          </m:ctrlPr>
                        </m:sSubPr>
                        <m:e>
                          <m:r>
                            <w:ins w:id="2684" w:author="Gates TEM" w:date="2025-03-26T10:07:00Z" w16du:dateUtc="2025-03-26T09:07:00Z">
                              <w:rPr>
                                <w:rFonts w:ascii="Cambria Math" w:hAnsi="Cambria Math"/>
                                <w:sz w:val="24"/>
                                <w:szCs w:val="24"/>
                                <w:rPrChange w:id="2685" w:author="Gates TEM" w:date="2025-03-26T10:08:00Z" w16du:dateUtc="2025-03-26T09:08:00Z">
                                  <w:rPr/>
                                </w:rPrChange>
                              </w:rPr>
                              <m:t>+</m:t>
                            </w:ins>
                          </m:r>
                          <m:f>
                            <m:fPr>
                              <m:ctrlPr>
                                <w:ins w:id="2686" w:author="Gates TEM" w:date="2025-03-26T10:07:00Z" w16du:dateUtc="2025-03-26T09:07:00Z">
                                  <w:rPr>
                                    <w:rFonts w:ascii="Cambria Math" w:hAnsi="Cambria Math"/>
                                    <w:i/>
                                    <w:sz w:val="24"/>
                                    <w:szCs w:val="24"/>
                                    <w:rPrChange w:id="2687" w:author="Gates TEM" w:date="2025-03-26T10:08:00Z" w16du:dateUtc="2025-03-26T09:08:00Z">
                                      <w:rPr/>
                                    </w:rPrChange>
                                  </w:rPr>
                                </w:ins>
                              </m:ctrlPr>
                            </m:fPr>
                            <m:num>
                              <m:r>
                                <w:ins w:id="2688" w:author="Gates TEM" w:date="2025-03-26T10:07:00Z" w16du:dateUtc="2025-03-26T09:07:00Z">
                                  <w:rPr>
                                    <w:rFonts w:ascii="Cambria Math" w:hAnsi="Cambria Math"/>
                                    <w:sz w:val="24"/>
                                    <w:szCs w:val="24"/>
                                    <w:rPrChange w:id="2689" w:author="Gates TEM" w:date="2025-03-26T10:08:00Z" w16du:dateUtc="2025-03-26T09:08:00Z">
                                      <w:rPr/>
                                    </w:rPrChange>
                                  </w:rPr>
                                  <m:t>1</m:t>
                                </w:ins>
                              </m:r>
                            </m:num>
                            <m:den>
                              <m:r>
                                <w:ins w:id="2690" w:author="Gates TEM" w:date="2025-03-26T10:07:00Z" w16du:dateUtc="2025-03-26T09:07:00Z">
                                  <w:rPr>
                                    <w:rFonts w:ascii="Cambria Math" w:hAnsi="Cambria Math"/>
                                    <w:sz w:val="24"/>
                                    <w:szCs w:val="24"/>
                                    <w:rPrChange w:id="2691" w:author="Gates TEM" w:date="2025-03-26T10:08:00Z" w16du:dateUtc="2025-03-26T09:08:00Z">
                                      <w:rPr/>
                                    </w:rPrChange>
                                  </w:rPr>
                                  <m:t>2</m:t>
                                </w:ins>
                              </m:r>
                              <m:r>
                                <w:ins w:id="2692" w:author="Gates TEM" w:date="2025-03-26T10:07:00Z" w16du:dateUtc="2025-03-26T09:07:00Z">
                                  <w:rPr>
                                    <w:rFonts w:ascii="Cambria Math" w:hAnsi="Cambria Math"/>
                                    <w:sz w:val="24"/>
                                    <w:szCs w:val="24"/>
                                    <w:rPrChange w:id="2693" w:author="Gates TEM" w:date="2025-03-26T10:08:00Z" w16du:dateUtc="2025-03-26T09:08:00Z">
                                      <w:rPr/>
                                    </w:rPrChange>
                                  </w:rPr>
                                  <m:t>h</m:t>
                                </w:ins>
                              </m:r>
                            </m:den>
                          </m:f>
                          <m:r>
                            <w:ins w:id="2694" w:author="Gates TEM" w:date="2025-03-26T10:07:00Z" w16du:dateUtc="2025-03-26T09:07:00Z">
                              <w:rPr>
                                <w:rFonts w:ascii="Cambria Math" w:hAnsi="Cambria Math"/>
                                <w:sz w:val="24"/>
                                <w:szCs w:val="24"/>
                                <w:rPrChange w:id="2695" w:author="Gates TEM" w:date="2025-03-26T10:08:00Z" w16du:dateUtc="2025-03-26T09:08:00Z">
                                  <w:rPr/>
                                </w:rPrChange>
                              </w:rPr>
                              <m:t>)u</m:t>
                            </w:ins>
                          </m:r>
                        </m:e>
                        <m:sub>
                          <m:r>
                            <w:ins w:id="2696" w:author="Gates TEM" w:date="2025-03-26T10:07:00Z" w16du:dateUtc="2025-03-26T09:07:00Z">
                              <w:rPr>
                                <w:rFonts w:ascii="Cambria Math" w:hAnsi="Cambria Math"/>
                                <w:sz w:val="24"/>
                                <w:szCs w:val="24"/>
                                <w:rPrChange w:id="2697" w:author="Gates TEM" w:date="2025-03-26T10:08:00Z" w16du:dateUtc="2025-03-26T09:08:00Z">
                                  <w:rPr/>
                                </w:rPrChange>
                              </w:rPr>
                              <m:t>0</m:t>
                            </w:ins>
                          </m:r>
                        </m:sub>
                      </m:sSub>
                    </m:e>
                    <m:e>
                      <m:sSub>
                        <m:sSubPr>
                          <m:ctrlPr>
                            <w:ins w:id="2698" w:author="Gates TEM" w:date="2025-03-26T10:07:00Z" w16du:dateUtc="2025-03-26T09:07:00Z">
                              <w:rPr>
                                <w:rFonts w:ascii="Cambria Math" w:hAnsi="Cambria Math"/>
                                <w:i/>
                                <w:sz w:val="24"/>
                                <w:szCs w:val="24"/>
                                <w:rPrChange w:id="2699" w:author="Gates TEM" w:date="2025-03-26T10:08:00Z" w16du:dateUtc="2025-03-26T09:08:00Z">
                                  <w:rPr/>
                                </w:rPrChange>
                              </w:rPr>
                            </w:ins>
                          </m:ctrlPr>
                        </m:sSubPr>
                        <m:e>
                          <m:r>
                            <w:ins w:id="2700" w:author="Gates TEM" w:date="2025-03-26T10:07:00Z" w16du:dateUtc="2025-03-26T09:07:00Z">
                              <w:rPr>
                                <w:rFonts w:ascii="Cambria Math" w:hAnsi="Cambria Math"/>
                                <w:sz w:val="24"/>
                                <w:szCs w:val="24"/>
                                <w:rPrChange w:id="2701" w:author="Gates TEM" w:date="2025-03-26T10:08:00Z" w16du:dateUtc="2025-03-26T09:08:00Z">
                                  <w:rPr/>
                                </w:rPrChange>
                              </w:rPr>
                              <m:t>f</m:t>
                            </w:ins>
                          </m:r>
                        </m:e>
                        <m:sub>
                          <m:r>
                            <w:ins w:id="2702" w:author="Gates TEM" w:date="2025-03-26T10:07:00Z" w16du:dateUtc="2025-03-26T09:07:00Z">
                              <w:rPr>
                                <w:rFonts w:ascii="Cambria Math" w:hAnsi="Cambria Math"/>
                                <w:sz w:val="24"/>
                                <w:szCs w:val="24"/>
                                <w:rPrChange w:id="2703" w:author="Gates TEM" w:date="2025-03-26T10:08:00Z" w16du:dateUtc="2025-03-26T09:08:00Z">
                                  <w:rPr/>
                                </w:rPrChange>
                              </w:rPr>
                              <m:t>2</m:t>
                            </w:ins>
                          </m:r>
                        </m:sub>
                      </m:sSub>
                    </m:e>
                  </m:eqArr>
                </m:num>
                <m:den>
                  <m:eqArr>
                    <m:eqArrPr>
                      <m:ctrlPr>
                        <w:ins w:id="2704" w:author="Gates TEM" w:date="2025-03-26T10:07:00Z" w16du:dateUtc="2025-03-26T09:07:00Z">
                          <w:rPr>
                            <w:rFonts w:ascii="Cambria Math" w:hAnsi="Cambria Math"/>
                            <w:i/>
                            <w:sz w:val="24"/>
                            <w:szCs w:val="24"/>
                            <w:rPrChange w:id="2705" w:author="Gates TEM" w:date="2025-03-26T10:08:00Z" w16du:dateUtc="2025-03-26T09:08:00Z">
                              <w:rPr/>
                            </w:rPrChange>
                          </w:rPr>
                        </w:ins>
                      </m:ctrlPr>
                    </m:eqArrPr>
                    <m:e>
                      <m:r>
                        <w:ins w:id="2706" w:author="Gates TEM" w:date="2025-03-26T10:07:00Z" w16du:dateUtc="2025-03-26T09:07:00Z">
                          <w:rPr>
                            <w:rFonts w:ascii="Cambria Math" w:hAnsi="Cambria Math"/>
                            <w:sz w:val="24"/>
                            <w:szCs w:val="24"/>
                            <w:rPrChange w:id="2707" w:author="Gates TEM" w:date="2025-03-26T10:08:00Z" w16du:dateUtc="2025-03-26T09:08:00Z">
                              <w:rPr/>
                            </w:rPrChange>
                          </w:rPr>
                          <m:t>.</m:t>
                        </w:ins>
                      </m:r>
                    </m:e>
                    <m:e>
                      <m:r>
                        <w:ins w:id="2708" w:author="Gates TEM" w:date="2025-03-26T10:07:00Z" w16du:dateUtc="2025-03-26T09:07:00Z">
                          <w:rPr>
                            <w:rFonts w:ascii="Cambria Math" w:hAnsi="Cambria Math"/>
                            <w:sz w:val="24"/>
                            <w:szCs w:val="24"/>
                            <w:rPrChange w:id="2709" w:author="Gates TEM" w:date="2025-03-26T10:08:00Z" w16du:dateUtc="2025-03-26T09:08:00Z">
                              <w:rPr/>
                            </w:rPrChange>
                          </w:rPr>
                          <m:t>.</m:t>
                        </w:ins>
                      </m:r>
                      <m:ctrlPr>
                        <w:ins w:id="2710" w:author="Gates TEM" w:date="2025-03-26T10:07:00Z" w16du:dateUtc="2025-03-26T09:07:00Z">
                          <w:rPr>
                            <w:rFonts w:ascii="Cambria Math" w:eastAsia="Cambria Math" w:hAnsi="Cambria Math" w:cs="Cambria Math"/>
                            <w:i/>
                            <w:sz w:val="24"/>
                            <w:szCs w:val="24"/>
                            <w:rPrChange w:id="2711" w:author="Gates TEM" w:date="2025-03-26T10:08:00Z" w16du:dateUtc="2025-03-26T09:08:00Z">
                              <w:rPr>
                                <w:rFonts w:eastAsia="Cambria Math" w:cs="Cambria Math"/>
                              </w:rPr>
                            </w:rPrChange>
                          </w:rPr>
                        </w:ins>
                      </m:ctrlPr>
                    </m:e>
                    <m:e>
                      <m:r>
                        <w:ins w:id="2712" w:author="Gates TEM" w:date="2025-03-26T10:07:00Z" w16du:dateUtc="2025-03-26T09:07:00Z">
                          <w:rPr>
                            <w:rFonts w:ascii="Cambria Math" w:eastAsia="Cambria Math" w:hAnsi="Cambria Math" w:cs="Cambria Math"/>
                            <w:sz w:val="24"/>
                            <w:szCs w:val="24"/>
                            <w:rPrChange w:id="2713" w:author="Gates TEM" w:date="2025-03-26T10:08:00Z" w16du:dateUtc="2025-03-26T09:08:00Z">
                              <w:rPr>
                                <w:rFonts w:eastAsia="Cambria Math" w:cs="Cambria Math"/>
                              </w:rPr>
                            </w:rPrChange>
                          </w:rPr>
                          <m:t>.</m:t>
                        </w:ins>
                      </m:r>
                      <m:ctrlPr>
                        <w:ins w:id="2714" w:author="Gates TEM" w:date="2025-03-26T10:07:00Z" w16du:dateUtc="2025-03-26T09:07:00Z">
                          <w:rPr>
                            <w:rFonts w:ascii="Cambria Math" w:eastAsia="Cambria Math" w:hAnsi="Cambria Math" w:cs="Cambria Math"/>
                            <w:i/>
                            <w:sz w:val="24"/>
                            <w:szCs w:val="24"/>
                            <w:rPrChange w:id="2715" w:author="Gates TEM" w:date="2025-03-26T10:08:00Z" w16du:dateUtc="2025-03-26T09:08:00Z">
                              <w:rPr>
                                <w:rFonts w:eastAsia="Cambria Math" w:cs="Cambria Math"/>
                              </w:rPr>
                            </w:rPrChange>
                          </w:rPr>
                        </w:ins>
                      </m:ctrlPr>
                    </m:e>
                    <m:e>
                      <m:r>
                        <w:ins w:id="2716" w:author="Gates TEM" w:date="2025-03-26T10:07:00Z" w16du:dateUtc="2025-03-26T09:07:00Z">
                          <w:rPr>
                            <w:rFonts w:ascii="Cambria Math" w:eastAsia="Cambria Math" w:hAnsi="Cambria Math" w:cs="Cambria Math"/>
                            <w:sz w:val="24"/>
                            <w:szCs w:val="24"/>
                            <w:rPrChange w:id="2717" w:author="Gates TEM" w:date="2025-03-26T10:08:00Z" w16du:dateUtc="2025-03-26T09:08:00Z">
                              <w:rPr>
                                <w:rFonts w:eastAsia="Cambria Math" w:cs="Cambria Math"/>
                              </w:rPr>
                            </w:rPrChange>
                          </w:rPr>
                          <m:t>.</m:t>
                        </w:ins>
                      </m:r>
                      <m:ctrlPr>
                        <w:ins w:id="2718" w:author="Gates TEM" w:date="2025-03-26T10:07:00Z" w16du:dateUtc="2025-03-26T09:07:00Z">
                          <w:rPr>
                            <w:rFonts w:ascii="Cambria Math" w:eastAsia="Cambria Math" w:hAnsi="Cambria Math" w:cs="Cambria Math"/>
                            <w:i/>
                            <w:sz w:val="24"/>
                            <w:szCs w:val="24"/>
                            <w:rPrChange w:id="2719" w:author="Gates TEM" w:date="2025-03-26T10:08:00Z" w16du:dateUtc="2025-03-26T09:08:00Z">
                              <w:rPr>
                                <w:rFonts w:eastAsia="Cambria Math" w:cs="Cambria Math"/>
                              </w:rPr>
                            </w:rPrChange>
                          </w:rPr>
                        </w:ins>
                      </m:ctrlPr>
                    </m:e>
                    <m:e>
                      <m:r>
                        <w:ins w:id="2720" w:author="Gates TEM" w:date="2025-03-26T10:07:00Z" w16du:dateUtc="2025-03-26T09:07:00Z">
                          <w:rPr>
                            <w:rFonts w:ascii="Cambria Math" w:eastAsia="Cambria Math" w:hAnsi="Cambria Math" w:cs="Cambria Math"/>
                            <w:sz w:val="24"/>
                            <w:szCs w:val="24"/>
                            <w:rPrChange w:id="2721" w:author="Gates TEM" w:date="2025-03-26T10:08:00Z" w16du:dateUtc="2025-03-26T09:08:00Z">
                              <w:rPr>
                                <w:rFonts w:eastAsia="Cambria Math" w:cs="Cambria Math"/>
                              </w:rPr>
                            </w:rPrChange>
                          </w:rPr>
                          <m:t>.</m:t>
                        </w:ins>
                      </m:r>
                      <m:ctrlPr>
                        <w:ins w:id="2722" w:author="Gates TEM" w:date="2025-03-26T10:07:00Z" w16du:dateUtc="2025-03-26T09:07:00Z">
                          <w:rPr>
                            <w:rFonts w:ascii="Cambria Math" w:eastAsia="Cambria Math" w:hAnsi="Cambria Math" w:cs="Cambria Math"/>
                            <w:i/>
                            <w:sz w:val="24"/>
                            <w:szCs w:val="24"/>
                            <w:rPrChange w:id="2723" w:author="Gates TEM" w:date="2025-03-26T10:08:00Z" w16du:dateUtc="2025-03-26T09:08:00Z">
                              <w:rPr>
                                <w:rFonts w:eastAsia="Cambria Math" w:cs="Cambria Math"/>
                              </w:rPr>
                            </w:rPrChange>
                          </w:rPr>
                        </w:ins>
                      </m:ctrlPr>
                    </m:e>
                    <m:e>
                      <m:sSub>
                        <m:sSubPr>
                          <m:ctrlPr>
                            <w:ins w:id="2724" w:author="Gates TEM" w:date="2025-03-26T10:07:00Z" w16du:dateUtc="2025-03-26T09:07:00Z">
                              <w:rPr>
                                <w:rFonts w:ascii="Cambria Math" w:eastAsia="Cambria Math" w:hAnsi="Cambria Math" w:cs="Cambria Math"/>
                                <w:i/>
                                <w:sz w:val="24"/>
                                <w:szCs w:val="24"/>
                                <w:rPrChange w:id="2725" w:author="Gates TEM" w:date="2025-03-26T10:08:00Z" w16du:dateUtc="2025-03-26T09:08:00Z">
                                  <w:rPr>
                                    <w:rFonts w:eastAsia="Cambria Math" w:cs="Cambria Math"/>
                                  </w:rPr>
                                </w:rPrChange>
                              </w:rPr>
                            </w:ins>
                          </m:ctrlPr>
                        </m:sSubPr>
                        <m:e>
                          <m:r>
                            <w:ins w:id="2726" w:author="Gates TEM" w:date="2025-03-26T10:07:00Z" w16du:dateUtc="2025-03-26T09:07:00Z">
                              <w:rPr>
                                <w:rFonts w:ascii="Cambria Math" w:eastAsia="Cambria Math" w:hAnsi="Cambria Math" w:cs="Cambria Math"/>
                                <w:sz w:val="24"/>
                                <w:szCs w:val="24"/>
                                <w:rPrChange w:id="2727" w:author="Gates TEM" w:date="2025-03-26T10:08:00Z" w16du:dateUtc="2025-03-26T09:08:00Z">
                                  <w:rPr>
                                    <w:rFonts w:eastAsia="Cambria Math" w:cs="Cambria Math"/>
                                  </w:rPr>
                                </w:rPrChange>
                              </w:rPr>
                              <m:t>f</m:t>
                            </w:ins>
                          </m:r>
                        </m:e>
                        <m:sub>
                          <m:r>
                            <w:ins w:id="2728" w:author="Gates TEM" w:date="2025-03-26T10:07:00Z" w16du:dateUtc="2025-03-26T09:07:00Z">
                              <w:rPr>
                                <w:rFonts w:ascii="Cambria Math" w:eastAsia="Cambria Math" w:hAnsi="Cambria Math" w:cs="Cambria Math"/>
                                <w:sz w:val="24"/>
                                <w:szCs w:val="24"/>
                                <w:rPrChange w:id="2729" w:author="Gates TEM" w:date="2025-03-26T10:08:00Z" w16du:dateUtc="2025-03-26T09:08:00Z">
                                  <w:rPr>
                                    <w:rFonts w:eastAsia="Cambria Math" w:cs="Cambria Math"/>
                                  </w:rPr>
                                </w:rPrChange>
                              </w:rPr>
                              <m:t>N-2</m:t>
                            </w:ins>
                          </m:r>
                        </m:sub>
                      </m:sSub>
                      <m:ctrlPr>
                        <w:ins w:id="2730" w:author="Gates TEM" w:date="2025-03-26T10:07:00Z" w16du:dateUtc="2025-03-26T09:07:00Z">
                          <w:rPr>
                            <w:rFonts w:ascii="Cambria Math" w:eastAsia="Cambria Math" w:hAnsi="Cambria Math" w:cs="Cambria Math"/>
                            <w:i/>
                            <w:sz w:val="24"/>
                            <w:szCs w:val="24"/>
                            <w:rPrChange w:id="2731" w:author="Gates TEM" w:date="2025-03-26T10:08:00Z" w16du:dateUtc="2025-03-26T09:08:00Z">
                              <w:rPr>
                                <w:rFonts w:eastAsia="Cambria Math" w:cs="Cambria Math"/>
                              </w:rPr>
                            </w:rPrChange>
                          </w:rPr>
                        </w:ins>
                      </m:ctrlPr>
                    </m:e>
                    <m:e>
                      <m:sSub>
                        <m:sSubPr>
                          <m:ctrlPr>
                            <w:ins w:id="2732" w:author="Gates TEM" w:date="2025-03-26T10:07:00Z" w16du:dateUtc="2025-03-26T09:07:00Z">
                              <w:rPr>
                                <w:rFonts w:ascii="Cambria Math" w:eastAsia="Cambria Math" w:hAnsi="Cambria Math" w:cs="Cambria Math"/>
                                <w:i/>
                                <w:sz w:val="24"/>
                                <w:szCs w:val="24"/>
                                <w:rPrChange w:id="2733" w:author="Gates TEM" w:date="2025-03-26T10:08:00Z" w16du:dateUtc="2025-03-26T09:08:00Z">
                                  <w:rPr>
                                    <w:rFonts w:eastAsia="Cambria Math" w:cs="Cambria Math"/>
                                  </w:rPr>
                                </w:rPrChange>
                              </w:rPr>
                            </w:ins>
                          </m:ctrlPr>
                        </m:sSubPr>
                        <m:e>
                          <m:r>
                            <w:ins w:id="2734" w:author="Gates TEM" w:date="2025-03-26T10:07:00Z" w16du:dateUtc="2025-03-26T09:07:00Z">
                              <w:rPr>
                                <w:rFonts w:ascii="Cambria Math" w:eastAsia="Cambria Math" w:hAnsi="Cambria Math" w:cs="Cambria Math"/>
                                <w:sz w:val="24"/>
                                <w:szCs w:val="24"/>
                                <w:rPrChange w:id="2735" w:author="Gates TEM" w:date="2025-03-26T10:08:00Z" w16du:dateUtc="2025-03-26T09:08:00Z">
                                  <w:rPr>
                                    <w:rFonts w:eastAsia="Cambria Math" w:cs="Cambria Math"/>
                                  </w:rPr>
                                </w:rPrChange>
                              </w:rPr>
                              <m:t>f</m:t>
                            </w:ins>
                          </m:r>
                        </m:e>
                        <m:sub>
                          <m:r>
                            <w:ins w:id="2736" w:author="Gates TEM" w:date="2025-03-26T10:07:00Z" w16du:dateUtc="2025-03-26T09:07:00Z">
                              <w:rPr>
                                <w:rFonts w:ascii="Cambria Math" w:eastAsia="Cambria Math" w:hAnsi="Cambria Math" w:cs="Cambria Math"/>
                                <w:sz w:val="24"/>
                                <w:szCs w:val="24"/>
                                <w:rPrChange w:id="2737" w:author="Gates TEM" w:date="2025-03-26T10:08:00Z" w16du:dateUtc="2025-03-26T09:08:00Z">
                                  <w:rPr>
                                    <w:rFonts w:eastAsia="Cambria Math" w:cs="Cambria Math"/>
                                  </w:rPr>
                                </w:rPrChange>
                              </w:rPr>
                              <m:t>N-1</m:t>
                            </w:ins>
                          </m:r>
                        </m:sub>
                      </m:sSub>
                      <m:r>
                        <w:ins w:id="2738" w:author="Gates TEM" w:date="2025-03-26T10:07:00Z" w16du:dateUtc="2025-03-26T09:07:00Z">
                          <w:rPr>
                            <w:rFonts w:ascii="Cambria Math" w:hAnsi="Cambria Math"/>
                            <w:sz w:val="24"/>
                            <w:szCs w:val="24"/>
                            <w:rPrChange w:id="2739" w:author="Gates TEM" w:date="2025-03-26T10:08:00Z" w16du:dateUtc="2025-03-26T09:08:00Z">
                              <w:rPr/>
                            </w:rPrChange>
                          </w:rPr>
                          <m:t>+(</m:t>
                        </w:ins>
                      </m:r>
                      <m:f>
                        <m:fPr>
                          <m:ctrlPr>
                            <w:ins w:id="2740" w:author="Gates TEM" w:date="2025-03-26T10:07:00Z" w16du:dateUtc="2025-03-26T09:07:00Z">
                              <w:rPr>
                                <w:rFonts w:ascii="Cambria Math" w:hAnsi="Cambria Math"/>
                                <w:i/>
                                <w:sz w:val="24"/>
                                <w:szCs w:val="24"/>
                                <w:rPrChange w:id="2741" w:author="Gates TEM" w:date="2025-03-26T10:08:00Z" w16du:dateUtc="2025-03-26T09:08:00Z">
                                  <w:rPr/>
                                </w:rPrChange>
                              </w:rPr>
                            </w:ins>
                          </m:ctrlPr>
                        </m:fPr>
                        <m:num>
                          <m:r>
                            <w:ins w:id="2742" w:author="Gates TEM" w:date="2025-03-26T10:07:00Z" w16du:dateUtc="2025-03-26T09:07:00Z">
                              <w:rPr>
                                <w:rFonts w:ascii="Cambria Math" w:hAnsi="Cambria Math"/>
                                <w:sz w:val="24"/>
                                <w:szCs w:val="24"/>
                                <w:rPrChange w:id="2743" w:author="Gates TEM" w:date="2025-03-26T10:08:00Z" w16du:dateUtc="2025-03-26T09:08:00Z">
                                  <w:rPr/>
                                </w:rPrChange>
                              </w:rPr>
                              <m:t>1</m:t>
                            </w:ins>
                          </m:r>
                        </m:num>
                        <m:den>
                          <m:sSup>
                            <m:sSupPr>
                              <m:ctrlPr>
                                <w:ins w:id="2744" w:author="Gates TEM" w:date="2025-03-26T10:07:00Z" w16du:dateUtc="2025-03-26T09:07:00Z">
                                  <w:rPr>
                                    <w:rFonts w:ascii="Cambria Math" w:hAnsi="Cambria Math"/>
                                    <w:i/>
                                    <w:sz w:val="24"/>
                                    <w:szCs w:val="24"/>
                                    <w:rPrChange w:id="2745" w:author="Gates TEM" w:date="2025-03-26T10:08:00Z" w16du:dateUtc="2025-03-26T09:08:00Z">
                                      <w:rPr/>
                                    </w:rPrChange>
                                  </w:rPr>
                                </w:ins>
                              </m:ctrlPr>
                            </m:sSupPr>
                            <m:e>
                              <m:r>
                                <w:ins w:id="2746" w:author="Gates TEM" w:date="2025-03-26T10:07:00Z" w16du:dateUtc="2025-03-26T09:07:00Z">
                                  <w:rPr>
                                    <w:rFonts w:ascii="Cambria Math" w:hAnsi="Cambria Math"/>
                                    <w:sz w:val="24"/>
                                    <w:szCs w:val="24"/>
                                    <w:rPrChange w:id="2747" w:author="Gates TEM" w:date="2025-03-26T10:08:00Z" w16du:dateUtc="2025-03-26T09:08:00Z">
                                      <w:rPr/>
                                    </w:rPrChange>
                                  </w:rPr>
                                  <m:t>h</m:t>
                                </w:ins>
                              </m:r>
                            </m:e>
                            <m:sup>
                              <m:r>
                                <w:ins w:id="2748" w:author="Gates TEM" w:date="2025-03-26T10:07:00Z" w16du:dateUtc="2025-03-26T09:07:00Z">
                                  <w:rPr>
                                    <w:rFonts w:ascii="Cambria Math" w:hAnsi="Cambria Math"/>
                                    <w:sz w:val="24"/>
                                    <w:szCs w:val="24"/>
                                    <w:rPrChange w:id="2749" w:author="Gates TEM" w:date="2025-03-26T10:08:00Z" w16du:dateUtc="2025-03-26T09:08:00Z">
                                      <w:rPr/>
                                    </w:rPrChange>
                                  </w:rPr>
                                  <m:t>2</m:t>
                                </w:ins>
                              </m:r>
                            </m:sup>
                          </m:sSup>
                        </m:den>
                      </m:f>
                      <m:sSub>
                        <m:sSubPr>
                          <m:ctrlPr>
                            <w:ins w:id="2750" w:author="Gates TEM" w:date="2025-03-26T10:07:00Z" w16du:dateUtc="2025-03-26T09:07:00Z">
                              <w:rPr>
                                <w:rFonts w:ascii="Cambria Math" w:hAnsi="Cambria Math"/>
                                <w:i/>
                                <w:sz w:val="24"/>
                                <w:szCs w:val="24"/>
                                <w:rPrChange w:id="2751" w:author="Gates TEM" w:date="2025-03-26T10:08:00Z" w16du:dateUtc="2025-03-26T09:08:00Z">
                                  <w:rPr/>
                                </w:rPrChange>
                              </w:rPr>
                            </w:ins>
                          </m:ctrlPr>
                        </m:sSubPr>
                        <m:e>
                          <m:r>
                            <w:ins w:id="2752" w:author="Gates TEM" w:date="2025-03-26T10:07:00Z" w16du:dateUtc="2025-03-26T09:07:00Z">
                              <w:rPr>
                                <w:rFonts w:ascii="Cambria Math" w:hAnsi="Cambria Math"/>
                                <w:sz w:val="24"/>
                                <w:szCs w:val="24"/>
                                <w:rPrChange w:id="2753" w:author="Gates TEM" w:date="2025-03-26T10:08:00Z" w16du:dateUtc="2025-03-26T09:08:00Z">
                                  <w:rPr/>
                                </w:rPrChange>
                              </w:rPr>
                              <m:t>-</m:t>
                            </w:ins>
                          </m:r>
                          <m:f>
                            <m:fPr>
                              <m:ctrlPr>
                                <w:ins w:id="2754" w:author="Gates TEM" w:date="2025-03-26T10:07:00Z" w16du:dateUtc="2025-03-26T09:07:00Z">
                                  <w:rPr>
                                    <w:rFonts w:ascii="Cambria Math" w:hAnsi="Cambria Math"/>
                                    <w:i/>
                                    <w:sz w:val="24"/>
                                    <w:szCs w:val="24"/>
                                    <w:rPrChange w:id="2755" w:author="Gates TEM" w:date="2025-03-26T10:08:00Z" w16du:dateUtc="2025-03-26T09:08:00Z">
                                      <w:rPr/>
                                    </w:rPrChange>
                                  </w:rPr>
                                </w:ins>
                              </m:ctrlPr>
                            </m:fPr>
                            <m:num>
                              <m:r>
                                <w:ins w:id="2756" w:author="Gates TEM" w:date="2025-03-26T10:07:00Z" w16du:dateUtc="2025-03-26T09:07:00Z">
                                  <w:rPr>
                                    <w:rFonts w:ascii="Cambria Math" w:hAnsi="Cambria Math"/>
                                    <w:sz w:val="24"/>
                                    <w:szCs w:val="24"/>
                                    <w:rPrChange w:id="2757" w:author="Gates TEM" w:date="2025-03-26T10:08:00Z" w16du:dateUtc="2025-03-26T09:08:00Z">
                                      <w:rPr/>
                                    </w:rPrChange>
                                  </w:rPr>
                                  <m:t>1</m:t>
                                </w:ins>
                              </m:r>
                            </m:num>
                            <m:den>
                              <m:r>
                                <w:ins w:id="2758" w:author="Gates TEM" w:date="2025-03-26T10:07:00Z" w16du:dateUtc="2025-03-26T09:07:00Z">
                                  <w:rPr>
                                    <w:rFonts w:ascii="Cambria Math" w:hAnsi="Cambria Math"/>
                                    <w:sz w:val="24"/>
                                    <w:szCs w:val="24"/>
                                    <w:rPrChange w:id="2759" w:author="Gates TEM" w:date="2025-03-26T10:08:00Z" w16du:dateUtc="2025-03-26T09:08:00Z">
                                      <w:rPr/>
                                    </w:rPrChange>
                                  </w:rPr>
                                  <m:t>2</m:t>
                                </w:ins>
                              </m:r>
                              <m:r>
                                <w:ins w:id="2760" w:author="Gates TEM" w:date="2025-03-26T10:07:00Z" w16du:dateUtc="2025-03-26T09:07:00Z">
                                  <w:rPr>
                                    <w:rFonts w:ascii="Cambria Math" w:hAnsi="Cambria Math"/>
                                    <w:sz w:val="24"/>
                                    <w:szCs w:val="24"/>
                                    <w:rPrChange w:id="2761" w:author="Gates TEM" w:date="2025-03-26T10:08:00Z" w16du:dateUtc="2025-03-26T09:08:00Z">
                                      <w:rPr/>
                                    </w:rPrChange>
                                  </w:rPr>
                                  <m:t>h</m:t>
                                </w:ins>
                              </m:r>
                            </m:den>
                          </m:f>
                          <m:r>
                            <w:ins w:id="2762" w:author="Gates TEM" w:date="2025-03-26T10:07:00Z" w16du:dateUtc="2025-03-26T09:07:00Z">
                              <w:rPr>
                                <w:rFonts w:ascii="Cambria Math" w:hAnsi="Cambria Math"/>
                                <w:sz w:val="24"/>
                                <w:szCs w:val="24"/>
                                <w:rPrChange w:id="2763" w:author="Gates TEM" w:date="2025-03-26T10:08:00Z" w16du:dateUtc="2025-03-26T09:08:00Z">
                                  <w:rPr/>
                                </w:rPrChange>
                              </w:rPr>
                              <m:t>)u</m:t>
                            </w:ins>
                          </m:r>
                        </m:e>
                        <m:sub>
                          <m:r>
                            <w:ins w:id="2764" w:author="Gates TEM" w:date="2025-03-26T10:07:00Z" w16du:dateUtc="2025-03-26T09:07:00Z">
                              <w:rPr>
                                <w:rFonts w:ascii="Cambria Math" w:hAnsi="Cambria Math"/>
                                <w:sz w:val="24"/>
                                <w:szCs w:val="24"/>
                                <w:rPrChange w:id="2765" w:author="Gates TEM" w:date="2025-03-26T10:08:00Z" w16du:dateUtc="2025-03-26T09:08:00Z">
                                  <w:rPr/>
                                </w:rPrChange>
                              </w:rPr>
                              <m:t>N</m:t>
                            </w:ins>
                          </m:r>
                        </m:sub>
                      </m:sSub>
                    </m:e>
                  </m:eqArr>
                </m:den>
              </m:f>
            </m:e>
          </m:d>
        </m:oMath>
      </m:oMathPara>
    </w:p>
    <w:p w14:paraId="33C62C05" w14:textId="77777777" w:rsidR="00A5750D" w:rsidRPr="00F636E1" w:rsidRDefault="00A5750D" w:rsidP="00483481">
      <w:pPr>
        <w:rPr>
          <w:ins w:id="2766" w:author="Gates TEM" w:date="2025-03-19T12:57:00Z" w16du:dateUtc="2025-03-19T11:57:00Z"/>
          <w:rFonts w:ascii="Times New Roman" w:hAnsi="Times New Roman" w:cs="Times New Roman"/>
          <w:sz w:val="24"/>
          <w:szCs w:val="24"/>
          <w:rPrChange w:id="2767" w:author="Gates TEM" w:date="2025-03-25T08:36:00Z" w16du:dateUtc="2025-03-25T07:36:00Z">
            <w:rPr>
              <w:ins w:id="2768" w:author="Gates TEM" w:date="2025-03-19T12:57:00Z" w16du:dateUtc="2025-03-19T11:57:00Z"/>
              <w:rFonts w:ascii="Arial" w:hAnsi="Arial" w:cs="Arial"/>
            </w:rPr>
          </w:rPrChange>
        </w:rPr>
      </w:pPr>
    </w:p>
    <w:p w14:paraId="7D9E42C9" w14:textId="77777777" w:rsidR="00A5750D" w:rsidRPr="00F636E1" w:rsidRDefault="00A5750D" w:rsidP="00483481">
      <w:pPr>
        <w:rPr>
          <w:ins w:id="2769" w:author="Gates TEM" w:date="2025-03-19T12:53:00Z" w16du:dateUtc="2025-03-19T11:53:00Z"/>
          <w:rFonts w:ascii="Times New Roman" w:hAnsi="Times New Roman" w:cs="Times New Roman"/>
          <w:sz w:val="24"/>
          <w:szCs w:val="24"/>
          <w:rPrChange w:id="2770" w:author="Gates TEM" w:date="2025-03-25T08:36:00Z" w16du:dateUtc="2025-03-25T07:36:00Z">
            <w:rPr>
              <w:ins w:id="2771" w:author="Gates TEM" w:date="2025-03-19T12:53:00Z" w16du:dateUtc="2025-03-19T11:53:00Z"/>
              <w:rFonts w:ascii="Arial" w:hAnsi="Arial" w:cs="Arial"/>
            </w:rPr>
          </w:rPrChange>
        </w:rPr>
      </w:pPr>
    </w:p>
    <w:p w14:paraId="6B533676" w14:textId="77777777" w:rsidR="00EF0F54" w:rsidRDefault="00483481">
      <w:pPr>
        <w:pStyle w:val="Heading2"/>
        <w:rPr>
          <w:ins w:id="2772" w:author="Gates TEM" w:date="2025-03-26T10:09:00Z" w16du:dateUtc="2025-03-26T09:09:00Z"/>
        </w:rPr>
      </w:pPr>
      <w:ins w:id="2773" w:author="Gates TEM" w:date="2025-03-19T12:53:00Z" w16du:dateUtc="2025-03-19T11:53:00Z">
        <w:r w:rsidRPr="00F636E1">
          <w:rPr>
            <w:rPrChange w:id="2774" w:author="Gates TEM" w:date="2025-03-25T08:36:00Z" w16du:dateUtc="2025-03-25T07:36:00Z">
              <w:rPr>
                <w:rFonts w:ascii="Arial" w:eastAsiaTheme="minorEastAsia" w:hAnsi="Arial" w:cs="Arial"/>
                <w:b w:val="0"/>
                <w:sz w:val="22"/>
                <w:szCs w:val="22"/>
                <w:lang w:eastAsia="fr-FR"/>
              </w:rPr>
            </w:rPrChange>
          </w:rPr>
          <w:t>Implémenter la méthode en Python.</w:t>
        </w:r>
      </w:ins>
    </w:p>
    <w:p w14:paraId="7A4B826E" w14:textId="77777777" w:rsidR="00010B5E" w:rsidRPr="00010B5E" w:rsidRDefault="00010B5E" w:rsidP="00010B5E">
      <w:pPr>
        <w:rPr>
          <w:ins w:id="2775" w:author="Gates TEM" w:date="2025-03-25T08:51:00Z" w16du:dateUtc="2025-03-25T07:51:00Z"/>
          <w:lang w:eastAsia="en-US"/>
          <w:rPrChange w:id="2776" w:author="Gates TEM" w:date="2025-03-26T10:09:00Z" w16du:dateUtc="2025-03-26T09:09:00Z">
            <w:rPr>
              <w:ins w:id="2777" w:author="Gates TEM" w:date="2025-03-25T08:51:00Z" w16du:dateUtc="2025-03-25T07:51:00Z"/>
            </w:rPr>
          </w:rPrChange>
        </w:rPr>
      </w:pPr>
    </w:p>
    <w:p w14:paraId="6915EF48" w14:textId="086A7423" w:rsidR="00010B5E" w:rsidRPr="00010B5E" w:rsidRDefault="00010B5E" w:rsidP="00EF0F54">
      <w:pPr>
        <w:pStyle w:val="ListParagraph"/>
        <w:numPr>
          <w:ilvl w:val="0"/>
          <w:numId w:val="19"/>
        </w:numPr>
        <w:rPr>
          <w:ins w:id="2778" w:author="Gates TEM" w:date="2025-03-26T10:09:00Z" w16du:dateUtc="2025-03-26T09:09:00Z"/>
          <w:b/>
          <w:bCs/>
          <w:sz w:val="24"/>
          <w:szCs w:val="24"/>
          <w:rPrChange w:id="2779" w:author="Gates TEM" w:date="2025-03-26T10:09:00Z" w16du:dateUtc="2025-03-26T09:09:00Z">
            <w:rPr>
              <w:ins w:id="2780" w:author="Gates TEM" w:date="2025-03-26T10:09:00Z" w16du:dateUtc="2025-03-26T09:09:00Z"/>
            </w:rPr>
          </w:rPrChange>
        </w:rPr>
        <w:pPrChange w:id="2781" w:author="Gates TEM" w:date="2025-03-26T10:09:00Z" w16du:dateUtc="2025-03-26T09:09:00Z">
          <w:pPr/>
        </w:pPrChange>
      </w:pPr>
      <w:ins w:id="2782" w:author="Gates TEM" w:date="2025-03-26T10:09:00Z" w16du:dateUtc="2025-03-26T09:09:00Z">
        <w:r w:rsidRPr="00390DA4">
          <w:rPr>
            <w:b/>
            <w:bCs/>
            <w:sz w:val="24"/>
            <w:szCs w:val="24"/>
          </w:rPr>
          <w:t xml:space="preserve">Pour l’equation : </w:t>
        </w:r>
      </w:ins>
      <m:oMath>
        <m:r>
          <w:ins w:id="2783" w:author="Gates TEM" w:date="2025-03-26T10:09:00Z" w16du:dateUtc="2025-03-26T09:09:00Z">
            <m:rPr>
              <m:sty m:val="bi"/>
            </m:rPr>
            <w:rPr>
              <w:rFonts w:ascii="Cambria Math" w:hAnsi="Cambria Math" w:cs="Arial"/>
              <w:sz w:val="24"/>
              <w:szCs w:val="24"/>
            </w:rPr>
            <m:t xml:space="preserve">- </m:t>
          </w:ins>
        </m:r>
        <m:sSup>
          <m:sSupPr>
            <m:ctrlPr>
              <w:ins w:id="2784" w:author="Gates TEM" w:date="2025-03-26T10:09:00Z" w16du:dateUtc="2025-03-26T09:09:00Z">
                <w:rPr>
                  <w:rFonts w:ascii="Cambria Math" w:hAnsi="Cambria Math" w:cs="Arial"/>
                  <w:b/>
                  <w:bCs/>
                  <w:i/>
                  <w:sz w:val="24"/>
                  <w:szCs w:val="24"/>
                </w:rPr>
              </w:ins>
            </m:ctrlPr>
          </m:sSupPr>
          <m:e>
            <m:r>
              <w:ins w:id="2785" w:author="Gates TEM" w:date="2025-03-26T10:09:00Z" w16du:dateUtc="2025-03-26T09:09:00Z">
                <m:rPr>
                  <m:sty m:val="bi"/>
                </m:rPr>
                <w:rPr>
                  <w:rFonts w:ascii="Cambria Math" w:hAnsi="Cambria Math" w:cs="Arial"/>
                  <w:sz w:val="24"/>
                  <w:szCs w:val="24"/>
                </w:rPr>
                <m:t>u</m:t>
              </w:ins>
            </m:r>
          </m:e>
          <m:sup>
            <m:r>
              <w:ins w:id="2786" w:author="Gates TEM" w:date="2025-03-26T10:09:00Z" w16du:dateUtc="2025-03-26T09:09:00Z">
                <m:rPr>
                  <m:sty m:val="bi"/>
                </m:rPr>
                <w:rPr>
                  <w:rFonts w:ascii="Cambria Math" w:hAnsi="Cambria Math" w:cs="Arial"/>
                  <w:sz w:val="24"/>
                  <w:szCs w:val="24"/>
                </w:rPr>
                <m:t>''</m:t>
              </w:ins>
            </m:r>
          </m:sup>
        </m:sSup>
        <m:d>
          <m:dPr>
            <m:ctrlPr>
              <w:ins w:id="2787" w:author="Gates TEM" w:date="2025-03-26T10:09:00Z" w16du:dateUtc="2025-03-26T09:09:00Z">
                <w:rPr>
                  <w:rFonts w:ascii="Cambria Math" w:hAnsi="Cambria Math" w:cs="Arial"/>
                  <w:b/>
                  <w:bCs/>
                  <w:i/>
                  <w:sz w:val="24"/>
                  <w:szCs w:val="24"/>
                </w:rPr>
              </w:ins>
            </m:ctrlPr>
          </m:dPr>
          <m:e>
            <m:r>
              <w:ins w:id="2788" w:author="Gates TEM" w:date="2025-03-26T10:09:00Z" w16du:dateUtc="2025-03-26T09:09:00Z">
                <m:rPr>
                  <m:sty m:val="bi"/>
                </m:rPr>
                <w:rPr>
                  <w:rFonts w:ascii="Cambria Math" w:hAnsi="Cambria Math" w:cs="Arial"/>
                  <w:sz w:val="24"/>
                  <w:szCs w:val="24"/>
                </w:rPr>
                <m:t>x</m:t>
              </w:ins>
            </m:r>
          </m:e>
        </m:d>
        <m:r>
          <w:ins w:id="2789" w:author="Gates TEM" w:date="2025-03-26T10:09:00Z" w16du:dateUtc="2025-03-26T09:09:00Z">
            <m:rPr>
              <m:sty m:val="bi"/>
            </m:rPr>
            <w:rPr>
              <w:rFonts w:ascii="Cambria Math" w:hAnsi="Cambria Math" w:cs="Arial"/>
              <w:sz w:val="24"/>
              <w:szCs w:val="24"/>
            </w:rPr>
            <m:t>= f</m:t>
          </w:ins>
        </m:r>
        <m:d>
          <m:dPr>
            <m:ctrlPr>
              <w:ins w:id="2790" w:author="Gates TEM" w:date="2025-03-26T10:09:00Z" w16du:dateUtc="2025-03-26T09:09:00Z">
                <w:rPr>
                  <w:rFonts w:ascii="Cambria Math" w:hAnsi="Cambria Math" w:cs="Arial"/>
                  <w:b/>
                  <w:bCs/>
                  <w:i/>
                  <w:sz w:val="24"/>
                  <w:szCs w:val="24"/>
                </w:rPr>
              </w:ins>
            </m:ctrlPr>
          </m:dPr>
          <m:e>
            <m:r>
              <w:ins w:id="2791" w:author="Gates TEM" w:date="2025-03-26T10:09:00Z" w16du:dateUtc="2025-03-26T09:09:00Z">
                <m:rPr>
                  <m:sty m:val="bi"/>
                </m:rPr>
                <w:rPr>
                  <w:rFonts w:ascii="Cambria Math" w:hAnsi="Cambria Math" w:cs="Arial"/>
                  <w:sz w:val="24"/>
                  <w:szCs w:val="24"/>
                </w:rPr>
                <m:t>x</m:t>
              </w:ins>
            </m:r>
          </m:e>
        </m:d>
        <m:r>
          <w:ins w:id="2792" w:author="Gates TEM" w:date="2025-03-26T10:09:00Z" w16du:dateUtc="2025-03-26T09:09:00Z">
            <m:rPr>
              <m:sty m:val="bi"/>
            </m:rPr>
            <w:rPr>
              <w:rFonts w:ascii="Cambria Math" w:hAnsi="Cambria Math" w:cs="Arial"/>
              <w:sz w:val="24"/>
              <w:szCs w:val="24"/>
            </w:rPr>
            <m:t xml:space="preserve">      x ∈ </m:t>
          </w:ins>
        </m:r>
        <m:d>
          <m:dPr>
            <m:ctrlPr>
              <w:ins w:id="2793" w:author="Gates TEM" w:date="2025-03-26T10:09:00Z" w16du:dateUtc="2025-03-26T09:09:00Z">
                <w:rPr>
                  <w:rFonts w:ascii="Cambria Math" w:hAnsi="Cambria Math" w:cs="Arial"/>
                  <w:b/>
                  <w:bCs/>
                  <w:i/>
                  <w:sz w:val="24"/>
                  <w:szCs w:val="24"/>
                  <w:lang w:val="en-US"/>
                </w:rPr>
              </w:ins>
            </m:ctrlPr>
          </m:dPr>
          <m:e>
            <m:r>
              <w:ins w:id="2794" w:author="Gates TEM" w:date="2025-03-26T10:09:00Z" w16du:dateUtc="2025-03-26T09:09:00Z">
                <m:rPr>
                  <m:sty m:val="bi"/>
                </m:rPr>
                <w:rPr>
                  <w:rFonts w:ascii="Cambria Math" w:hAnsi="Cambria Math" w:cs="Arial"/>
                  <w:sz w:val="24"/>
                  <w:szCs w:val="24"/>
                </w:rPr>
                <m:t>0,1</m:t>
              </w:ins>
            </m:r>
          </m:e>
        </m:d>
      </m:oMath>
    </w:p>
    <w:p w14:paraId="71D7B565" w14:textId="6A5F6797" w:rsidR="00EF0F54" w:rsidRDefault="00EF0F54" w:rsidP="00EF0F54">
      <w:pPr>
        <w:rPr>
          <w:ins w:id="2795" w:author="Gates TEM" w:date="2025-03-25T08:52:00Z" w16du:dateUtc="2025-03-25T07:52:00Z"/>
          <w:rFonts w:ascii="Times New Roman" w:hAnsi="Times New Roman" w:cs="Times New Roman"/>
          <w:bCs/>
          <w:sz w:val="24"/>
          <w:szCs w:val="24"/>
        </w:rPr>
      </w:pPr>
      <w:ins w:id="2796" w:author="Gates TEM" w:date="2025-03-25T08:51:00Z" w16du:dateUtc="2025-03-25T07:51:00Z">
        <w:r>
          <w:rPr>
            <w:rFonts w:ascii="Times New Roman" w:hAnsi="Times New Roman" w:cs="Times New Roman"/>
            <w:bCs/>
            <w:sz w:val="24"/>
            <w:szCs w:val="24"/>
          </w:rPr>
          <w:t xml:space="preserve">La fonction Solve_equation </w:t>
        </w:r>
      </w:ins>
      <w:ins w:id="2797" w:author="Gates TEM" w:date="2025-03-25T08:50:00Z" w16du:dateUtc="2025-03-25T07:50:00Z">
        <w:r w:rsidRPr="00390DA4">
          <w:rPr>
            <w:rFonts w:ascii="Times New Roman" w:hAnsi="Times New Roman" w:cs="Times New Roman"/>
            <w:bCs/>
            <w:sz w:val="24"/>
            <w:szCs w:val="24"/>
          </w:rPr>
          <w:t>Résout l'équation -u'' = f sur [0,1] avec conditions aux limites u(0)=u0, u(1)=u1</w:t>
        </w:r>
      </w:ins>
    </w:p>
    <w:p w14:paraId="42019810" w14:textId="77777777" w:rsidR="00EF0F54" w:rsidRDefault="00EF0F54" w:rsidP="00EF0F54">
      <w:pPr>
        <w:rPr>
          <w:ins w:id="2798" w:author="Gates TEM" w:date="2025-03-25T08:52:00Z" w16du:dateUtc="2025-03-25T07:52:00Z"/>
          <w:rFonts w:ascii="Times New Roman" w:hAnsi="Times New Roman" w:cs="Times New Roman"/>
          <w:bCs/>
          <w:sz w:val="24"/>
          <w:szCs w:val="24"/>
        </w:rPr>
      </w:pPr>
      <w:ins w:id="2799" w:author="Gates TEM" w:date="2025-03-25T08:50:00Z" w16du:dateUtc="2025-03-25T07:50:00Z">
        <w:r w:rsidRPr="00390DA4">
          <w:rPr>
            <w:rFonts w:ascii="Times New Roman" w:hAnsi="Times New Roman" w:cs="Times New Roman"/>
            <w:bCs/>
            <w:sz w:val="24"/>
            <w:szCs w:val="24"/>
          </w:rPr>
          <w:t>en utilisant la méthode des différences finies sur un maillage uniforme.</w:t>
        </w:r>
      </w:ins>
    </w:p>
    <w:p w14:paraId="480738EC" w14:textId="2BFDC880" w:rsidR="00EF0F54" w:rsidRPr="00390DA4" w:rsidRDefault="00EF0F54">
      <w:pPr>
        <w:rPr>
          <w:ins w:id="2800" w:author="Gates TEM" w:date="2025-03-25T08:50:00Z" w16du:dateUtc="2025-03-25T07:50:00Z"/>
          <w:rFonts w:ascii="Times New Roman" w:hAnsi="Times New Roman" w:cs="Times New Roman"/>
          <w:bCs/>
          <w:sz w:val="24"/>
          <w:szCs w:val="24"/>
        </w:rPr>
        <w:pPrChange w:id="2801" w:author="Gates TEM" w:date="2025-03-25T08:52:00Z" w16du:dateUtc="2025-03-25T07:52:00Z">
          <w:pPr>
            <w:ind w:left="720"/>
          </w:pPr>
        </w:pPrChange>
      </w:pPr>
      <w:ins w:id="2802" w:author="Gates TEM" w:date="2025-03-25T08:50:00Z" w16du:dateUtc="2025-03-25T07:50:00Z">
        <w:r w:rsidRPr="00390DA4">
          <w:rPr>
            <w:rFonts w:ascii="Times New Roman" w:hAnsi="Times New Roman" w:cs="Times New Roman"/>
            <w:bCs/>
            <w:sz w:val="24"/>
            <w:szCs w:val="24"/>
          </w:rPr>
          <w:t>Paramètres:</w:t>
        </w:r>
      </w:ins>
    </w:p>
    <w:p w14:paraId="581F7F63" w14:textId="7D17A5A3" w:rsidR="00EF0F54" w:rsidRPr="00390DA4" w:rsidRDefault="00EF0F54">
      <w:pPr>
        <w:ind w:left="708"/>
        <w:rPr>
          <w:ins w:id="2803" w:author="Gates TEM" w:date="2025-03-25T08:50:00Z" w16du:dateUtc="2025-03-25T07:50:00Z"/>
          <w:rFonts w:ascii="Times New Roman" w:hAnsi="Times New Roman" w:cs="Times New Roman"/>
          <w:bCs/>
          <w:sz w:val="24"/>
          <w:szCs w:val="24"/>
        </w:rPr>
        <w:pPrChange w:id="2804" w:author="Gates TEM" w:date="2025-03-25T08:53:00Z" w16du:dateUtc="2025-03-25T07:53:00Z">
          <w:pPr>
            <w:ind w:left="720"/>
          </w:pPr>
        </w:pPrChange>
      </w:pPr>
      <w:ins w:id="2805" w:author="Gates TEM" w:date="2025-03-25T08:50:00Z" w16du:dateUtc="2025-03-25T07:50:00Z">
        <w:r w:rsidRPr="00390DA4">
          <w:rPr>
            <w:rFonts w:ascii="Times New Roman" w:hAnsi="Times New Roman" w:cs="Times New Roman"/>
            <w:bCs/>
            <w:sz w:val="24"/>
            <w:szCs w:val="24"/>
          </w:rPr>
          <w:t xml:space="preserve"> f_func (function): Fonction f(x) du terme source</w:t>
        </w:r>
      </w:ins>
    </w:p>
    <w:p w14:paraId="4B66E802" w14:textId="0050A0DE" w:rsidR="00EF0F54" w:rsidRPr="00390DA4" w:rsidRDefault="00EF0F54">
      <w:pPr>
        <w:ind w:left="708"/>
        <w:rPr>
          <w:ins w:id="2806" w:author="Gates TEM" w:date="2025-03-25T08:50:00Z" w16du:dateUtc="2025-03-25T07:50:00Z"/>
          <w:rFonts w:ascii="Times New Roman" w:hAnsi="Times New Roman" w:cs="Times New Roman"/>
          <w:bCs/>
          <w:sz w:val="24"/>
          <w:szCs w:val="24"/>
        </w:rPr>
        <w:pPrChange w:id="2807" w:author="Gates TEM" w:date="2025-03-25T08:53:00Z" w16du:dateUtc="2025-03-25T07:53:00Z">
          <w:pPr>
            <w:ind w:left="720"/>
          </w:pPr>
        </w:pPrChange>
      </w:pPr>
      <w:ins w:id="2808" w:author="Gates TEM" w:date="2025-03-25T08:50:00Z" w16du:dateUtc="2025-03-25T07:50:00Z">
        <w:r w:rsidRPr="00390DA4">
          <w:rPr>
            <w:rFonts w:ascii="Times New Roman" w:hAnsi="Times New Roman" w:cs="Times New Roman"/>
            <w:bCs/>
            <w:sz w:val="24"/>
            <w:szCs w:val="24"/>
          </w:rPr>
          <w:lastRenderedPageBreak/>
          <w:t>u0 (float): Condition au bord en x=0</w:t>
        </w:r>
      </w:ins>
    </w:p>
    <w:p w14:paraId="45DF75E9" w14:textId="59433D58" w:rsidR="00EF0F54" w:rsidRPr="00390DA4" w:rsidRDefault="00EF0F54">
      <w:pPr>
        <w:ind w:left="708"/>
        <w:rPr>
          <w:ins w:id="2809" w:author="Gates TEM" w:date="2025-03-25T08:50:00Z" w16du:dateUtc="2025-03-25T07:50:00Z"/>
          <w:rFonts w:ascii="Times New Roman" w:hAnsi="Times New Roman" w:cs="Times New Roman"/>
          <w:bCs/>
          <w:sz w:val="24"/>
          <w:szCs w:val="24"/>
        </w:rPr>
        <w:pPrChange w:id="2810" w:author="Gates TEM" w:date="2025-03-25T08:53:00Z" w16du:dateUtc="2025-03-25T07:53:00Z">
          <w:pPr>
            <w:ind w:left="720"/>
          </w:pPr>
        </w:pPrChange>
      </w:pPr>
      <w:ins w:id="2811" w:author="Gates TEM" w:date="2025-03-25T08:50:00Z" w16du:dateUtc="2025-03-25T07:50:00Z">
        <w:r w:rsidRPr="00390DA4">
          <w:rPr>
            <w:rFonts w:ascii="Times New Roman" w:hAnsi="Times New Roman" w:cs="Times New Roman"/>
            <w:bCs/>
            <w:sz w:val="24"/>
            <w:szCs w:val="24"/>
          </w:rPr>
          <w:t>u1 (float): Condition au bord en x=1</w:t>
        </w:r>
      </w:ins>
    </w:p>
    <w:p w14:paraId="25D3396D" w14:textId="77777777" w:rsidR="00EF0F54" w:rsidRDefault="00EF0F54">
      <w:pPr>
        <w:ind w:left="708"/>
        <w:rPr>
          <w:ins w:id="2812" w:author="Gates TEM" w:date="2025-03-25T08:53:00Z" w16du:dateUtc="2025-03-25T07:53:00Z"/>
          <w:rFonts w:ascii="Times New Roman" w:hAnsi="Times New Roman" w:cs="Times New Roman"/>
          <w:bCs/>
          <w:sz w:val="24"/>
          <w:szCs w:val="24"/>
        </w:rPr>
        <w:pPrChange w:id="2813" w:author="Gates TEM" w:date="2025-03-25T08:53:00Z" w16du:dateUtc="2025-03-25T07:53:00Z">
          <w:pPr/>
        </w:pPrChange>
      </w:pPr>
      <w:ins w:id="2814" w:author="Gates TEM" w:date="2025-03-25T08:50:00Z" w16du:dateUtc="2025-03-25T07:50:00Z">
        <w:r w:rsidRPr="00390DA4">
          <w:rPr>
            <w:rFonts w:ascii="Times New Roman" w:hAnsi="Times New Roman" w:cs="Times New Roman"/>
            <w:bCs/>
            <w:sz w:val="24"/>
            <w:szCs w:val="24"/>
          </w:rPr>
          <w:t>N (int): Nombre de points intérieurs du maillage</w:t>
        </w:r>
      </w:ins>
    </w:p>
    <w:p w14:paraId="295DE965" w14:textId="77777777" w:rsidR="00EF0F54" w:rsidRDefault="00EF0F54">
      <w:pPr>
        <w:ind w:left="708"/>
        <w:rPr>
          <w:ins w:id="2815" w:author="Gates TEM" w:date="2025-03-25T08:53:00Z" w16du:dateUtc="2025-03-25T07:53:00Z"/>
          <w:rFonts w:ascii="Times New Roman" w:hAnsi="Times New Roman" w:cs="Times New Roman"/>
          <w:bCs/>
          <w:sz w:val="24"/>
          <w:szCs w:val="24"/>
        </w:rPr>
        <w:pPrChange w:id="2816" w:author="Gates TEM" w:date="2025-03-25T08:53:00Z" w16du:dateUtc="2025-03-25T07:53:00Z">
          <w:pPr/>
        </w:pPrChange>
      </w:pPr>
      <w:ins w:id="2817" w:author="Gates TEM" w:date="2025-03-25T08:50:00Z" w16du:dateUtc="2025-03-25T07:50:00Z">
        <w:r w:rsidRPr="00390DA4">
          <w:rPr>
            <w:rFonts w:ascii="Times New Roman" w:hAnsi="Times New Roman" w:cs="Times New Roman"/>
            <w:bCs/>
            <w:sz w:val="24"/>
            <w:szCs w:val="24"/>
          </w:rPr>
          <w:t>exact_solution (function): Solution exacte pour calculer l'erreur (optionnel)</w:t>
        </w:r>
      </w:ins>
    </w:p>
    <w:p w14:paraId="4D6C5C3D" w14:textId="569AAA5F" w:rsidR="00EF0F54" w:rsidRPr="00390DA4" w:rsidRDefault="00EF0F54">
      <w:pPr>
        <w:rPr>
          <w:ins w:id="2818" w:author="Gates TEM" w:date="2025-03-25T08:50:00Z" w16du:dateUtc="2025-03-25T07:50:00Z"/>
          <w:rFonts w:ascii="Times New Roman" w:hAnsi="Times New Roman" w:cs="Times New Roman"/>
          <w:bCs/>
          <w:sz w:val="24"/>
          <w:szCs w:val="24"/>
        </w:rPr>
        <w:pPrChange w:id="2819" w:author="Gates TEM" w:date="2025-03-25T08:53:00Z" w16du:dateUtc="2025-03-25T07:53:00Z">
          <w:pPr>
            <w:ind w:left="720"/>
          </w:pPr>
        </w:pPrChange>
      </w:pPr>
      <w:ins w:id="2820" w:author="Gates TEM" w:date="2025-03-25T08:50:00Z" w16du:dateUtc="2025-03-25T07:50:00Z">
        <w:r w:rsidRPr="00390DA4">
          <w:rPr>
            <w:rFonts w:ascii="Times New Roman" w:hAnsi="Times New Roman" w:cs="Times New Roman"/>
            <w:bCs/>
            <w:sz w:val="24"/>
            <w:szCs w:val="24"/>
          </w:rPr>
          <w:t>Retourne:</w:t>
        </w:r>
      </w:ins>
    </w:p>
    <w:p w14:paraId="081AECEF" w14:textId="44D1ABAF" w:rsidR="00EF0F54" w:rsidRPr="00F636E1" w:rsidRDefault="00EF0F54">
      <w:pPr>
        <w:ind w:left="720"/>
        <w:rPr>
          <w:ins w:id="2821" w:author="Gates TEM" w:date="2025-03-19T12:55:00Z" w16du:dateUtc="2025-03-19T11:55:00Z"/>
          <w:rFonts w:ascii="Times New Roman" w:hAnsi="Times New Roman" w:cs="Times New Roman"/>
          <w:bCs/>
          <w:sz w:val="24"/>
          <w:szCs w:val="24"/>
          <w:rPrChange w:id="2822" w:author="Gates TEM" w:date="2025-03-25T08:36:00Z" w16du:dateUtc="2025-03-25T07:36:00Z">
            <w:rPr>
              <w:ins w:id="2823" w:author="Gates TEM" w:date="2025-03-19T12:55:00Z" w16du:dateUtc="2025-03-19T11:55:00Z"/>
              <w:rFonts w:ascii="Arial" w:hAnsi="Arial" w:cs="Arial"/>
              <w:bCs/>
            </w:rPr>
          </w:rPrChange>
        </w:rPr>
        <w:pPrChange w:id="2824" w:author="Gates TEM" w:date="2025-03-25T08:53:00Z" w16du:dateUtc="2025-03-25T07:53:00Z">
          <w:pPr>
            <w:numPr>
              <w:numId w:val="5"/>
            </w:numPr>
            <w:tabs>
              <w:tab w:val="num" w:pos="720"/>
            </w:tabs>
            <w:ind w:left="720" w:hanging="360"/>
          </w:pPr>
        </w:pPrChange>
      </w:pPr>
      <w:ins w:id="2825" w:author="Gates TEM" w:date="2025-03-25T08:50:00Z" w16du:dateUtc="2025-03-25T07:50:00Z">
        <w:r w:rsidRPr="00390DA4">
          <w:rPr>
            <w:rFonts w:ascii="Times New Roman" w:hAnsi="Times New Roman" w:cs="Times New Roman"/>
            <w:bCs/>
            <w:sz w:val="24"/>
            <w:szCs w:val="24"/>
          </w:rPr>
          <w:t>dict: Contient la solution, le maillage, et les métriques d'erreur</w:t>
        </w:r>
      </w:ins>
    </w:p>
    <w:p w14:paraId="3C414DC6" w14:textId="0686DE0D" w:rsidR="00053F9D" w:rsidRPr="00EF0F54" w:rsidRDefault="00110F8A">
      <w:pPr>
        <w:rPr>
          <w:ins w:id="2826" w:author="Gates TEM" w:date="2025-03-25T08:48:00Z"/>
          <w:rFonts w:ascii="Times New Roman" w:hAnsi="Times New Roman" w:cs="Times New Roman"/>
          <w:bCs/>
          <w:sz w:val="24"/>
          <w:szCs w:val="24"/>
          <w:lang w:val="en-US"/>
        </w:rPr>
        <w:pPrChange w:id="2827" w:author="Gates TEM" w:date="2025-03-25T09:44:00Z" w16du:dateUtc="2025-03-25T08:44:00Z">
          <w:pPr>
            <w:ind w:left="720"/>
          </w:pPr>
        </w:pPrChange>
      </w:pPr>
      <w:ins w:id="2828" w:author="Gates TEM" w:date="2025-03-25T08:49:00Z" w16du:dateUtc="2025-03-25T07:49:00Z">
        <w:r>
          <w:rPr>
            <w:rFonts w:ascii="Times New Roman" w:hAnsi="Times New Roman" w:cs="Times New Roman"/>
            <w:bCs/>
            <w:noProof/>
            <w:sz w:val="24"/>
            <w:szCs w:val="24"/>
          </w:rPr>
          <mc:AlternateContent>
            <mc:Choice Requires="wps">
              <w:drawing>
                <wp:anchor distT="0" distB="0" distL="114300" distR="114300" simplePos="0" relativeHeight="251659264" behindDoc="1" locked="0" layoutInCell="1" allowOverlap="1" wp14:anchorId="61E241DA" wp14:editId="50FF3C1A">
                  <wp:simplePos x="0" y="0"/>
                  <wp:positionH relativeFrom="margin">
                    <wp:posOffset>-635</wp:posOffset>
                  </wp:positionH>
                  <wp:positionV relativeFrom="paragraph">
                    <wp:posOffset>9525</wp:posOffset>
                  </wp:positionV>
                  <wp:extent cx="6050280" cy="6797040"/>
                  <wp:effectExtent l="0" t="0" r="7620" b="3810"/>
                  <wp:wrapNone/>
                  <wp:docPr id="1069058856" name="Rectangle 1"/>
                  <wp:cNvGraphicFramePr/>
                  <a:graphic xmlns:a="http://schemas.openxmlformats.org/drawingml/2006/main">
                    <a:graphicData uri="http://schemas.microsoft.com/office/word/2010/wordprocessingShape">
                      <wps:wsp>
                        <wps:cNvSpPr/>
                        <wps:spPr>
                          <a:xfrm>
                            <a:off x="0" y="0"/>
                            <a:ext cx="6050280" cy="6797040"/>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0C60B0" id="Rectangle 1" o:spid="_x0000_s1026" style="position:absolute;margin-left:-.05pt;margin-top:.75pt;width:476.4pt;height:535.2pt;z-index:-2516572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" fillcolor="#4f81bd [3204]" stroked="f">
                  <v:fill opacity="32896f"/>
                  <w10:wrap anchorx="margin"/>
                </v:rect>
              </w:pict>
            </mc:Fallback>
          </mc:AlternateContent>
        </w:r>
      </w:ins>
      <w:ins w:id="2829" w:author="Gates TEM" w:date="2025-03-25T08:48:00Z">
        <w:r w:rsidR="00053F9D" w:rsidRPr="00EF0F54">
          <w:rPr>
            <w:rFonts w:ascii="Times New Roman" w:hAnsi="Times New Roman" w:cs="Times New Roman"/>
            <w:bCs/>
            <w:sz w:val="24"/>
            <w:szCs w:val="24"/>
            <w:lang w:val="en-US"/>
          </w:rPr>
          <w:t>def solve_equation(f_func, u0, u1, N, exact_solution=None):</w:t>
        </w:r>
      </w:ins>
    </w:p>
    <w:p w14:paraId="75F25DBD" w14:textId="77777777" w:rsidR="00053F9D" w:rsidRPr="00053F9D" w:rsidRDefault="00053F9D" w:rsidP="00053F9D">
      <w:pPr>
        <w:ind w:left="720"/>
        <w:rPr>
          <w:ins w:id="2830" w:author="Gates TEM" w:date="2025-03-25T08:48:00Z"/>
          <w:rFonts w:ascii="Times New Roman" w:hAnsi="Times New Roman" w:cs="Times New Roman"/>
          <w:bCs/>
          <w:sz w:val="24"/>
          <w:szCs w:val="24"/>
          <w:rPrChange w:id="2831" w:author="Gates TEM" w:date="2025-03-25T08:49:00Z" w16du:dateUtc="2025-03-25T07:49:00Z">
            <w:rPr>
              <w:ins w:id="2832" w:author="Gates TEM" w:date="2025-03-25T08:48:00Z"/>
              <w:rFonts w:ascii="Times New Roman" w:hAnsi="Times New Roman" w:cs="Times New Roman"/>
              <w:bCs/>
              <w:sz w:val="24"/>
              <w:szCs w:val="24"/>
              <w:lang w:val="en-US"/>
            </w:rPr>
          </w:rPrChange>
        </w:rPr>
      </w:pPr>
      <w:ins w:id="2833" w:author="Gates TEM" w:date="2025-03-25T08:48:00Z">
        <w:r w:rsidRPr="00EF0F54">
          <w:rPr>
            <w:rFonts w:ascii="Times New Roman" w:hAnsi="Times New Roman" w:cs="Times New Roman"/>
            <w:bCs/>
            <w:sz w:val="24"/>
            <w:szCs w:val="24"/>
            <w:lang w:val="en-US"/>
          </w:rPr>
          <w:t xml:space="preserve">    </w:t>
        </w:r>
        <w:r w:rsidRPr="00053F9D">
          <w:rPr>
            <w:rFonts w:ascii="Times New Roman" w:hAnsi="Times New Roman" w:cs="Times New Roman"/>
            <w:bCs/>
            <w:sz w:val="24"/>
            <w:szCs w:val="24"/>
            <w:rPrChange w:id="2834" w:author="Gates TEM" w:date="2025-03-25T08:49:00Z" w16du:dateUtc="2025-03-25T07:49:00Z">
              <w:rPr>
                <w:rFonts w:ascii="Times New Roman" w:hAnsi="Times New Roman" w:cs="Times New Roman"/>
                <w:bCs/>
                <w:sz w:val="24"/>
                <w:szCs w:val="24"/>
                <w:lang w:val="en-US"/>
              </w:rPr>
            </w:rPrChange>
          </w:rPr>
          <w:t># 1. Création du maillage uniforme</w:t>
        </w:r>
      </w:ins>
    </w:p>
    <w:p w14:paraId="6E030CCD" w14:textId="5F1DA112" w:rsidR="00053F9D" w:rsidRPr="00053F9D" w:rsidRDefault="00053F9D" w:rsidP="00053F9D">
      <w:pPr>
        <w:ind w:left="720"/>
        <w:rPr>
          <w:ins w:id="2835" w:author="Gates TEM" w:date="2025-03-25T08:48:00Z"/>
          <w:rFonts w:ascii="Times New Roman" w:hAnsi="Times New Roman" w:cs="Times New Roman"/>
          <w:bCs/>
          <w:sz w:val="24"/>
          <w:szCs w:val="24"/>
          <w:rPrChange w:id="2836" w:author="Gates TEM" w:date="2025-03-25T08:49:00Z" w16du:dateUtc="2025-03-25T07:49:00Z">
            <w:rPr>
              <w:ins w:id="2837" w:author="Gates TEM" w:date="2025-03-25T08:48:00Z"/>
              <w:rFonts w:ascii="Times New Roman" w:hAnsi="Times New Roman" w:cs="Times New Roman"/>
              <w:bCs/>
              <w:sz w:val="24"/>
              <w:szCs w:val="24"/>
              <w:lang w:val="en-US"/>
            </w:rPr>
          </w:rPrChange>
        </w:rPr>
      </w:pPr>
      <w:ins w:id="2838" w:author="Gates TEM" w:date="2025-03-25T08:48:00Z">
        <w:r w:rsidRPr="00053F9D">
          <w:rPr>
            <w:rFonts w:ascii="Times New Roman" w:hAnsi="Times New Roman" w:cs="Times New Roman"/>
            <w:bCs/>
            <w:sz w:val="24"/>
            <w:szCs w:val="24"/>
            <w:rPrChange w:id="2839" w:author="Gates TEM" w:date="2025-03-25T08:49:00Z" w16du:dateUtc="2025-03-25T07:49:00Z">
              <w:rPr>
                <w:rFonts w:ascii="Times New Roman" w:hAnsi="Times New Roman" w:cs="Times New Roman"/>
                <w:bCs/>
                <w:sz w:val="24"/>
                <w:szCs w:val="24"/>
                <w:lang w:val="en-US"/>
              </w:rPr>
            </w:rPrChange>
          </w:rPr>
          <w:t xml:space="preserve">    h = 1.0 / (N + 1)  # Taille du pas</w:t>
        </w:r>
      </w:ins>
    </w:p>
    <w:p w14:paraId="060EF91B" w14:textId="59892608" w:rsidR="00053F9D" w:rsidRPr="00053F9D" w:rsidRDefault="00053F9D" w:rsidP="00053F9D">
      <w:pPr>
        <w:ind w:left="720"/>
        <w:rPr>
          <w:ins w:id="2840" w:author="Gates TEM" w:date="2025-03-25T08:48:00Z"/>
          <w:rFonts w:ascii="Times New Roman" w:hAnsi="Times New Roman" w:cs="Times New Roman"/>
          <w:bCs/>
          <w:sz w:val="24"/>
          <w:szCs w:val="24"/>
          <w:rPrChange w:id="2841" w:author="Gates TEM" w:date="2025-03-25T08:49:00Z" w16du:dateUtc="2025-03-25T07:49:00Z">
            <w:rPr>
              <w:ins w:id="2842" w:author="Gates TEM" w:date="2025-03-25T08:48:00Z"/>
              <w:rFonts w:ascii="Times New Roman" w:hAnsi="Times New Roman" w:cs="Times New Roman"/>
              <w:bCs/>
              <w:sz w:val="24"/>
              <w:szCs w:val="24"/>
              <w:lang w:val="en-US"/>
            </w:rPr>
          </w:rPrChange>
        </w:rPr>
      </w:pPr>
      <w:ins w:id="2843" w:author="Gates TEM" w:date="2025-03-25T08:48:00Z">
        <w:r w:rsidRPr="00053F9D">
          <w:rPr>
            <w:rFonts w:ascii="Times New Roman" w:hAnsi="Times New Roman" w:cs="Times New Roman"/>
            <w:bCs/>
            <w:sz w:val="24"/>
            <w:szCs w:val="24"/>
            <w:rPrChange w:id="2844" w:author="Gates TEM" w:date="2025-03-25T08:49:00Z" w16du:dateUtc="2025-03-25T07:49:00Z">
              <w:rPr>
                <w:rFonts w:ascii="Times New Roman" w:hAnsi="Times New Roman" w:cs="Times New Roman"/>
                <w:bCs/>
                <w:sz w:val="24"/>
                <w:szCs w:val="24"/>
                <w:lang w:val="en-US"/>
              </w:rPr>
            </w:rPrChange>
          </w:rPr>
          <w:t xml:space="preserve">    x = np.linspace(0, 1, N + 2)  # Points du maillage incluant les bords</w:t>
        </w:r>
      </w:ins>
    </w:p>
    <w:p w14:paraId="07773231" w14:textId="55B5037D" w:rsidR="00053F9D" w:rsidRPr="00053F9D" w:rsidRDefault="00053F9D" w:rsidP="00053F9D">
      <w:pPr>
        <w:ind w:left="720"/>
        <w:rPr>
          <w:ins w:id="2845" w:author="Gates TEM" w:date="2025-03-25T08:48:00Z"/>
          <w:rFonts w:ascii="Times New Roman" w:hAnsi="Times New Roman" w:cs="Times New Roman"/>
          <w:bCs/>
          <w:sz w:val="24"/>
          <w:szCs w:val="24"/>
          <w:rPrChange w:id="2846" w:author="Gates TEM" w:date="2025-03-25T08:49:00Z" w16du:dateUtc="2025-03-25T07:49:00Z">
            <w:rPr>
              <w:ins w:id="2847" w:author="Gates TEM" w:date="2025-03-25T08:48:00Z"/>
              <w:rFonts w:ascii="Times New Roman" w:hAnsi="Times New Roman" w:cs="Times New Roman"/>
              <w:bCs/>
              <w:sz w:val="24"/>
              <w:szCs w:val="24"/>
              <w:lang w:val="en-US"/>
            </w:rPr>
          </w:rPrChange>
        </w:rPr>
      </w:pPr>
      <w:ins w:id="2848" w:author="Gates TEM" w:date="2025-03-25T08:48:00Z">
        <w:r w:rsidRPr="00053F9D">
          <w:rPr>
            <w:rFonts w:ascii="Times New Roman" w:hAnsi="Times New Roman" w:cs="Times New Roman"/>
            <w:bCs/>
            <w:sz w:val="24"/>
            <w:szCs w:val="24"/>
            <w:rPrChange w:id="2849" w:author="Gates TEM" w:date="2025-03-25T08:49:00Z" w16du:dateUtc="2025-03-25T07:49:00Z">
              <w:rPr>
                <w:rFonts w:ascii="Times New Roman" w:hAnsi="Times New Roman" w:cs="Times New Roman"/>
                <w:bCs/>
                <w:sz w:val="24"/>
                <w:szCs w:val="24"/>
                <w:lang w:val="en-US"/>
              </w:rPr>
            </w:rPrChange>
          </w:rPr>
          <w:t xml:space="preserve">    </w:t>
        </w:r>
      </w:ins>
    </w:p>
    <w:p w14:paraId="02CD29D1" w14:textId="77777777" w:rsidR="00053F9D" w:rsidRPr="00053F9D" w:rsidRDefault="00053F9D" w:rsidP="00053F9D">
      <w:pPr>
        <w:ind w:left="720"/>
        <w:rPr>
          <w:ins w:id="2850" w:author="Gates TEM" w:date="2025-03-25T08:48:00Z"/>
          <w:rFonts w:ascii="Times New Roman" w:hAnsi="Times New Roman" w:cs="Times New Roman"/>
          <w:bCs/>
          <w:sz w:val="24"/>
          <w:szCs w:val="24"/>
          <w:rPrChange w:id="2851" w:author="Gates TEM" w:date="2025-03-25T08:49:00Z" w16du:dateUtc="2025-03-25T07:49:00Z">
            <w:rPr>
              <w:ins w:id="2852" w:author="Gates TEM" w:date="2025-03-25T08:48:00Z"/>
              <w:rFonts w:ascii="Times New Roman" w:hAnsi="Times New Roman" w:cs="Times New Roman"/>
              <w:bCs/>
              <w:sz w:val="24"/>
              <w:szCs w:val="24"/>
              <w:lang w:val="en-US"/>
            </w:rPr>
          </w:rPrChange>
        </w:rPr>
      </w:pPr>
      <w:ins w:id="2853" w:author="Gates TEM" w:date="2025-03-25T08:48:00Z">
        <w:r w:rsidRPr="00053F9D">
          <w:rPr>
            <w:rFonts w:ascii="Times New Roman" w:hAnsi="Times New Roman" w:cs="Times New Roman"/>
            <w:bCs/>
            <w:sz w:val="24"/>
            <w:szCs w:val="24"/>
            <w:rPrChange w:id="2854" w:author="Gates TEM" w:date="2025-03-25T08:49:00Z" w16du:dateUtc="2025-03-25T07:49:00Z">
              <w:rPr>
                <w:rFonts w:ascii="Times New Roman" w:hAnsi="Times New Roman" w:cs="Times New Roman"/>
                <w:bCs/>
                <w:sz w:val="24"/>
                <w:szCs w:val="24"/>
                <w:lang w:val="en-US"/>
              </w:rPr>
            </w:rPrChange>
          </w:rPr>
          <w:t xml:space="preserve">    # 2. Construction de la matrice A (forme tridiagonale)</w:t>
        </w:r>
      </w:ins>
    </w:p>
    <w:p w14:paraId="13C9EA41" w14:textId="7B134200" w:rsidR="00053F9D" w:rsidRPr="00053F9D" w:rsidRDefault="00053F9D" w:rsidP="00053F9D">
      <w:pPr>
        <w:ind w:left="720"/>
        <w:rPr>
          <w:ins w:id="2855" w:author="Gates TEM" w:date="2025-03-25T08:48:00Z"/>
          <w:rFonts w:ascii="Times New Roman" w:hAnsi="Times New Roman" w:cs="Times New Roman"/>
          <w:bCs/>
          <w:sz w:val="24"/>
          <w:szCs w:val="24"/>
          <w:rPrChange w:id="2856" w:author="Gates TEM" w:date="2025-03-25T08:49:00Z" w16du:dateUtc="2025-03-25T07:49:00Z">
            <w:rPr>
              <w:ins w:id="2857" w:author="Gates TEM" w:date="2025-03-25T08:48:00Z"/>
              <w:rFonts w:ascii="Times New Roman" w:hAnsi="Times New Roman" w:cs="Times New Roman"/>
              <w:bCs/>
              <w:sz w:val="24"/>
              <w:szCs w:val="24"/>
              <w:lang w:val="en-US"/>
            </w:rPr>
          </w:rPrChange>
        </w:rPr>
      </w:pPr>
      <w:ins w:id="2858" w:author="Gates TEM" w:date="2025-03-25T08:48:00Z">
        <w:r w:rsidRPr="00053F9D">
          <w:rPr>
            <w:rFonts w:ascii="Times New Roman" w:hAnsi="Times New Roman" w:cs="Times New Roman"/>
            <w:bCs/>
            <w:sz w:val="24"/>
            <w:szCs w:val="24"/>
            <w:rPrChange w:id="2859" w:author="Gates TEM" w:date="2025-03-25T08:49:00Z" w16du:dateUtc="2025-03-25T07:49:00Z">
              <w:rPr>
                <w:rFonts w:ascii="Times New Roman" w:hAnsi="Times New Roman" w:cs="Times New Roman"/>
                <w:bCs/>
                <w:sz w:val="24"/>
                <w:szCs w:val="24"/>
                <w:lang w:val="en-US"/>
              </w:rPr>
            </w:rPrChange>
          </w:rPr>
          <w:t xml:space="preserve">    diagonals = [[-1]*N, [2]*N, [-1]*N]  # Diagonales principales</w:t>
        </w:r>
      </w:ins>
    </w:p>
    <w:p w14:paraId="442C835A" w14:textId="16F4EEA7" w:rsidR="00053F9D" w:rsidRPr="00755F2D" w:rsidRDefault="00053F9D" w:rsidP="00053F9D">
      <w:pPr>
        <w:ind w:left="720"/>
        <w:rPr>
          <w:ins w:id="2860" w:author="Gates TEM" w:date="2025-03-25T08:48:00Z"/>
          <w:rFonts w:ascii="Times New Roman" w:hAnsi="Times New Roman" w:cs="Times New Roman"/>
          <w:bCs/>
          <w:sz w:val="24"/>
          <w:szCs w:val="24"/>
          <w:rPrChange w:id="2861" w:author="Gates TEM" w:date="2025-03-26T09:32:00Z" w16du:dateUtc="2025-03-26T08:32:00Z">
            <w:rPr>
              <w:ins w:id="2862" w:author="Gates TEM" w:date="2025-03-25T08:48:00Z"/>
              <w:rFonts w:ascii="Times New Roman" w:hAnsi="Times New Roman" w:cs="Times New Roman"/>
              <w:bCs/>
              <w:sz w:val="24"/>
              <w:szCs w:val="24"/>
              <w:lang w:val="en-US"/>
            </w:rPr>
          </w:rPrChange>
        </w:rPr>
      </w:pPr>
      <w:ins w:id="2863" w:author="Gates TEM" w:date="2025-03-25T08:48:00Z">
        <w:r w:rsidRPr="00053F9D">
          <w:rPr>
            <w:rFonts w:ascii="Times New Roman" w:hAnsi="Times New Roman" w:cs="Times New Roman"/>
            <w:bCs/>
            <w:sz w:val="24"/>
            <w:szCs w:val="24"/>
            <w:rPrChange w:id="2864" w:author="Gates TEM" w:date="2025-03-25T08:49:00Z" w16du:dateUtc="2025-03-25T07:49:00Z">
              <w:rPr>
                <w:rFonts w:ascii="Times New Roman" w:hAnsi="Times New Roman" w:cs="Times New Roman"/>
                <w:bCs/>
                <w:sz w:val="24"/>
                <w:szCs w:val="24"/>
                <w:lang w:val="en-US"/>
              </w:rPr>
            </w:rPrChange>
          </w:rPr>
          <w:t xml:space="preserve">    </w:t>
        </w:r>
        <w:r w:rsidRPr="00755F2D">
          <w:rPr>
            <w:rFonts w:ascii="Times New Roman" w:hAnsi="Times New Roman" w:cs="Times New Roman"/>
            <w:bCs/>
            <w:sz w:val="24"/>
            <w:szCs w:val="24"/>
            <w:rPrChange w:id="2865" w:author="Gates TEM" w:date="2025-03-26T09:32:00Z" w16du:dateUtc="2025-03-26T08:32:00Z">
              <w:rPr>
                <w:rFonts w:ascii="Times New Roman" w:hAnsi="Times New Roman" w:cs="Times New Roman"/>
                <w:bCs/>
                <w:sz w:val="24"/>
                <w:szCs w:val="24"/>
                <w:lang w:val="en-US"/>
              </w:rPr>
            </w:rPrChange>
          </w:rPr>
          <w:t>offsets = [-1, 0, 1]  # Positions des diagonales</w:t>
        </w:r>
      </w:ins>
    </w:p>
    <w:p w14:paraId="7AB7E5F7" w14:textId="54DE499C" w:rsidR="00053F9D" w:rsidRPr="00755F2D" w:rsidRDefault="00053F9D" w:rsidP="00053F9D">
      <w:pPr>
        <w:ind w:left="720"/>
        <w:rPr>
          <w:ins w:id="2866" w:author="Gates TEM" w:date="2025-03-25T08:48:00Z"/>
          <w:rFonts w:ascii="Times New Roman" w:hAnsi="Times New Roman" w:cs="Times New Roman"/>
          <w:bCs/>
          <w:sz w:val="24"/>
          <w:szCs w:val="24"/>
          <w:rPrChange w:id="2867" w:author="Gates TEM" w:date="2025-03-26T09:32:00Z" w16du:dateUtc="2025-03-26T08:32:00Z">
            <w:rPr>
              <w:ins w:id="2868" w:author="Gates TEM" w:date="2025-03-25T08:48:00Z"/>
              <w:rFonts w:ascii="Times New Roman" w:hAnsi="Times New Roman" w:cs="Times New Roman"/>
              <w:bCs/>
              <w:sz w:val="24"/>
              <w:szCs w:val="24"/>
              <w:lang w:val="en-US"/>
            </w:rPr>
          </w:rPrChange>
        </w:rPr>
      </w:pPr>
      <w:ins w:id="2869" w:author="Gates TEM" w:date="2025-03-25T08:48:00Z">
        <w:r w:rsidRPr="00755F2D">
          <w:rPr>
            <w:rFonts w:ascii="Times New Roman" w:hAnsi="Times New Roman" w:cs="Times New Roman"/>
            <w:bCs/>
            <w:sz w:val="24"/>
            <w:szCs w:val="24"/>
            <w:rPrChange w:id="2870" w:author="Gates TEM" w:date="2025-03-26T09:32:00Z" w16du:dateUtc="2025-03-26T08:32:00Z">
              <w:rPr>
                <w:rFonts w:ascii="Times New Roman" w:hAnsi="Times New Roman" w:cs="Times New Roman"/>
                <w:bCs/>
                <w:sz w:val="24"/>
                <w:szCs w:val="24"/>
                <w:lang w:val="en-US"/>
              </w:rPr>
            </w:rPrChange>
          </w:rPr>
          <w:t xml:space="preserve">    A = diags(diagonals, offsets, shape=(N, N)) / (h**2)</w:t>
        </w:r>
      </w:ins>
    </w:p>
    <w:p w14:paraId="7BFE1F80" w14:textId="28BA39C5" w:rsidR="00053F9D" w:rsidRPr="00755F2D" w:rsidRDefault="00053F9D" w:rsidP="00053F9D">
      <w:pPr>
        <w:ind w:left="720"/>
        <w:rPr>
          <w:ins w:id="2871" w:author="Gates TEM" w:date="2025-03-25T08:48:00Z"/>
          <w:rFonts w:ascii="Times New Roman" w:hAnsi="Times New Roman" w:cs="Times New Roman"/>
          <w:bCs/>
          <w:sz w:val="24"/>
          <w:szCs w:val="24"/>
          <w:rPrChange w:id="2872" w:author="Gates TEM" w:date="2025-03-26T09:32:00Z" w16du:dateUtc="2025-03-26T08:32:00Z">
            <w:rPr>
              <w:ins w:id="2873" w:author="Gates TEM" w:date="2025-03-25T08:48:00Z"/>
              <w:rFonts w:ascii="Times New Roman" w:hAnsi="Times New Roman" w:cs="Times New Roman"/>
              <w:bCs/>
              <w:sz w:val="24"/>
              <w:szCs w:val="24"/>
              <w:lang w:val="en-US"/>
            </w:rPr>
          </w:rPrChange>
        </w:rPr>
      </w:pPr>
      <w:ins w:id="2874" w:author="Gates TEM" w:date="2025-03-25T08:48:00Z">
        <w:r w:rsidRPr="00755F2D">
          <w:rPr>
            <w:rFonts w:ascii="Times New Roman" w:hAnsi="Times New Roman" w:cs="Times New Roman"/>
            <w:bCs/>
            <w:sz w:val="24"/>
            <w:szCs w:val="24"/>
            <w:rPrChange w:id="2875" w:author="Gates TEM" w:date="2025-03-26T09:32:00Z" w16du:dateUtc="2025-03-26T08:32:00Z">
              <w:rPr>
                <w:rFonts w:ascii="Times New Roman" w:hAnsi="Times New Roman" w:cs="Times New Roman"/>
                <w:bCs/>
                <w:sz w:val="24"/>
                <w:szCs w:val="24"/>
                <w:lang w:val="en-US"/>
              </w:rPr>
            </w:rPrChange>
          </w:rPr>
          <w:t xml:space="preserve">    </w:t>
        </w:r>
      </w:ins>
    </w:p>
    <w:p w14:paraId="5F0B6B8E" w14:textId="77777777" w:rsidR="00053F9D" w:rsidRPr="00053F9D" w:rsidRDefault="00053F9D" w:rsidP="00053F9D">
      <w:pPr>
        <w:ind w:left="720"/>
        <w:rPr>
          <w:ins w:id="2876" w:author="Gates TEM" w:date="2025-03-25T08:48:00Z"/>
          <w:rFonts w:ascii="Times New Roman" w:hAnsi="Times New Roman" w:cs="Times New Roman"/>
          <w:bCs/>
          <w:sz w:val="24"/>
          <w:szCs w:val="24"/>
          <w:rPrChange w:id="2877" w:author="Gates TEM" w:date="2025-03-25T08:48:00Z" w16du:dateUtc="2025-03-25T07:48:00Z">
            <w:rPr>
              <w:ins w:id="2878" w:author="Gates TEM" w:date="2025-03-25T08:48:00Z"/>
              <w:rFonts w:ascii="Times New Roman" w:hAnsi="Times New Roman" w:cs="Times New Roman"/>
              <w:bCs/>
              <w:sz w:val="24"/>
              <w:szCs w:val="24"/>
              <w:lang w:val="en-US"/>
            </w:rPr>
          </w:rPrChange>
        </w:rPr>
      </w:pPr>
      <w:ins w:id="2879" w:author="Gates TEM" w:date="2025-03-25T08:48:00Z">
        <w:r w:rsidRPr="00755F2D">
          <w:rPr>
            <w:rFonts w:ascii="Times New Roman" w:hAnsi="Times New Roman" w:cs="Times New Roman"/>
            <w:bCs/>
            <w:sz w:val="24"/>
            <w:szCs w:val="24"/>
            <w:rPrChange w:id="2880" w:author="Gates TEM" w:date="2025-03-26T09:32:00Z" w16du:dateUtc="2025-03-26T08:32:00Z">
              <w:rPr>
                <w:rFonts w:ascii="Times New Roman" w:hAnsi="Times New Roman" w:cs="Times New Roman"/>
                <w:bCs/>
                <w:sz w:val="24"/>
                <w:szCs w:val="24"/>
                <w:lang w:val="en-US"/>
              </w:rPr>
            </w:rPrChange>
          </w:rPr>
          <w:t xml:space="preserve">    </w:t>
        </w:r>
        <w:r w:rsidRPr="00053F9D">
          <w:rPr>
            <w:rFonts w:ascii="Times New Roman" w:hAnsi="Times New Roman" w:cs="Times New Roman"/>
            <w:bCs/>
            <w:sz w:val="24"/>
            <w:szCs w:val="24"/>
            <w:rPrChange w:id="2881" w:author="Gates TEM" w:date="2025-03-25T08:48:00Z" w16du:dateUtc="2025-03-25T07:48:00Z">
              <w:rPr>
                <w:rFonts w:ascii="Times New Roman" w:hAnsi="Times New Roman" w:cs="Times New Roman"/>
                <w:bCs/>
                <w:sz w:val="24"/>
                <w:szCs w:val="24"/>
                <w:lang w:val="en-US"/>
              </w:rPr>
            </w:rPrChange>
          </w:rPr>
          <w:t># 3. Construction du vecteur b (terme source)</w:t>
        </w:r>
      </w:ins>
    </w:p>
    <w:p w14:paraId="542A22BE" w14:textId="2C326FD9" w:rsidR="00053F9D" w:rsidRPr="00053F9D" w:rsidRDefault="00053F9D" w:rsidP="00053F9D">
      <w:pPr>
        <w:ind w:left="720"/>
        <w:rPr>
          <w:ins w:id="2882" w:author="Gates TEM" w:date="2025-03-25T08:48:00Z"/>
          <w:rFonts w:ascii="Times New Roman" w:hAnsi="Times New Roman" w:cs="Times New Roman"/>
          <w:bCs/>
          <w:sz w:val="24"/>
          <w:szCs w:val="24"/>
          <w:rPrChange w:id="2883" w:author="Gates TEM" w:date="2025-03-25T08:49:00Z" w16du:dateUtc="2025-03-25T07:49:00Z">
            <w:rPr>
              <w:ins w:id="2884" w:author="Gates TEM" w:date="2025-03-25T08:48:00Z"/>
              <w:rFonts w:ascii="Times New Roman" w:hAnsi="Times New Roman" w:cs="Times New Roman"/>
              <w:bCs/>
              <w:sz w:val="24"/>
              <w:szCs w:val="24"/>
              <w:lang w:val="en-US"/>
            </w:rPr>
          </w:rPrChange>
        </w:rPr>
      </w:pPr>
      <w:ins w:id="2885" w:author="Gates TEM" w:date="2025-03-25T08:48:00Z">
        <w:r w:rsidRPr="00053F9D">
          <w:rPr>
            <w:rFonts w:ascii="Times New Roman" w:hAnsi="Times New Roman" w:cs="Times New Roman"/>
            <w:bCs/>
            <w:sz w:val="24"/>
            <w:szCs w:val="24"/>
            <w:rPrChange w:id="2886" w:author="Gates TEM" w:date="2025-03-25T08:48:00Z" w16du:dateUtc="2025-03-25T07:48:00Z">
              <w:rPr>
                <w:rFonts w:ascii="Times New Roman" w:hAnsi="Times New Roman" w:cs="Times New Roman"/>
                <w:bCs/>
                <w:sz w:val="24"/>
                <w:szCs w:val="24"/>
                <w:lang w:val="en-US"/>
              </w:rPr>
            </w:rPrChange>
          </w:rPr>
          <w:t xml:space="preserve">    </w:t>
        </w:r>
        <w:r w:rsidRPr="00053F9D">
          <w:rPr>
            <w:rFonts w:ascii="Times New Roman" w:hAnsi="Times New Roman" w:cs="Times New Roman"/>
            <w:bCs/>
            <w:sz w:val="24"/>
            <w:szCs w:val="24"/>
            <w:rPrChange w:id="2887" w:author="Gates TEM" w:date="2025-03-25T08:49:00Z" w16du:dateUtc="2025-03-25T07:49:00Z">
              <w:rPr>
                <w:rFonts w:ascii="Times New Roman" w:hAnsi="Times New Roman" w:cs="Times New Roman"/>
                <w:bCs/>
                <w:sz w:val="24"/>
                <w:szCs w:val="24"/>
                <w:lang w:val="en-US"/>
              </w:rPr>
            </w:rPrChange>
          </w:rPr>
          <w:t>b = f_func(x[1:-1])  # Evaluation de f aux points intérieurs</w:t>
        </w:r>
      </w:ins>
    </w:p>
    <w:p w14:paraId="6F83AC09" w14:textId="2C1FB1A6" w:rsidR="00053F9D" w:rsidRPr="00053F9D" w:rsidRDefault="00053F9D" w:rsidP="00053F9D">
      <w:pPr>
        <w:ind w:left="720"/>
        <w:rPr>
          <w:ins w:id="2888" w:author="Gates TEM" w:date="2025-03-25T08:48:00Z"/>
          <w:rFonts w:ascii="Times New Roman" w:hAnsi="Times New Roman" w:cs="Times New Roman"/>
          <w:bCs/>
          <w:sz w:val="24"/>
          <w:szCs w:val="24"/>
          <w:rPrChange w:id="2889" w:author="Gates TEM" w:date="2025-03-25T08:49:00Z" w16du:dateUtc="2025-03-25T07:49:00Z">
            <w:rPr>
              <w:ins w:id="2890" w:author="Gates TEM" w:date="2025-03-25T08:48:00Z"/>
              <w:rFonts w:ascii="Times New Roman" w:hAnsi="Times New Roman" w:cs="Times New Roman"/>
              <w:bCs/>
              <w:sz w:val="24"/>
              <w:szCs w:val="24"/>
              <w:lang w:val="en-US"/>
            </w:rPr>
          </w:rPrChange>
        </w:rPr>
      </w:pPr>
      <w:ins w:id="2891" w:author="Gates TEM" w:date="2025-03-25T08:48:00Z">
        <w:r w:rsidRPr="00053F9D">
          <w:rPr>
            <w:rFonts w:ascii="Times New Roman" w:hAnsi="Times New Roman" w:cs="Times New Roman"/>
            <w:bCs/>
            <w:sz w:val="24"/>
            <w:szCs w:val="24"/>
            <w:rPrChange w:id="2892" w:author="Gates TEM" w:date="2025-03-25T08:49:00Z" w16du:dateUtc="2025-03-25T07:49:00Z">
              <w:rPr>
                <w:rFonts w:ascii="Times New Roman" w:hAnsi="Times New Roman" w:cs="Times New Roman"/>
                <w:bCs/>
                <w:sz w:val="24"/>
                <w:szCs w:val="24"/>
                <w:lang w:val="en-US"/>
              </w:rPr>
            </w:rPrChange>
          </w:rPr>
          <w:t xml:space="preserve">    </w:t>
        </w:r>
      </w:ins>
    </w:p>
    <w:p w14:paraId="296BCD62" w14:textId="07983ECC" w:rsidR="00053F9D" w:rsidRPr="00053F9D" w:rsidRDefault="00053F9D" w:rsidP="00053F9D">
      <w:pPr>
        <w:ind w:left="720"/>
        <w:rPr>
          <w:ins w:id="2893" w:author="Gates TEM" w:date="2025-03-25T08:48:00Z"/>
          <w:rFonts w:ascii="Times New Roman" w:hAnsi="Times New Roman" w:cs="Times New Roman"/>
          <w:bCs/>
          <w:sz w:val="24"/>
          <w:szCs w:val="24"/>
          <w:rPrChange w:id="2894" w:author="Gates TEM" w:date="2025-03-25T08:49:00Z" w16du:dateUtc="2025-03-25T07:49:00Z">
            <w:rPr>
              <w:ins w:id="2895" w:author="Gates TEM" w:date="2025-03-25T08:48:00Z"/>
              <w:rFonts w:ascii="Times New Roman" w:hAnsi="Times New Roman" w:cs="Times New Roman"/>
              <w:bCs/>
              <w:sz w:val="24"/>
              <w:szCs w:val="24"/>
              <w:lang w:val="en-US"/>
            </w:rPr>
          </w:rPrChange>
        </w:rPr>
      </w:pPr>
      <w:ins w:id="2896" w:author="Gates TEM" w:date="2025-03-25T08:48:00Z">
        <w:r w:rsidRPr="00053F9D">
          <w:rPr>
            <w:rFonts w:ascii="Times New Roman" w:hAnsi="Times New Roman" w:cs="Times New Roman"/>
            <w:bCs/>
            <w:sz w:val="24"/>
            <w:szCs w:val="24"/>
            <w:rPrChange w:id="2897" w:author="Gates TEM" w:date="2025-03-25T08:49:00Z" w16du:dateUtc="2025-03-25T07:49:00Z">
              <w:rPr>
                <w:rFonts w:ascii="Times New Roman" w:hAnsi="Times New Roman" w:cs="Times New Roman"/>
                <w:bCs/>
                <w:sz w:val="24"/>
                <w:szCs w:val="24"/>
                <w:lang w:val="en-US"/>
              </w:rPr>
            </w:rPrChange>
          </w:rPr>
          <w:t xml:space="preserve">    # 4. Application des conditions aux limites</w:t>
        </w:r>
      </w:ins>
    </w:p>
    <w:p w14:paraId="27B2E2AC" w14:textId="161585D2" w:rsidR="00053F9D" w:rsidRPr="00053F9D" w:rsidRDefault="00053F9D" w:rsidP="00053F9D">
      <w:pPr>
        <w:ind w:left="720"/>
        <w:rPr>
          <w:ins w:id="2898" w:author="Gates TEM" w:date="2025-03-25T08:48:00Z"/>
          <w:rFonts w:ascii="Times New Roman" w:hAnsi="Times New Roman" w:cs="Times New Roman"/>
          <w:bCs/>
          <w:sz w:val="24"/>
          <w:szCs w:val="24"/>
          <w:rPrChange w:id="2899" w:author="Gates TEM" w:date="2025-03-25T08:49:00Z" w16du:dateUtc="2025-03-25T07:49:00Z">
            <w:rPr>
              <w:ins w:id="2900" w:author="Gates TEM" w:date="2025-03-25T08:48:00Z"/>
              <w:rFonts w:ascii="Times New Roman" w:hAnsi="Times New Roman" w:cs="Times New Roman"/>
              <w:bCs/>
              <w:sz w:val="24"/>
              <w:szCs w:val="24"/>
              <w:lang w:val="en-US"/>
            </w:rPr>
          </w:rPrChange>
        </w:rPr>
      </w:pPr>
      <w:ins w:id="2901" w:author="Gates TEM" w:date="2025-03-25T08:48:00Z">
        <w:r w:rsidRPr="00053F9D">
          <w:rPr>
            <w:rFonts w:ascii="Times New Roman" w:hAnsi="Times New Roman" w:cs="Times New Roman"/>
            <w:bCs/>
            <w:sz w:val="24"/>
            <w:szCs w:val="24"/>
            <w:rPrChange w:id="2902" w:author="Gates TEM" w:date="2025-03-25T08:49:00Z" w16du:dateUtc="2025-03-25T07:49:00Z">
              <w:rPr>
                <w:rFonts w:ascii="Times New Roman" w:hAnsi="Times New Roman" w:cs="Times New Roman"/>
                <w:bCs/>
                <w:sz w:val="24"/>
                <w:szCs w:val="24"/>
                <w:lang w:val="en-US"/>
              </w:rPr>
            </w:rPrChange>
          </w:rPr>
          <w:t xml:space="preserve">    b[0] += u0 / h**2</w:t>
        </w:r>
      </w:ins>
    </w:p>
    <w:p w14:paraId="14AEB18F" w14:textId="27A5B9CD" w:rsidR="00053F9D" w:rsidRPr="00053F9D" w:rsidRDefault="00053F9D" w:rsidP="00053F9D">
      <w:pPr>
        <w:ind w:left="720"/>
        <w:rPr>
          <w:ins w:id="2903" w:author="Gates TEM" w:date="2025-03-25T08:48:00Z"/>
          <w:rFonts w:ascii="Times New Roman" w:hAnsi="Times New Roman" w:cs="Times New Roman"/>
          <w:bCs/>
          <w:sz w:val="24"/>
          <w:szCs w:val="24"/>
          <w:rPrChange w:id="2904" w:author="Gates TEM" w:date="2025-03-25T08:49:00Z" w16du:dateUtc="2025-03-25T07:49:00Z">
            <w:rPr>
              <w:ins w:id="2905" w:author="Gates TEM" w:date="2025-03-25T08:48:00Z"/>
              <w:rFonts w:ascii="Times New Roman" w:hAnsi="Times New Roman" w:cs="Times New Roman"/>
              <w:bCs/>
              <w:sz w:val="24"/>
              <w:szCs w:val="24"/>
              <w:lang w:val="en-US"/>
            </w:rPr>
          </w:rPrChange>
        </w:rPr>
      </w:pPr>
      <w:ins w:id="2906" w:author="Gates TEM" w:date="2025-03-25T08:48:00Z">
        <w:r w:rsidRPr="00053F9D">
          <w:rPr>
            <w:rFonts w:ascii="Times New Roman" w:hAnsi="Times New Roman" w:cs="Times New Roman"/>
            <w:bCs/>
            <w:sz w:val="24"/>
            <w:szCs w:val="24"/>
            <w:rPrChange w:id="2907" w:author="Gates TEM" w:date="2025-03-25T08:49:00Z" w16du:dateUtc="2025-03-25T07:49:00Z">
              <w:rPr>
                <w:rFonts w:ascii="Times New Roman" w:hAnsi="Times New Roman" w:cs="Times New Roman"/>
                <w:bCs/>
                <w:sz w:val="24"/>
                <w:szCs w:val="24"/>
                <w:lang w:val="en-US"/>
              </w:rPr>
            </w:rPrChange>
          </w:rPr>
          <w:t xml:space="preserve">    b[-1] += u1 / h**2</w:t>
        </w:r>
      </w:ins>
    </w:p>
    <w:p w14:paraId="0CDE82F5" w14:textId="66C218F5" w:rsidR="00053F9D" w:rsidRPr="00053F9D" w:rsidRDefault="00053F9D" w:rsidP="00053F9D">
      <w:pPr>
        <w:ind w:left="720"/>
        <w:rPr>
          <w:ins w:id="2908" w:author="Gates TEM" w:date="2025-03-25T08:48:00Z"/>
          <w:rFonts w:ascii="Times New Roman" w:hAnsi="Times New Roman" w:cs="Times New Roman"/>
          <w:bCs/>
          <w:sz w:val="24"/>
          <w:szCs w:val="24"/>
          <w:rPrChange w:id="2909" w:author="Gates TEM" w:date="2025-03-25T08:49:00Z" w16du:dateUtc="2025-03-25T07:49:00Z">
            <w:rPr>
              <w:ins w:id="2910" w:author="Gates TEM" w:date="2025-03-25T08:48:00Z"/>
              <w:rFonts w:ascii="Times New Roman" w:hAnsi="Times New Roman" w:cs="Times New Roman"/>
              <w:bCs/>
              <w:sz w:val="24"/>
              <w:szCs w:val="24"/>
              <w:lang w:val="en-US"/>
            </w:rPr>
          </w:rPrChange>
        </w:rPr>
      </w:pPr>
      <w:ins w:id="2911" w:author="Gates TEM" w:date="2025-03-25T08:48:00Z">
        <w:r w:rsidRPr="00053F9D">
          <w:rPr>
            <w:rFonts w:ascii="Times New Roman" w:hAnsi="Times New Roman" w:cs="Times New Roman"/>
            <w:bCs/>
            <w:sz w:val="24"/>
            <w:szCs w:val="24"/>
            <w:rPrChange w:id="2912" w:author="Gates TEM" w:date="2025-03-25T08:49:00Z" w16du:dateUtc="2025-03-25T07:49:00Z">
              <w:rPr>
                <w:rFonts w:ascii="Times New Roman" w:hAnsi="Times New Roman" w:cs="Times New Roman"/>
                <w:bCs/>
                <w:sz w:val="24"/>
                <w:szCs w:val="24"/>
                <w:lang w:val="en-US"/>
              </w:rPr>
            </w:rPrChange>
          </w:rPr>
          <w:t xml:space="preserve">    </w:t>
        </w:r>
      </w:ins>
    </w:p>
    <w:p w14:paraId="4F52B9D5" w14:textId="729B23EC" w:rsidR="00053F9D" w:rsidRPr="00053F9D" w:rsidRDefault="00053F9D" w:rsidP="00053F9D">
      <w:pPr>
        <w:ind w:left="720"/>
        <w:rPr>
          <w:ins w:id="2913" w:author="Gates TEM" w:date="2025-03-25T08:48:00Z"/>
          <w:rFonts w:ascii="Times New Roman" w:hAnsi="Times New Roman" w:cs="Times New Roman"/>
          <w:bCs/>
          <w:sz w:val="24"/>
          <w:szCs w:val="24"/>
          <w:rPrChange w:id="2914" w:author="Gates TEM" w:date="2025-03-25T08:49:00Z" w16du:dateUtc="2025-03-25T07:49:00Z">
            <w:rPr>
              <w:ins w:id="2915" w:author="Gates TEM" w:date="2025-03-25T08:48:00Z"/>
              <w:rFonts w:ascii="Times New Roman" w:hAnsi="Times New Roman" w:cs="Times New Roman"/>
              <w:bCs/>
              <w:sz w:val="24"/>
              <w:szCs w:val="24"/>
              <w:lang w:val="en-US"/>
            </w:rPr>
          </w:rPrChange>
        </w:rPr>
      </w:pPr>
      <w:ins w:id="2916" w:author="Gates TEM" w:date="2025-03-25T08:48:00Z">
        <w:r w:rsidRPr="00053F9D">
          <w:rPr>
            <w:rFonts w:ascii="Times New Roman" w:hAnsi="Times New Roman" w:cs="Times New Roman"/>
            <w:bCs/>
            <w:sz w:val="24"/>
            <w:szCs w:val="24"/>
            <w:rPrChange w:id="2917" w:author="Gates TEM" w:date="2025-03-25T08:49:00Z" w16du:dateUtc="2025-03-25T07:49:00Z">
              <w:rPr>
                <w:rFonts w:ascii="Times New Roman" w:hAnsi="Times New Roman" w:cs="Times New Roman"/>
                <w:bCs/>
                <w:sz w:val="24"/>
                <w:szCs w:val="24"/>
                <w:lang w:val="en-US"/>
              </w:rPr>
            </w:rPrChange>
          </w:rPr>
          <w:t xml:space="preserve">    # 5. Résolution du système linéaire</w:t>
        </w:r>
      </w:ins>
    </w:p>
    <w:p w14:paraId="33B00F80" w14:textId="05CB7FE9" w:rsidR="00053F9D" w:rsidRPr="00053F9D" w:rsidRDefault="00053F9D" w:rsidP="00053F9D">
      <w:pPr>
        <w:ind w:left="720"/>
        <w:rPr>
          <w:ins w:id="2918" w:author="Gates TEM" w:date="2025-03-25T08:48:00Z"/>
          <w:rFonts w:ascii="Times New Roman" w:hAnsi="Times New Roman" w:cs="Times New Roman"/>
          <w:bCs/>
          <w:sz w:val="24"/>
          <w:szCs w:val="24"/>
          <w:rPrChange w:id="2919" w:author="Gates TEM" w:date="2025-03-25T08:49:00Z" w16du:dateUtc="2025-03-25T07:49:00Z">
            <w:rPr>
              <w:ins w:id="2920" w:author="Gates TEM" w:date="2025-03-25T08:48:00Z"/>
              <w:rFonts w:ascii="Times New Roman" w:hAnsi="Times New Roman" w:cs="Times New Roman"/>
              <w:bCs/>
              <w:sz w:val="24"/>
              <w:szCs w:val="24"/>
              <w:lang w:val="en-US"/>
            </w:rPr>
          </w:rPrChange>
        </w:rPr>
      </w:pPr>
      <w:ins w:id="2921" w:author="Gates TEM" w:date="2025-03-25T08:48:00Z">
        <w:r w:rsidRPr="00053F9D">
          <w:rPr>
            <w:rFonts w:ascii="Times New Roman" w:hAnsi="Times New Roman" w:cs="Times New Roman"/>
            <w:bCs/>
            <w:sz w:val="24"/>
            <w:szCs w:val="24"/>
            <w:rPrChange w:id="2922" w:author="Gates TEM" w:date="2025-03-25T08:49:00Z" w16du:dateUtc="2025-03-25T07:49:00Z">
              <w:rPr>
                <w:rFonts w:ascii="Times New Roman" w:hAnsi="Times New Roman" w:cs="Times New Roman"/>
                <w:bCs/>
                <w:sz w:val="24"/>
                <w:szCs w:val="24"/>
                <w:lang w:val="en-US"/>
              </w:rPr>
            </w:rPrChange>
          </w:rPr>
          <w:t xml:space="preserve">    u_interior = spsolve(A, b)  # Solution aux points intérieurs</w:t>
        </w:r>
      </w:ins>
    </w:p>
    <w:p w14:paraId="044F634A" w14:textId="0AC3B671" w:rsidR="00053F9D" w:rsidRPr="00053F9D" w:rsidRDefault="00053F9D" w:rsidP="00053F9D">
      <w:pPr>
        <w:ind w:left="720"/>
        <w:rPr>
          <w:ins w:id="2923" w:author="Gates TEM" w:date="2025-03-25T08:48:00Z"/>
          <w:rFonts w:ascii="Times New Roman" w:hAnsi="Times New Roman" w:cs="Times New Roman"/>
          <w:bCs/>
          <w:sz w:val="24"/>
          <w:szCs w:val="24"/>
          <w:rPrChange w:id="2924" w:author="Gates TEM" w:date="2025-03-25T08:49:00Z" w16du:dateUtc="2025-03-25T07:49:00Z">
            <w:rPr>
              <w:ins w:id="2925" w:author="Gates TEM" w:date="2025-03-25T08:48:00Z"/>
              <w:rFonts w:ascii="Times New Roman" w:hAnsi="Times New Roman" w:cs="Times New Roman"/>
              <w:bCs/>
              <w:sz w:val="24"/>
              <w:szCs w:val="24"/>
              <w:lang w:val="en-US"/>
            </w:rPr>
          </w:rPrChange>
        </w:rPr>
      </w:pPr>
      <w:ins w:id="2926" w:author="Gates TEM" w:date="2025-03-25T08:48:00Z">
        <w:r w:rsidRPr="00053F9D">
          <w:rPr>
            <w:rFonts w:ascii="Times New Roman" w:hAnsi="Times New Roman" w:cs="Times New Roman"/>
            <w:bCs/>
            <w:sz w:val="24"/>
            <w:szCs w:val="24"/>
            <w:rPrChange w:id="2927" w:author="Gates TEM" w:date="2025-03-25T08:49:00Z" w16du:dateUtc="2025-03-25T07:49:00Z">
              <w:rPr>
                <w:rFonts w:ascii="Times New Roman" w:hAnsi="Times New Roman" w:cs="Times New Roman"/>
                <w:bCs/>
                <w:sz w:val="24"/>
                <w:szCs w:val="24"/>
                <w:lang w:val="en-US"/>
              </w:rPr>
            </w:rPrChange>
          </w:rPr>
          <w:t xml:space="preserve">    </w:t>
        </w:r>
      </w:ins>
    </w:p>
    <w:p w14:paraId="74A0D3CA" w14:textId="77777777" w:rsidR="00053F9D" w:rsidRPr="00053F9D" w:rsidRDefault="00053F9D" w:rsidP="00053F9D">
      <w:pPr>
        <w:ind w:left="720"/>
        <w:rPr>
          <w:ins w:id="2928" w:author="Gates TEM" w:date="2025-03-25T08:48:00Z"/>
          <w:rFonts w:ascii="Times New Roman" w:hAnsi="Times New Roman" w:cs="Times New Roman"/>
          <w:bCs/>
          <w:sz w:val="24"/>
          <w:szCs w:val="24"/>
          <w:rPrChange w:id="2929" w:author="Gates TEM" w:date="2025-03-25T08:49:00Z" w16du:dateUtc="2025-03-25T07:49:00Z">
            <w:rPr>
              <w:ins w:id="2930" w:author="Gates TEM" w:date="2025-03-25T08:48:00Z"/>
              <w:rFonts w:ascii="Times New Roman" w:hAnsi="Times New Roman" w:cs="Times New Roman"/>
              <w:bCs/>
              <w:sz w:val="24"/>
              <w:szCs w:val="24"/>
              <w:lang w:val="en-US"/>
            </w:rPr>
          </w:rPrChange>
        </w:rPr>
      </w:pPr>
      <w:ins w:id="2931" w:author="Gates TEM" w:date="2025-03-25T08:48:00Z">
        <w:r w:rsidRPr="00053F9D">
          <w:rPr>
            <w:rFonts w:ascii="Times New Roman" w:hAnsi="Times New Roman" w:cs="Times New Roman"/>
            <w:bCs/>
            <w:sz w:val="24"/>
            <w:szCs w:val="24"/>
            <w:rPrChange w:id="2932" w:author="Gates TEM" w:date="2025-03-25T08:49:00Z" w16du:dateUtc="2025-03-25T07:49:00Z">
              <w:rPr>
                <w:rFonts w:ascii="Times New Roman" w:hAnsi="Times New Roman" w:cs="Times New Roman"/>
                <w:bCs/>
                <w:sz w:val="24"/>
                <w:szCs w:val="24"/>
                <w:lang w:val="en-US"/>
              </w:rPr>
            </w:rPrChange>
          </w:rPr>
          <w:t xml:space="preserve">    # 6. Construction de la solution complète</w:t>
        </w:r>
      </w:ins>
    </w:p>
    <w:p w14:paraId="58E9D847" w14:textId="1BD5A7B2" w:rsidR="00053F9D" w:rsidRPr="00053F9D" w:rsidRDefault="00256590" w:rsidP="00053F9D">
      <w:pPr>
        <w:ind w:left="720"/>
        <w:rPr>
          <w:ins w:id="2933" w:author="Gates TEM" w:date="2025-03-25T08:48:00Z"/>
          <w:rFonts w:ascii="Times New Roman" w:hAnsi="Times New Roman" w:cs="Times New Roman"/>
          <w:bCs/>
          <w:sz w:val="24"/>
          <w:szCs w:val="24"/>
          <w:rPrChange w:id="2934" w:author="Gates TEM" w:date="2025-03-25T08:49:00Z" w16du:dateUtc="2025-03-25T07:49:00Z">
            <w:rPr>
              <w:ins w:id="2935" w:author="Gates TEM" w:date="2025-03-25T08:48:00Z"/>
              <w:rFonts w:ascii="Times New Roman" w:hAnsi="Times New Roman" w:cs="Times New Roman"/>
              <w:bCs/>
              <w:sz w:val="24"/>
              <w:szCs w:val="24"/>
              <w:lang w:val="en-US"/>
            </w:rPr>
          </w:rPrChange>
        </w:rPr>
      </w:pPr>
      <w:ins w:id="2936" w:author="Gates TEM" w:date="2025-03-25T08:49:00Z" w16du:dateUtc="2025-03-25T07:49:00Z">
        <w:r>
          <w:rPr>
            <w:rFonts w:ascii="Times New Roman" w:hAnsi="Times New Roman" w:cs="Times New Roman"/>
            <w:bCs/>
            <w:noProof/>
            <w:sz w:val="24"/>
            <w:szCs w:val="24"/>
          </w:rPr>
          <w:lastRenderedPageBreak/>
          <mc:AlternateContent>
            <mc:Choice Requires="wps">
              <w:drawing>
                <wp:anchor distT="0" distB="0" distL="114300" distR="114300" simplePos="0" relativeHeight="251661312" behindDoc="1" locked="0" layoutInCell="1" allowOverlap="1" wp14:anchorId="4A812766" wp14:editId="2C3EB655">
                  <wp:simplePos x="0" y="0"/>
                  <wp:positionH relativeFrom="margin">
                    <wp:posOffset>235585</wp:posOffset>
                  </wp:positionH>
                  <wp:positionV relativeFrom="paragraph">
                    <wp:posOffset>-635</wp:posOffset>
                  </wp:positionV>
                  <wp:extent cx="6050280" cy="5897880"/>
                  <wp:effectExtent l="0" t="0" r="7620" b="7620"/>
                  <wp:wrapNone/>
                  <wp:docPr id="1928964527" name="Rectangle 1"/>
                  <wp:cNvGraphicFramePr/>
                  <a:graphic xmlns:a="http://schemas.openxmlformats.org/drawingml/2006/main">
                    <a:graphicData uri="http://schemas.microsoft.com/office/word/2010/wordprocessingShape">
                      <wps:wsp>
                        <wps:cNvSpPr/>
                        <wps:spPr>
                          <a:xfrm>
                            <a:off x="0" y="0"/>
                            <a:ext cx="6050280" cy="5897880"/>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39F34B" id="Rectangle 1" o:spid="_x0000_s1026" style="position:absolute;margin-left:18.55pt;margin-top:-.05pt;width:476.4pt;height:464.4pt;z-index:-2516551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" fillcolor="#4f81bd [3204]" stroked="f">
                  <v:fill opacity="32896f"/>
                  <w10:wrap anchorx="margin"/>
                </v:rect>
              </w:pict>
            </mc:Fallback>
          </mc:AlternateContent>
        </w:r>
      </w:ins>
      <w:ins w:id="2937" w:author="Gates TEM" w:date="2025-03-25T08:48:00Z">
        <w:r w:rsidR="00053F9D" w:rsidRPr="00053F9D">
          <w:rPr>
            <w:rFonts w:ascii="Times New Roman" w:hAnsi="Times New Roman" w:cs="Times New Roman"/>
            <w:bCs/>
            <w:sz w:val="24"/>
            <w:szCs w:val="24"/>
            <w:rPrChange w:id="2938" w:author="Gates TEM" w:date="2025-03-25T08:49:00Z" w16du:dateUtc="2025-03-25T07:49:00Z">
              <w:rPr>
                <w:rFonts w:ascii="Times New Roman" w:hAnsi="Times New Roman" w:cs="Times New Roman"/>
                <w:bCs/>
                <w:sz w:val="24"/>
                <w:szCs w:val="24"/>
                <w:lang w:val="en-US"/>
              </w:rPr>
            </w:rPrChange>
          </w:rPr>
          <w:t xml:space="preserve">    u = np.zeros(N + 2)</w:t>
        </w:r>
      </w:ins>
    </w:p>
    <w:p w14:paraId="1E1B0B37" w14:textId="77777777" w:rsidR="00053F9D" w:rsidRPr="00053F9D" w:rsidRDefault="00053F9D" w:rsidP="00053F9D">
      <w:pPr>
        <w:ind w:left="720"/>
        <w:rPr>
          <w:ins w:id="2939" w:author="Gates TEM" w:date="2025-03-25T08:48:00Z"/>
          <w:rFonts w:ascii="Times New Roman" w:hAnsi="Times New Roman" w:cs="Times New Roman"/>
          <w:bCs/>
          <w:sz w:val="24"/>
          <w:szCs w:val="24"/>
          <w:rPrChange w:id="2940" w:author="Gates TEM" w:date="2025-03-25T08:49:00Z" w16du:dateUtc="2025-03-25T07:49:00Z">
            <w:rPr>
              <w:ins w:id="2941" w:author="Gates TEM" w:date="2025-03-25T08:48:00Z"/>
              <w:rFonts w:ascii="Times New Roman" w:hAnsi="Times New Roman" w:cs="Times New Roman"/>
              <w:bCs/>
              <w:sz w:val="24"/>
              <w:szCs w:val="24"/>
              <w:lang w:val="en-US"/>
            </w:rPr>
          </w:rPrChange>
        </w:rPr>
      </w:pPr>
      <w:ins w:id="2942" w:author="Gates TEM" w:date="2025-03-25T08:48:00Z">
        <w:r w:rsidRPr="00053F9D">
          <w:rPr>
            <w:rFonts w:ascii="Times New Roman" w:hAnsi="Times New Roman" w:cs="Times New Roman"/>
            <w:bCs/>
            <w:sz w:val="24"/>
            <w:szCs w:val="24"/>
            <w:rPrChange w:id="2943" w:author="Gates TEM" w:date="2025-03-25T08:49:00Z" w16du:dateUtc="2025-03-25T07:49:00Z">
              <w:rPr>
                <w:rFonts w:ascii="Times New Roman" w:hAnsi="Times New Roman" w:cs="Times New Roman"/>
                <w:bCs/>
                <w:sz w:val="24"/>
                <w:szCs w:val="24"/>
                <w:lang w:val="en-US"/>
              </w:rPr>
            </w:rPrChange>
          </w:rPr>
          <w:t xml:space="preserve">    u[0], u[-1] = u0, u1  # Conditions aux limites</w:t>
        </w:r>
      </w:ins>
    </w:p>
    <w:p w14:paraId="0E89F448" w14:textId="77777777" w:rsidR="00053F9D" w:rsidRPr="00053F9D" w:rsidRDefault="00053F9D" w:rsidP="00053F9D">
      <w:pPr>
        <w:ind w:left="720"/>
        <w:rPr>
          <w:ins w:id="2944" w:author="Gates TEM" w:date="2025-03-25T08:48:00Z"/>
          <w:rFonts w:ascii="Times New Roman" w:hAnsi="Times New Roman" w:cs="Times New Roman"/>
          <w:bCs/>
          <w:sz w:val="24"/>
          <w:szCs w:val="24"/>
          <w:rPrChange w:id="2945" w:author="Gates TEM" w:date="2025-03-25T08:49:00Z" w16du:dateUtc="2025-03-25T07:49:00Z">
            <w:rPr>
              <w:ins w:id="2946" w:author="Gates TEM" w:date="2025-03-25T08:48:00Z"/>
              <w:rFonts w:ascii="Times New Roman" w:hAnsi="Times New Roman" w:cs="Times New Roman"/>
              <w:bCs/>
              <w:sz w:val="24"/>
              <w:szCs w:val="24"/>
              <w:lang w:val="en-US"/>
            </w:rPr>
          </w:rPrChange>
        </w:rPr>
      </w:pPr>
      <w:ins w:id="2947" w:author="Gates TEM" w:date="2025-03-25T08:48:00Z">
        <w:r w:rsidRPr="00053F9D">
          <w:rPr>
            <w:rFonts w:ascii="Times New Roman" w:hAnsi="Times New Roman" w:cs="Times New Roman"/>
            <w:bCs/>
            <w:sz w:val="24"/>
            <w:szCs w:val="24"/>
            <w:rPrChange w:id="2948" w:author="Gates TEM" w:date="2025-03-25T08:49:00Z" w16du:dateUtc="2025-03-25T07:49:00Z">
              <w:rPr>
                <w:rFonts w:ascii="Times New Roman" w:hAnsi="Times New Roman" w:cs="Times New Roman"/>
                <w:bCs/>
                <w:sz w:val="24"/>
                <w:szCs w:val="24"/>
                <w:lang w:val="en-US"/>
              </w:rPr>
            </w:rPrChange>
          </w:rPr>
          <w:t xml:space="preserve">    u[1:-1] = u_interior  # Solution intérieure</w:t>
        </w:r>
      </w:ins>
    </w:p>
    <w:p w14:paraId="5D6D2394" w14:textId="57B55896" w:rsidR="00053F9D" w:rsidRPr="00053F9D" w:rsidRDefault="00053F9D" w:rsidP="00053F9D">
      <w:pPr>
        <w:ind w:left="720"/>
        <w:rPr>
          <w:ins w:id="2949" w:author="Gates TEM" w:date="2025-03-25T08:48:00Z"/>
          <w:rFonts w:ascii="Times New Roman" w:hAnsi="Times New Roman" w:cs="Times New Roman"/>
          <w:bCs/>
          <w:sz w:val="24"/>
          <w:szCs w:val="24"/>
          <w:rPrChange w:id="2950" w:author="Gates TEM" w:date="2025-03-25T08:49:00Z" w16du:dateUtc="2025-03-25T07:49:00Z">
            <w:rPr>
              <w:ins w:id="2951" w:author="Gates TEM" w:date="2025-03-25T08:48:00Z"/>
              <w:rFonts w:ascii="Times New Roman" w:hAnsi="Times New Roman" w:cs="Times New Roman"/>
              <w:bCs/>
              <w:sz w:val="24"/>
              <w:szCs w:val="24"/>
              <w:lang w:val="en-US"/>
            </w:rPr>
          </w:rPrChange>
        </w:rPr>
      </w:pPr>
      <w:ins w:id="2952" w:author="Gates TEM" w:date="2025-03-25T08:48:00Z">
        <w:r w:rsidRPr="00053F9D">
          <w:rPr>
            <w:rFonts w:ascii="Times New Roman" w:hAnsi="Times New Roman" w:cs="Times New Roman"/>
            <w:bCs/>
            <w:sz w:val="24"/>
            <w:szCs w:val="24"/>
            <w:rPrChange w:id="2953" w:author="Gates TEM" w:date="2025-03-25T08:49:00Z" w16du:dateUtc="2025-03-25T07:49:00Z">
              <w:rPr>
                <w:rFonts w:ascii="Times New Roman" w:hAnsi="Times New Roman" w:cs="Times New Roman"/>
                <w:bCs/>
                <w:sz w:val="24"/>
                <w:szCs w:val="24"/>
                <w:lang w:val="en-US"/>
              </w:rPr>
            </w:rPrChange>
          </w:rPr>
          <w:t xml:space="preserve">    </w:t>
        </w:r>
      </w:ins>
    </w:p>
    <w:p w14:paraId="3EFAD229" w14:textId="0814B4E5" w:rsidR="00053F9D" w:rsidRPr="00053F9D" w:rsidRDefault="00053F9D" w:rsidP="00053F9D">
      <w:pPr>
        <w:ind w:left="720"/>
        <w:rPr>
          <w:ins w:id="2954" w:author="Gates TEM" w:date="2025-03-25T08:48:00Z"/>
          <w:rFonts w:ascii="Times New Roman" w:hAnsi="Times New Roman" w:cs="Times New Roman"/>
          <w:bCs/>
          <w:sz w:val="24"/>
          <w:szCs w:val="24"/>
          <w:rPrChange w:id="2955" w:author="Gates TEM" w:date="2025-03-25T08:49:00Z" w16du:dateUtc="2025-03-25T07:49:00Z">
            <w:rPr>
              <w:ins w:id="2956" w:author="Gates TEM" w:date="2025-03-25T08:48:00Z"/>
              <w:rFonts w:ascii="Times New Roman" w:hAnsi="Times New Roman" w:cs="Times New Roman"/>
              <w:bCs/>
              <w:sz w:val="24"/>
              <w:szCs w:val="24"/>
              <w:lang w:val="en-US"/>
            </w:rPr>
          </w:rPrChange>
        </w:rPr>
      </w:pPr>
      <w:ins w:id="2957" w:author="Gates TEM" w:date="2025-03-25T08:48:00Z">
        <w:r w:rsidRPr="00053F9D">
          <w:rPr>
            <w:rFonts w:ascii="Times New Roman" w:hAnsi="Times New Roman" w:cs="Times New Roman"/>
            <w:bCs/>
            <w:sz w:val="24"/>
            <w:szCs w:val="24"/>
            <w:rPrChange w:id="2958" w:author="Gates TEM" w:date="2025-03-25T08:49:00Z" w16du:dateUtc="2025-03-25T07:49:00Z">
              <w:rPr>
                <w:rFonts w:ascii="Times New Roman" w:hAnsi="Times New Roman" w:cs="Times New Roman"/>
                <w:bCs/>
                <w:sz w:val="24"/>
                <w:szCs w:val="24"/>
                <w:lang w:val="en-US"/>
              </w:rPr>
            </w:rPrChange>
          </w:rPr>
          <w:t xml:space="preserve">    # 7. Calcul des erreurs si solution exacte fournie</w:t>
        </w:r>
      </w:ins>
    </w:p>
    <w:p w14:paraId="375D503A" w14:textId="77777777" w:rsidR="00053F9D" w:rsidRPr="00053F9D" w:rsidRDefault="00053F9D" w:rsidP="00053F9D">
      <w:pPr>
        <w:ind w:left="720"/>
        <w:rPr>
          <w:ins w:id="2959" w:author="Gates TEM" w:date="2025-03-25T08:48:00Z"/>
          <w:rFonts w:ascii="Times New Roman" w:hAnsi="Times New Roman" w:cs="Times New Roman"/>
          <w:bCs/>
          <w:sz w:val="24"/>
          <w:szCs w:val="24"/>
          <w:lang w:val="en-US"/>
        </w:rPr>
      </w:pPr>
      <w:ins w:id="2960" w:author="Gates TEM" w:date="2025-03-25T08:48:00Z">
        <w:r w:rsidRPr="00053F9D">
          <w:rPr>
            <w:rFonts w:ascii="Times New Roman" w:hAnsi="Times New Roman" w:cs="Times New Roman"/>
            <w:bCs/>
            <w:sz w:val="24"/>
            <w:szCs w:val="24"/>
            <w:rPrChange w:id="2961" w:author="Gates TEM" w:date="2025-03-25T08:49:00Z" w16du:dateUtc="2025-03-25T07:49:00Z">
              <w:rPr>
                <w:rFonts w:ascii="Times New Roman" w:hAnsi="Times New Roman" w:cs="Times New Roman"/>
                <w:bCs/>
                <w:sz w:val="24"/>
                <w:szCs w:val="24"/>
                <w:lang w:val="en-US"/>
              </w:rPr>
            </w:rPrChange>
          </w:rPr>
          <w:t xml:space="preserve">    </w:t>
        </w:r>
        <w:r w:rsidRPr="00053F9D">
          <w:rPr>
            <w:rFonts w:ascii="Times New Roman" w:hAnsi="Times New Roman" w:cs="Times New Roman"/>
            <w:bCs/>
            <w:sz w:val="24"/>
            <w:szCs w:val="24"/>
            <w:lang w:val="en-US"/>
          </w:rPr>
          <w:t>results = {'x': x, 'u': u, 'h': h, 'N': N}</w:t>
        </w:r>
      </w:ins>
    </w:p>
    <w:p w14:paraId="11DB990A" w14:textId="77777777" w:rsidR="00053F9D" w:rsidRPr="00053F9D" w:rsidRDefault="00053F9D" w:rsidP="00053F9D">
      <w:pPr>
        <w:ind w:left="720"/>
        <w:rPr>
          <w:ins w:id="2962" w:author="Gates TEM" w:date="2025-03-25T08:48:00Z"/>
          <w:rFonts w:ascii="Times New Roman" w:hAnsi="Times New Roman" w:cs="Times New Roman"/>
          <w:bCs/>
          <w:sz w:val="24"/>
          <w:szCs w:val="24"/>
          <w:lang w:val="en-US"/>
        </w:rPr>
      </w:pPr>
      <w:ins w:id="2963" w:author="Gates TEM" w:date="2025-03-25T08:48:00Z">
        <w:r w:rsidRPr="00053F9D">
          <w:rPr>
            <w:rFonts w:ascii="Times New Roman" w:hAnsi="Times New Roman" w:cs="Times New Roman"/>
            <w:bCs/>
            <w:sz w:val="24"/>
            <w:szCs w:val="24"/>
            <w:lang w:val="en-US"/>
          </w:rPr>
          <w:t xml:space="preserve">    </w:t>
        </w:r>
      </w:ins>
    </w:p>
    <w:p w14:paraId="308AD18D" w14:textId="77777777" w:rsidR="00053F9D" w:rsidRPr="00053F9D" w:rsidRDefault="00053F9D" w:rsidP="00053F9D">
      <w:pPr>
        <w:ind w:left="720"/>
        <w:rPr>
          <w:ins w:id="2964" w:author="Gates TEM" w:date="2025-03-25T08:48:00Z"/>
          <w:rFonts w:ascii="Times New Roman" w:hAnsi="Times New Roman" w:cs="Times New Roman"/>
          <w:bCs/>
          <w:sz w:val="24"/>
          <w:szCs w:val="24"/>
          <w:lang w:val="en-US"/>
        </w:rPr>
      </w:pPr>
      <w:ins w:id="2965" w:author="Gates TEM" w:date="2025-03-25T08:48:00Z">
        <w:r w:rsidRPr="00053F9D">
          <w:rPr>
            <w:rFonts w:ascii="Times New Roman" w:hAnsi="Times New Roman" w:cs="Times New Roman"/>
            <w:bCs/>
            <w:sz w:val="24"/>
            <w:szCs w:val="24"/>
            <w:lang w:val="en-US"/>
          </w:rPr>
          <w:t xml:space="preserve">    if exact_solution is not None:</w:t>
        </w:r>
      </w:ins>
    </w:p>
    <w:p w14:paraId="5895DB8C" w14:textId="77777777" w:rsidR="00053F9D" w:rsidRPr="00053F9D" w:rsidRDefault="00053F9D" w:rsidP="00053F9D">
      <w:pPr>
        <w:ind w:left="720"/>
        <w:rPr>
          <w:ins w:id="2966" w:author="Gates TEM" w:date="2025-03-25T08:48:00Z"/>
          <w:rFonts w:ascii="Times New Roman" w:hAnsi="Times New Roman" w:cs="Times New Roman"/>
          <w:bCs/>
          <w:sz w:val="24"/>
          <w:szCs w:val="24"/>
          <w:lang w:val="en-US"/>
        </w:rPr>
      </w:pPr>
      <w:ins w:id="2967" w:author="Gates TEM" w:date="2025-03-25T08:48:00Z">
        <w:r w:rsidRPr="00053F9D">
          <w:rPr>
            <w:rFonts w:ascii="Times New Roman" w:hAnsi="Times New Roman" w:cs="Times New Roman"/>
            <w:bCs/>
            <w:sz w:val="24"/>
            <w:szCs w:val="24"/>
            <w:lang w:val="en-US"/>
          </w:rPr>
          <w:t xml:space="preserve">        u_exact = exact_solution(x)</w:t>
        </w:r>
      </w:ins>
    </w:p>
    <w:p w14:paraId="08147516" w14:textId="77777777" w:rsidR="00053F9D" w:rsidRPr="00053F9D" w:rsidRDefault="00053F9D" w:rsidP="00053F9D">
      <w:pPr>
        <w:ind w:left="720"/>
        <w:rPr>
          <w:ins w:id="2968" w:author="Gates TEM" w:date="2025-03-25T08:48:00Z"/>
          <w:rFonts w:ascii="Times New Roman" w:hAnsi="Times New Roman" w:cs="Times New Roman"/>
          <w:bCs/>
          <w:sz w:val="24"/>
          <w:szCs w:val="24"/>
          <w:lang w:val="en-US"/>
        </w:rPr>
      </w:pPr>
      <w:ins w:id="2969" w:author="Gates TEM" w:date="2025-03-25T08:48:00Z">
        <w:r w:rsidRPr="00053F9D">
          <w:rPr>
            <w:rFonts w:ascii="Times New Roman" w:hAnsi="Times New Roman" w:cs="Times New Roman"/>
            <w:bCs/>
            <w:sz w:val="24"/>
            <w:szCs w:val="24"/>
            <w:lang w:val="en-US"/>
          </w:rPr>
          <w:t xml:space="preserve">        error = np.abs(u - u_exact)</w:t>
        </w:r>
      </w:ins>
    </w:p>
    <w:p w14:paraId="13DC7DB3" w14:textId="77777777" w:rsidR="00053F9D" w:rsidRPr="00053F9D" w:rsidRDefault="00053F9D" w:rsidP="00053F9D">
      <w:pPr>
        <w:ind w:left="720"/>
        <w:rPr>
          <w:ins w:id="2970" w:author="Gates TEM" w:date="2025-03-25T08:48:00Z"/>
          <w:rFonts w:ascii="Times New Roman" w:hAnsi="Times New Roman" w:cs="Times New Roman"/>
          <w:bCs/>
          <w:sz w:val="24"/>
          <w:szCs w:val="24"/>
          <w:lang w:val="en-US"/>
        </w:rPr>
      </w:pPr>
      <w:ins w:id="2971" w:author="Gates TEM" w:date="2025-03-25T08:48:00Z">
        <w:r w:rsidRPr="00053F9D">
          <w:rPr>
            <w:rFonts w:ascii="Times New Roman" w:hAnsi="Times New Roman" w:cs="Times New Roman"/>
            <w:bCs/>
            <w:sz w:val="24"/>
            <w:szCs w:val="24"/>
            <w:lang w:val="en-US"/>
          </w:rPr>
          <w:t xml:space="preserve">        results.update({</w:t>
        </w:r>
      </w:ins>
    </w:p>
    <w:p w14:paraId="0CCEF20E" w14:textId="77777777" w:rsidR="00053F9D" w:rsidRPr="00053F9D" w:rsidRDefault="00053F9D" w:rsidP="00053F9D">
      <w:pPr>
        <w:ind w:left="720"/>
        <w:rPr>
          <w:ins w:id="2972" w:author="Gates TEM" w:date="2025-03-25T08:48:00Z"/>
          <w:rFonts w:ascii="Times New Roman" w:hAnsi="Times New Roman" w:cs="Times New Roman"/>
          <w:bCs/>
          <w:sz w:val="24"/>
          <w:szCs w:val="24"/>
          <w:lang w:val="en-US"/>
        </w:rPr>
      </w:pPr>
      <w:ins w:id="2973" w:author="Gates TEM" w:date="2025-03-25T08:48:00Z">
        <w:r w:rsidRPr="00053F9D">
          <w:rPr>
            <w:rFonts w:ascii="Times New Roman" w:hAnsi="Times New Roman" w:cs="Times New Roman"/>
            <w:bCs/>
            <w:sz w:val="24"/>
            <w:szCs w:val="24"/>
            <w:lang w:val="en-US"/>
          </w:rPr>
          <w:t xml:space="preserve">            'exact': u_exact,</w:t>
        </w:r>
      </w:ins>
    </w:p>
    <w:p w14:paraId="7A28B523" w14:textId="77777777" w:rsidR="00053F9D" w:rsidRPr="00053F9D" w:rsidRDefault="00053F9D" w:rsidP="00053F9D">
      <w:pPr>
        <w:ind w:left="720"/>
        <w:rPr>
          <w:ins w:id="2974" w:author="Gates TEM" w:date="2025-03-25T08:48:00Z"/>
          <w:rFonts w:ascii="Times New Roman" w:hAnsi="Times New Roman" w:cs="Times New Roman"/>
          <w:bCs/>
          <w:sz w:val="24"/>
          <w:szCs w:val="24"/>
          <w:lang w:val="en-US"/>
        </w:rPr>
      </w:pPr>
      <w:ins w:id="2975" w:author="Gates TEM" w:date="2025-03-25T08:48:00Z">
        <w:r w:rsidRPr="00053F9D">
          <w:rPr>
            <w:rFonts w:ascii="Times New Roman" w:hAnsi="Times New Roman" w:cs="Times New Roman"/>
            <w:bCs/>
            <w:sz w:val="24"/>
            <w:szCs w:val="24"/>
            <w:lang w:val="en-US"/>
          </w:rPr>
          <w:t xml:space="preserve">            'error': error,</w:t>
        </w:r>
      </w:ins>
    </w:p>
    <w:p w14:paraId="06B9E672" w14:textId="77777777" w:rsidR="00053F9D" w:rsidRPr="00053F9D" w:rsidRDefault="00053F9D" w:rsidP="00053F9D">
      <w:pPr>
        <w:ind w:left="720"/>
        <w:rPr>
          <w:ins w:id="2976" w:author="Gates TEM" w:date="2025-03-25T08:48:00Z"/>
          <w:rFonts w:ascii="Times New Roman" w:hAnsi="Times New Roman" w:cs="Times New Roman"/>
          <w:bCs/>
          <w:sz w:val="24"/>
          <w:szCs w:val="24"/>
          <w:lang w:val="en-US"/>
        </w:rPr>
      </w:pPr>
      <w:ins w:id="2977" w:author="Gates TEM" w:date="2025-03-25T08:48:00Z">
        <w:r w:rsidRPr="00053F9D">
          <w:rPr>
            <w:rFonts w:ascii="Times New Roman" w:hAnsi="Times New Roman" w:cs="Times New Roman"/>
            <w:bCs/>
            <w:sz w:val="24"/>
            <w:szCs w:val="24"/>
            <w:lang w:val="en-US"/>
          </w:rPr>
          <w:t xml:space="preserve">            'max_error': np.max(error),</w:t>
        </w:r>
      </w:ins>
    </w:p>
    <w:p w14:paraId="24CA5817" w14:textId="77777777" w:rsidR="00053F9D" w:rsidRPr="00053F9D" w:rsidRDefault="00053F9D" w:rsidP="00053F9D">
      <w:pPr>
        <w:ind w:left="720"/>
        <w:rPr>
          <w:ins w:id="2978" w:author="Gates TEM" w:date="2025-03-25T08:48:00Z"/>
          <w:rFonts w:ascii="Times New Roman" w:hAnsi="Times New Roman" w:cs="Times New Roman"/>
          <w:bCs/>
          <w:sz w:val="24"/>
          <w:szCs w:val="24"/>
          <w:lang w:val="en-US"/>
        </w:rPr>
      </w:pPr>
      <w:ins w:id="2979" w:author="Gates TEM" w:date="2025-03-25T08:48:00Z">
        <w:r w:rsidRPr="00053F9D">
          <w:rPr>
            <w:rFonts w:ascii="Times New Roman" w:hAnsi="Times New Roman" w:cs="Times New Roman"/>
            <w:bCs/>
            <w:sz w:val="24"/>
            <w:szCs w:val="24"/>
            <w:lang w:val="en-US"/>
          </w:rPr>
          <w:t xml:space="preserve">            'l2_error': np.sqrt(h * np.sum(error**2))</w:t>
        </w:r>
      </w:ins>
    </w:p>
    <w:p w14:paraId="01A2386F" w14:textId="77777777" w:rsidR="00053F9D" w:rsidRPr="00EF0F54" w:rsidRDefault="00053F9D" w:rsidP="00053F9D">
      <w:pPr>
        <w:ind w:left="720"/>
        <w:rPr>
          <w:ins w:id="2980" w:author="Gates TEM" w:date="2025-03-25T08:48:00Z"/>
          <w:rFonts w:ascii="Times New Roman" w:hAnsi="Times New Roman" w:cs="Times New Roman"/>
          <w:bCs/>
          <w:sz w:val="24"/>
          <w:szCs w:val="24"/>
          <w:rPrChange w:id="2981" w:author="Gates TEM" w:date="2025-03-25T08:55:00Z" w16du:dateUtc="2025-03-25T07:55:00Z">
            <w:rPr>
              <w:ins w:id="2982" w:author="Gates TEM" w:date="2025-03-25T08:48:00Z"/>
              <w:rFonts w:ascii="Times New Roman" w:hAnsi="Times New Roman" w:cs="Times New Roman"/>
              <w:bCs/>
              <w:sz w:val="24"/>
              <w:szCs w:val="24"/>
              <w:lang w:val="en-US"/>
            </w:rPr>
          </w:rPrChange>
        </w:rPr>
      </w:pPr>
      <w:ins w:id="2983" w:author="Gates TEM" w:date="2025-03-25T08:48:00Z">
        <w:r w:rsidRPr="00053F9D">
          <w:rPr>
            <w:rFonts w:ascii="Times New Roman" w:hAnsi="Times New Roman" w:cs="Times New Roman"/>
            <w:bCs/>
            <w:sz w:val="24"/>
            <w:szCs w:val="24"/>
            <w:lang w:val="en-US"/>
          </w:rPr>
          <w:t xml:space="preserve">        </w:t>
        </w:r>
        <w:r w:rsidRPr="00EF0F54">
          <w:rPr>
            <w:rFonts w:ascii="Times New Roman" w:hAnsi="Times New Roman" w:cs="Times New Roman"/>
            <w:bCs/>
            <w:sz w:val="24"/>
            <w:szCs w:val="24"/>
            <w:rPrChange w:id="2984" w:author="Gates TEM" w:date="2025-03-25T08:55:00Z" w16du:dateUtc="2025-03-25T07:55:00Z">
              <w:rPr>
                <w:rFonts w:ascii="Times New Roman" w:hAnsi="Times New Roman" w:cs="Times New Roman"/>
                <w:bCs/>
                <w:sz w:val="24"/>
                <w:szCs w:val="24"/>
                <w:lang w:val="en-US"/>
              </w:rPr>
            </w:rPrChange>
          </w:rPr>
          <w:t>})</w:t>
        </w:r>
      </w:ins>
    </w:p>
    <w:p w14:paraId="475BB824" w14:textId="77777777" w:rsidR="00053F9D" w:rsidRPr="00EF0F54" w:rsidRDefault="00053F9D" w:rsidP="00053F9D">
      <w:pPr>
        <w:ind w:left="720"/>
        <w:rPr>
          <w:ins w:id="2985" w:author="Gates TEM" w:date="2025-03-25T08:48:00Z"/>
          <w:rFonts w:ascii="Times New Roman" w:hAnsi="Times New Roman" w:cs="Times New Roman"/>
          <w:bCs/>
          <w:sz w:val="24"/>
          <w:szCs w:val="24"/>
          <w:rPrChange w:id="2986" w:author="Gates TEM" w:date="2025-03-25T08:55:00Z" w16du:dateUtc="2025-03-25T07:55:00Z">
            <w:rPr>
              <w:ins w:id="2987" w:author="Gates TEM" w:date="2025-03-25T08:48:00Z"/>
              <w:rFonts w:ascii="Times New Roman" w:hAnsi="Times New Roman" w:cs="Times New Roman"/>
              <w:bCs/>
              <w:sz w:val="24"/>
              <w:szCs w:val="24"/>
              <w:lang w:val="en-US"/>
            </w:rPr>
          </w:rPrChange>
        </w:rPr>
      </w:pPr>
      <w:ins w:id="2988" w:author="Gates TEM" w:date="2025-03-25T08:48:00Z">
        <w:r w:rsidRPr="00EF0F54">
          <w:rPr>
            <w:rFonts w:ascii="Times New Roman" w:hAnsi="Times New Roman" w:cs="Times New Roman"/>
            <w:bCs/>
            <w:sz w:val="24"/>
            <w:szCs w:val="24"/>
            <w:rPrChange w:id="2989" w:author="Gates TEM" w:date="2025-03-25T08:55:00Z" w16du:dateUtc="2025-03-25T07:55:00Z">
              <w:rPr>
                <w:rFonts w:ascii="Times New Roman" w:hAnsi="Times New Roman" w:cs="Times New Roman"/>
                <w:bCs/>
                <w:sz w:val="24"/>
                <w:szCs w:val="24"/>
                <w:lang w:val="en-US"/>
              </w:rPr>
            </w:rPrChange>
          </w:rPr>
          <w:t xml:space="preserve">    </w:t>
        </w:r>
      </w:ins>
    </w:p>
    <w:p w14:paraId="24B4114D" w14:textId="77777777" w:rsidR="00053F9D" w:rsidRPr="00EF0F54" w:rsidRDefault="00053F9D" w:rsidP="00053F9D">
      <w:pPr>
        <w:ind w:left="720"/>
        <w:rPr>
          <w:ins w:id="2990" w:author="Gates TEM" w:date="2025-03-25T08:48:00Z"/>
          <w:rFonts w:ascii="Times New Roman" w:hAnsi="Times New Roman" w:cs="Times New Roman"/>
          <w:bCs/>
          <w:sz w:val="24"/>
          <w:szCs w:val="24"/>
          <w:rPrChange w:id="2991" w:author="Gates TEM" w:date="2025-03-25T08:55:00Z" w16du:dateUtc="2025-03-25T07:55:00Z">
            <w:rPr>
              <w:ins w:id="2992" w:author="Gates TEM" w:date="2025-03-25T08:48:00Z"/>
              <w:rFonts w:ascii="Times New Roman" w:hAnsi="Times New Roman" w:cs="Times New Roman"/>
              <w:bCs/>
              <w:sz w:val="24"/>
              <w:szCs w:val="24"/>
              <w:lang w:val="en-US"/>
            </w:rPr>
          </w:rPrChange>
        </w:rPr>
      </w:pPr>
      <w:ins w:id="2993" w:author="Gates TEM" w:date="2025-03-25T08:48:00Z">
        <w:r w:rsidRPr="00EF0F54">
          <w:rPr>
            <w:rFonts w:ascii="Times New Roman" w:hAnsi="Times New Roman" w:cs="Times New Roman"/>
            <w:bCs/>
            <w:sz w:val="24"/>
            <w:szCs w:val="24"/>
            <w:rPrChange w:id="2994" w:author="Gates TEM" w:date="2025-03-25T08:55:00Z" w16du:dateUtc="2025-03-25T07:55:00Z">
              <w:rPr>
                <w:rFonts w:ascii="Times New Roman" w:hAnsi="Times New Roman" w:cs="Times New Roman"/>
                <w:bCs/>
                <w:sz w:val="24"/>
                <w:szCs w:val="24"/>
                <w:lang w:val="en-US"/>
              </w:rPr>
            </w:rPrChange>
          </w:rPr>
          <w:t xml:space="preserve">    return results</w:t>
        </w:r>
      </w:ins>
    </w:p>
    <w:p w14:paraId="656A5079" w14:textId="77777777" w:rsidR="00256590" w:rsidRPr="00390DA4" w:rsidRDefault="00256590" w:rsidP="00256590">
      <w:pPr>
        <w:pStyle w:val="ListParagraph"/>
        <w:numPr>
          <w:ilvl w:val="0"/>
          <w:numId w:val="20"/>
        </w:numPr>
        <w:spacing w:after="160" w:line="259" w:lineRule="auto"/>
        <w:rPr>
          <w:ins w:id="2995" w:author="Gates TEM" w:date="2025-03-26T10:14:00Z" w16du:dateUtc="2025-03-26T09:14:00Z"/>
          <w:rFonts w:ascii="Times New Roman" w:hAnsi="Times New Roman" w:cs="Times New Roman"/>
          <w:b/>
          <w:bCs/>
          <w:sz w:val="24"/>
          <w:szCs w:val="24"/>
        </w:rPr>
      </w:pPr>
      <w:ins w:id="2996" w:author="Gates TEM" w:date="2025-03-26T10:14:00Z" w16du:dateUtc="2025-03-26T09:14:00Z">
        <w:r w:rsidRPr="00390DA4">
          <w:rPr>
            <w:rFonts w:ascii="Times New Roman" w:hAnsi="Times New Roman" w:cs="Times New Roman"/>
            <w:b/>
            <w:bCs/>
            <w:sz w:val="24"/>
            <w:szCs w:val="24"/>
          </w:rPr>
          <w:t xml:space="preserve">Pour l’equation : </w:t>
        </w:r>
      </w:ins>
      <m:oMath>
        <m:r>
          <w:ins w:id="2997" w:author="Gates TEM" w:date="2025-03-26T10:14:00Z" w16du:dateUtc="2025-03-26T09:14:00Z">
            <m:rPr>
              <m:sty m:val="bi"/>
            </m:rPr>
            <w:rPr>
              <w:rFonts w:ascii="Cambria Math" w:hAnsi="Cambria Math" w:cs="Arial"/>
              <w:sz w:val="24"/>
              <w:szCs w:val="24"/>
            </w:rPr>
            <m:t xml:space="preserve">- </m:t>
          </w:ins>
        </m:r>
        <m:sSup>
          <m:sSupPr>
            <m:ctrlPr>
              <w:ins w:id="2998" w:author="Gates TEM" w:date="2025-03-26T10:14:00Z" w16du:dateUtc="2025-03-26T09:14:00Z">
                <w:rPr>
                  <w:rFonts w:ascii="Cambria Math" w:hAnsi="Cambria Math" w:cs="Arial"/>
                  <w:b/>
                  <w:bCs/>
                  <w:i/>
                  <w:sz w:val="24"/>
                  <w:szCs w:val="24"/>
                </w:rPr>
              </w:ins>
            </m:ctrlPr>
          </m:sSupPr>
          <m:e>
            <m:r>
              <w:ins w:id="2999" w:author="Gates TEM" w:date="2025-03-26T10:14:00Z" w16du:dateUtc="2025-03-26T09:14:00Z">
                <m:rPr>
                  <m:sty m:val="bi"/>
                </m:rPr>
                <w:rPr>
                  <w:rFonts w:ascii="Cambria Math" w:hAnsi="Cambria Math" w:cs="Arial"/>
                  <w:sz w:val="24"/>
                  <w:szCs w:val="24"/>
                </w:rPr>
                <m:t>u</m:t>
              </w:ins>
            </m:r>
          </m:e>
          <m:sup>
            <m:r>
              <w:ins w:id="3000" w:author="Gates TEM" w:date="2025-03-26T10:14:00Z" w16du:dateUtc="2025-03-26T09:14:00Z">
                <m:rPr>
                  <m:sty m:val="bi"/>
                </m:rPr>
                <w:rPr>
                  <w:rFonts w:ascii="Cambria Math" w:hAnsi="Cambria Math" w:cs="Arial"/>
                  <w:sz w:val="24"/>
                  <w:szCs w:val="24"/>
                </w:rPr>
                <m:t>''</m:t>
              </w:ins>
            </m:r>
          </m:sup>
        </m:sSup>
        <m:d>
          <m:dPr>
            <m:ctrlPr>
              <w:ins w:id="3001" w:author="Gates TEM" w:date="2025-03-26T10:14:00Z" w16du:dateUtc="2025-03-26T09:14:00Z">
                <w:rPr>
                  <w:rFonts w:ascii="Cambria Math" w:hAnsi="Cambria Math" w:cs="Arial"/>
                  <w:b/>
                  <w:bCs/>
                  <w:i/>
                  <w:sz w:val="24"/>
                  <w:szCs w:val="24"/>
                </w:rPr>
              </w:ins>
            </m:ctrlPr>
          </m:dPr>
          <m:e>
            <m:r>
              <w:ins w:id="3002" w:author="Gates TEM" w:date="2025-03-26T10:14:00Z" w16du:dateUtc="2025-03-26T09:14:00Z">
                <m:rPr>
                  <m:sty m:val="bi"/>
                </m:rPr>
                <w:rPr>
                  <w:rFonts w:ascii="Cambria Math" w:hAnsi="Cambria Math" w:cs="Arial"/>
                  <w:sz w:val="24"/>
                  <w:szCs w:val="24"/>
                </w:rPr>
                <m:t>x</m:t>
              </w:ins>
            </m:r>
          </m:e>
        </m:d>
        <m:r>
          <w:ins w:id="3003" w:author="Gates TEM" w:date="2025-03-26T10:14:00Z" w16du:dateUtc="2025-03-26T09:14:00Z">
            <m:rPr>
              <m:sty m:val="bi"/>
            </m:rPr>
            <w:rPr>
              <w:rFonts w:ascii="Cambria Math" w:hAnsi="Cambria Math" w:cs="Arial"/>
              <w:sz w:val="24"/>
              <w:szCs w:val="24"/>
            </w:rPr>
            <m:t xml:space="preserve"> + </m:t>
          </w:ins>
        </m:r>
        <m:sSup>
          <m:sSupPr>
            <m:ctrlPr>
              <w:ins w:id="3004" w:author="Gates TEM" w:date="2025-03-26T10:14:00Z" w16du:dateUtc="2025-03-26T09:14:00Z">
                <w:rPr>
                  <w:rFonts w:ascii="Cambria Math" w:eastAsiaTheme="minorEastAsia" w:hAnsi="Cambria Math" w:cs="Arial"/>
                  <w:b/>
                  <w:bCs/>
                  <w:i/>
                  <w:sz w:val="24"/>
                  <w:szCs w:val="24"/>
                  <w:lang w:eastAsia="fr-FR"/>
                </w:rPr>
              </w:ins>
            </m:ctrlPr>
          </m:sSupPr>
          <m:e>
            <m:r>
              <w:ins w:id="3005" w:author="Gates TEM" w:date="2025-03-26T10:14:00Z" w16du:dateUtc="2025-03-26T09:14:00Z">
                <m:rPr>
                  <m:sty m:val="bi"/>
                </m:rPr>
                <w:rPr>
                  <w:rFonts w:ascii="Cambria Math" w:hAnsi="Cambria Math" w:cs="Arial"/>
                  <w:sz w:val="24"/>
                  <w:szCs w:val="24"/>
                </w:rPr>
                <m:t>u</m:t>
              </w:ins>
            </m:r>
          </m:e>
          <m:sup>
            <m:r>
              <w:ins w:id="3006" w:author="Gates TEM" w:date="2025-03-26T10:14:00Z" w16du:dateUtc="2025-03-26T09:14:00Z">
                <m:rPr>
                  <m:sty m:val="bi"/>
                </m:rPr>
                <w:rPr>
                  <w:rFonts w:ascii="Cambria Math" w:hAnsi="Cambria Math" w:cs="Arial"/>
                  <w:sz w:val="24"/>
                  <w:szCs w:val="24"/>
                </w:rPr>
                <m:t>'</m:t>
              </w:ins>
            </m:r>
          </m:sup>
        </m:sSup>
        <m:d>
          <m:dPr>
            <m:ctrlPr>
              <w:ins w:id="3007" w:author="Gates TEM" w:date="2025-03-26T10:14:00Z" w16du:dateUtc="2025-03-26T09:14:00Z">
                <w:rPr>
                  <w:rFonts w:ascii="Cambria Math" w:hAnsi="Cambria Math" w:cs="Arial"/>
                  <w:b/>
                  <w:bCs/>
                  <w:i/>
                  <w:sz w:val="24"/>
                  <w:szCs w:val="24"/>
                </w:rPr>
              </w:ins>
            </m:ctrlPr>
          </m:dPr>
          <m:e>
            <m:r>
              <w:ins w:id="3008" w:author="Gates TEM" w:date="2025-03-26T10:14:00Z" w16du:dateUtc="2025-03-26T09:14:00Z">
                <m:rPr>
                  <m:sty m:val="bi"/>
                </m:rPr>
                <w:rPr>
                  <w:rFonts w:ascii="Cambria Math" w:hAnsi="Cambria Math" w:cs="Arial"/>
                  <w:sz w:val="24"/>
                  <w:szCs w:val="24"/>
                </w:rPr>
                <m:t>x</m:t>
              </w:ins>
            </m:r>
          </m:e>
        </m:d>
        <m:r>
          <w:ins w:id="3009" w:author="Gates TEM" w:date="2025-03-26T10:14:00Z" w16du:dateUtc="2025-03-26T09:14:00Z">
            <m:rPr>
              <m:sty m:val="bi"/>
            </m:rPr>
            <w:rPr>
              <w:rFonts w:ascii="Cambria Math" w:hAnsi="Cambria Math" w:cs="Arial"/>
              <w:sz w:val="24"/>
              <w:szCs w:val="24"/>
            </w:rPr>
            <m:t>= f</m:t>
          </w:ins>
        </m:r>
        <m:d>
          <m:dPr>
            <m:ctrlPr>
              <w:ins w:id="3010" w:author="Gates TEM" w:date="2025-03-26T10:14:00Z" w16du:dateUtc="2025-03-26T09:14:00Z">
                <w:rPr>
                  <w:rFonts w:ascii="Cambria Math" w:hAnsi="Cambria Math" w:cs="Arial"/>
                  <w:b/>
                  <w:bCs/>
                  <w:i/>
                  <w:sz w:val="24"/>
                  <w:szCs w:val="24"/>
                </w:rPr>
              </w:ins>
            </m:ctrlPr>
          </m:dPr>
          <m:e>
            <m:r>
              <w:ins w:id="3011" w:author="Gates TEM" w:date="2025-03-26T10:14:00Z" w16du:dateUtc="2025-03-26T09:14:00Z">
                <m:rPr>
                  <m:sty m:val="bi"/>
                </m:rPr>
                <w:rPr>
                  <w:rFonts w:ascii="Cambria Math" w:hAnsi="Cambria Math" w:cs="Arial"/>
                  <w:sz w:val="24"/>
                  <w:szCs w:val="24"/>
                </w:rPr>
                <m:t>x</m:t>
              </w:ins>
            </m:r>
          </m:e>
        </m:d>
        <m:r>
          <w:ins w:id="3012" w:author="Gates TEM" w:date="2025-03-26T10:14:00Z" w16du:dateUtc="2025-03-26T09:14:00Z">
            <m:rPr>
              <m:sty m:val="bi"/>
            </m:rPr>
            <w:rPr>
              <w:rFonts w:ascii="Cambria Math" w:hAnsi="Cambria Math" w:cs="Arial"/>
              <w:sz w:val="24"/>
              <w:szCs w:val="24"/>
            </w:rPr>
            <m:t xml:space="preserve">       x ∈(0,1)</m:t>
          </w:ins>
        </m:r>
      </m:oMath>
    </w:p>
    <w:p w14:paraId="0C1E814C" w14:textId="77777777" w:rsidR="00A5750D" w:rsidRPr="00F636E1" w:rsidRDefault="00A5750D" w:rsidP="00A5750D">
      <w:pPr>
        <w:ind w:left="720"/>
        <w:rPr>
          <w:ins w:id="3013" w:author="Gates TEM" w:date="2025-03-19T12:55:00Z" w16du:dateUtc="2025-03-19T11:55:00Z"/>
          <w:rFonts w:ascii="Times New Roman" w:hAnsi="Times New Roman" w:cs="Times New Roman"/>
          <w:bCs/>
          <w:sz w:val="24"/>
          <w:szCs w:val="24"/>
          <w:rPrChange w:id="3014" w:author="Gates TEM" w:date="2025-03-25T08:36:00Z" w16du:dateUtc="2025-03-25T07:36:00Z">
            <w:rPr>
              <w:ins w:id="3015" w:author="Gates TEM" w:date="2025-03-19T12:55:00Z" w16du:dateUtc="2025-03-19T11:55:00Z"/>
              <w:rFonts w:ascii="Arial" w:hAnsi="Arial" w:cs="Arial"/>
              <w:bCs/>
            </w:rPr>
          </w:rPrChange>
        </w:rPr>
      </w:pPr>
    </w:p>
    <w:p w14:paraId="2E0483FC" w14:textId="43676A2A" w:rsidR="00EF0F54" w:rsidRPr="00EF0F54" w:rsidRDefault="00EF0F54">
      <w:pPr>
        <w:pStyle w:val="Heading2"/>
        <w:rPr>
          <w:ins w:id="3016" w:author="Gates TEM" w:date="2025-03-25T08:55:00Z" w16du:dateUtc="2025-03-25T07:55:00Z"/>
          <w:b w:val="0"/>
          <w:bCs w:val="0"/>
          <w:rPrChange w:id="3017" w:author="Gates TEM" w:date="2025-03-25T08:55:00Z" w16du:dateUtc="2025-03-25T07:55:00Z">
            <w:rPr>
              <w:ins w:id="3018" w:author="Gates TEM" w:date="2025-03-25T08:55:00Z" w16du:dateUtc="2025-03-25T07:55:00Z"/>
              <w:rFonts w:ascii="Times New Roman" w:hAnsi="Times New Roman" w:cs="Times New Roman"/>
              <w:b/>
              <w:bCs/>
              <w:sz w:val="24"/>
              <w:szCs w:val="24"/>
              <w:lang w:val="en-US" w:eastAsia="en-US"/>
            </w:rPr>
          </w:rPrChange>
        </w:rPr>
        <w:pPrChange w:id="3019" w:author="Gates TEM" w:date="2025-03-25T09:35:00Z" w16du:dateUtc="2025-03-25T08:35:00Z">
          <w:pPr>
            <w:numPr>
              <w:numId w:val="9"/>
            </w:numPr>
            <w:tabs>
              <w:tab w:val="num" w:pos="720"/>
            </w:tabs>
            <w:ind w:left="720" w:hanging="360"/>
          </w:pPr>
        </w:pPrChange>
      </w:pPr>
      <w:ins w:id="3020" w:author="Gates TEM" w:date="2025-03-25T08:55:00Z" w16du:dateUtc="2025-03-25T07:55:00Z">
        <w:r w:rsidRPr="00EF0F54">
          <w:rPr>
            <w:rPrChange w:id="3021" w:author="Gates TEM" w:date="2025-03-25T08:55:00Z" w16du:dateUtc="2025-03-25T07:55:00Z">
              <w:rPr>
                <w:rFonts w:ascii="Times New Roman" w:hAnsi="Times New Roman" w:cs="Times New Roman"/>
                <w:sz w:val="24"/>
                <w:szCs w:val="24"/>
                <w:lang w:val="en-US"/>
              </w:rPr>
            </w:rPrChange>
          </w:rPr>
          <w:t>Validation numérique</w:t>
        </w:r>
      </w:ins>
    </w:p>
    <w:p w14:paraId="7E4834FB" w14:textId="1FEB2277" w:rsidR="00EF0F54" w:rsidRPr="00EF0F54" w:rsidRDefault="00EF0F54">
      <w:pPr>
        <w:pStyle w:val="ListParagraph"/>
        <w:numPr>
          <w:ilvl w:val="0"/>
          <w:numId w:val="12"/>
        </w:numPr>
        <w:rPr>
          <w:ins w:id="3022" w:author="Gates TEM" w:date="2025-03-25T08:55:00Z" w16du:dateUtc="2025-03-25T07:55:00Z"/>
          <w:rFonts w:ascii="Times New Roman" w:hAnsi="Times New Roman" w:cs="Times New Roman"/>
          <w:b/>
          <w:bCs/>
          <w:sz w:val="24"/>
          <w:szCs w:val="24"/>
          <w:rPrChange w:id="3023" w:author="Gates TEM" w:date="2025-03-25T08:56:00Z" w16du:dateUtc="2025-03-25T07:56:00Z">
            <w:rPr>
              <w:ins w:id="3024" w:author="Gates TEM" w:date="2025-03-25T08:55:00Z" w16du:dateUtc="2025-03-25T07:55:00Z"/>
            </w:rPr>
          </w:rPrChange>
        </w:rPr>
        <w:pPrChange w:id="3025" w:author="Gates TEM" w:date="2025-03-25T08:56:00Z" w16du:dateUtc="2025-03-25T07:56:00Z">
          <w:pPr>
            <w:numPr>
              <w:numId w:val="9"/>
            </w:numPr>
            <w:tabs>
              <w:tab w:val="num" w:pos="720"/>
            </w:tabs>
            <w:ind w:left="720" w:hanging="360"/>
          </w:pPr>
        </w:pPrChange>
      </w:pPr>
      <w:ins w:id="3026" w:author="Gates TEM" w:date="2025-03-25T08:55:00Z" w16du:dateUtc="2025-03-25T07:55:00Z">
        <w:r w:rsidRPr="00EF0F54">
          <w:rPr>
            <w:rFonts w:ascii="Times New Roman" w:hAnsi="Times New Roman" w:cs="Times New Roman"/>
            <w:b/>
            <w:bCs/>
            <w:sz w:val="24"/>
            <w:szCs w:val="24"/>
            <w:rPrChange w:id="3027" w:author="Gates TEM" w:date="2025-03-25T08:56:00Z" w16du:dateUtc="2025-03-25T07:56:00Z">
              <w:rPr/>
            </w:rPrChange>
          </w:rPr>
          <w:t>Cas test 1 : </w:t>
        </w:r>
        <w:r w:rsidRPr="00EF0F54">
          <w:rPr>
            <w:rFonts w:ascii="Times New Roman" w:hAnsi="Times New Roman" w:cs="Times New Roman"/>
            <w:b/>
            <w:bCs/>
            <w:i/>
            <w:iCs/>
            <w:sz w:val="24"/>
            <w:szCs w:val="24"/>
            <w:rPrChange w:id="3028" w:author="Gates TEM" w:date="2025-03-25T08:56:00Z" w16du:dateUtc="2025-03-25T07:56:00Z">
              <w:rPr>
                <w:i/>
                <w:iCs/>
              </w:rPr>
            </w:rPrChange>
          </w:rPr>
          <w:t xml:space="preserve"> u</w:t>
        </w:r>
        <w:r w:rsidRPr="00EF0F54">
          <w:rPr>
            <w:rFonts w:ascii="Times New Roman" w:hAnsi="Times New Roman" w:cs="Times New Roman"/>
            <w:b/>
            <w:bCs/>
            <w:sz w:val="24"/>
            <w:szCs w:val="24"/>
            <w:rPrChange w:id="3029" w:author="Gates TEM" w:date="2025-03-25T08:56:00Z" w16du:dateUtc="2025-03-25T07:56:00Z">
              <w:rPr/>
            </w:rPrChange>
          </w:rPr>
          <w:t>(</w:t>
        </w:r>
        <w:r w:rsidRPr="00EF0F54">
          <w:rPr>
            <w:rFonts w:ascii="Times New Roman" w:hAnsi="Times New Roman" w:cs="Times New Roman"/>
            <w:b/>
            <w:bCs/>
            <w:i/>
            <w:iCs/>
            <w:sz w:val="24"/>
            <w:szCs w:val="24"/>
            <w:rPrChange w:id="3030" w:author="Gates TEM" w:date="2025-03-25T08:56:00Z" w16du:dateUtc="2025-03-25T07:56:00Z">
              <w:rPr>
                <w:i/>
                <w:iCs/>
              </w:rPr>
            </w:rPrChange>
          </w:rPr>
          <w:t>x</w:t>
        </w:r>
        <w:r w:rsidRPr="00EF0F54">
          <w:rPr>
            <w:rFonts w:ascii="Times New Roman" w:hAnsi="Times New Roman" w:cs="Times New Roman"/>
            <w:b/>
            <w:bCs/>
            <w:sz w:val="24"/>
            <w:szCs w:val="24"/>
            <w:rPrChange w:id="3031" w:author="Gates TEM" w:date="2025-03-25T08:56:00Z" w16du:dateUtc="2025-03-25T07:56:00Z">
              <w:rPr/>
            </w:rPrChange>
          </w:rPr>
          <w:t>)=sin(</w:t>
        </w:r>
        <w:r w:rsidRPr="00EF0F54">
          <w:rPr>
            <w:rFonts w:ascii="Times New Roman" w:hAnsi="Times New Roman" w:cs="Times New Roman"/>
            <w:b/>
            <w:bCs/>
            <w:i/>
            <w:iCs/>
            <w:sz w:val="24"/>
            <w:szCs w:val="24"/>
            <w:lang w:val="en-US"/>
            <w:rPrChange w:id="3032" w:author="Gates TEM" w:date="2025-03-25T08:56:00Z" w16du:dateUtc="2025-03-25T07:56:00Z">
              <w:rPr>
                <w:i/>
                <w:iCs/>
                <w:lang w:val="en-US"/>
              </w:rPr>
            </w:rPrChange>
          </w:rPr>
          <w:t>π</w:t>
        </w:r>
        <w:r w:rsidRPr="00EF0F54">
          <w:rPr>
            <w:rFonts w:ascii="Times New Roman" w:hAnsi="Times New Roman" w:cs="Times New Roman"/>
            <w:b/>
            <w:bCs/>
            <w:i/>
            <w:iCs/>
            <w:sz w:val="24"/>
            <w:szCs w:val="24"/>
            <w:rPrChange w:id="3033" w:author="Gates TEM" w:date="2025-03-25T08:56:00Z" w16du:dateUtc="2025-03-25T07:56:00Z">
              <w:rPr>
                <w:i/>
                <w:iCs/>
              </w:rPr>
            </w:rPrChange>
          </w:rPr>
          <w:t>x</w:t>
        </w:r>
        <w:r w:rsidRPr="00EF0F54">
          <w:rPr>
            <w:rFonts w:ascii="Times New Roman" w:hAnsi="Times New Roman" w:cs="Times New Roman"/>
            <w:b/>
            <w:bCs/>
            <w:sz w:val="24"/>
            <w:szCs w:val="24"/>
            <w:rPrChange w:id="3034" w:author="Gates TEM" w:date="2025-03-25T08:56:00Z" w16du:dateUtc="2025-03-25T07:56:00Z">
              <w:rPr/>
            </w:rPrChange>
          </w:rPr>
          <w:t>)</w:t>
        </w:r>
      </w:ins>
    </w:p>
    <w:p w14:paraId="33258A9A" w14:textId="77777777" w:rsidR="00EF0F54" w:rsidRPr="00390DA4" w:rsidRDefault="00EF0F54">
      <w:pPr>
        <w:spacing w:after="0"/>
        <w:ind w:left="1416"/>
        <w:rPr>
          <w:ins w:id="3035" w:author="Gates TEM" w:date="2025-03-25T08:55:00Z" w16du:dateUtc="2025-03-25T07:55:00Z"/>
          <w:rFonts w:ascii="Times New Roman" w:hAnsi="Times New Roman" w:cs="Times New Roman"/>
          <w:sz w:val="24"/>
          <w:szCs w:val="24"/>
          <w:lang w:eastAsia="en-US"/>
        </w:rPr>
        <w:pPrChange w:id="3036" w:author="Gates TEM" w:date="2025-03-25T08:56:00Z" w16du:dateUtc="2025-03-25T07:56:00Z">
          <w:pPr>
            <w:numPr>
              <w:numId w:val="9"/>
            </w:numPr>
            <w:tabs>
              <w:tab w:val="num" w:pos="720"/>
            </w:tabs>
            <w:ind w:left="720" w:hanging="360"/>
          </w:pPr>
        </w:pPrChange>
      </w:pPr>
      <w:ins w:id="3037" w:author="Gates TEM" w:date="2025-03-25T08:55:00Z" w16du:dateUtc="2025-03-25T07:55:00Z">
        <w:r w:rsidRPr="00390DA4">
          <w:rPr>
            <w:rFonts w:ascii="Times New Roman" w:hAnsi="Times New Roman" w:cs="Times New Roman"/>
            <w:sz w:val="24"/>
            <w:szCs w:val="24"/>
            <w:lang w:eastAsia="en-US"/>
          </w:rPr>
          <w:t>Solution exacte : </w:t>
        </w:r>
        <w:r w:rsidRPr="00053F9D">
          <w:rPr>
            <w:rFonts w:ascii="Times New Roman" w:hAnsi="Times New Roman" w:cs="Times New Roman"/>
            <w:i/>
            <w:iCs/>
            <w:sz w:val="24"/>
            <w:szCs w:val="24"/>
            <w:lang w:eastAsia="en-US"/>
          </w:rPr>
          <w:t xml:space="preserve"> </w:t>
        </w:r>
        <w:r w:rsidRPr="00390DA4">
          <w:rPr>
            <w:rFonts w:ascii="Times New Roman" w:hAnsi="Times New Roman" w:cs="Times New Roman"/>
            <w:i/>
            <w:iCs/>
            <w:sz w:val="24"/>
            <w:szCs w:val="24"/>
            <w:lang w:eastAsia="en-US"/>
          </w:rPr>
          <w:t>u</w:t>
        </w:r>
        <w:r w:rsidRPr="00390DA4">
          <w:rPr>
            <w:rFonts w:ascii="Times New Roman" w:hAnsi="Times New Roman" w:cs="Times New Roman"/>
            <w:sz w:val="24"/>
            <w:szCs w:val="24"/>
            <w:lang w:eastAsia="en-US"/>
          </w:rPr>
          <w:t>(</w:t>
        </w:r>
        <w:r w:rsidRPr="00390DA4">
          <w:rPr>
            <w:rFonts w:ascii="Times New Roman" w:hAnsi="Times New Roman" w:cs="Times New Roman"/>
            <w:i/>
            <w:iCs/>
            <w:sz w:val="24"/>
            <w:szCs w:val="24"/>
            <w:lang w:eastAsia="en-US"/>
          </w:rPr>
          <w:t>x</w:t>
        </w:r>
        <w:r w:rsidRPr="00390DA4">
          <w:rPr>
            <w:rFonts w:ascii="Times New Roman" w:hAnsi="Times New Roman" w:cs="Times New Roman"/>
            <w:sz w:val="24"/>
            <w:szCs w:val="24"/>
            <w:lang w:eastAsia="en-US"/>
          </w:rPr>
          <w:t>)=sin(</w:t>
        </w:r>
        <w:r w:rsidRPr="00053F9D">
          <w:rPr>
            <w:rFonts w:ascii="Times New Roman" w:hAnsi="Times New Roman" w:cs="Times New Roman"/>
            <w:i/>
            <w:iCs/>
            <w:sz w:val="24"/>
            <w:szCs w:val="24"/>
            <w:lang w:val="en-US" w:eastAsia="en-US"/>
          </w:rPr>
          <w:t>π</w:t>
        </w:r>
        <w:r w:rsidRPr="00390DA4">
          <w:rPr>
            <w:rFonts w:ascii="Times New Roman" w:hAnsi="Times New Roman" w:cs="Times New Roman"/>
            <w:i/>
            <w:iCs/>
            <w:sz w:val="24"/>
            <w:szCs w:val="24"/>
            <w:lang w:eastAsia="en-US"/>
          </w:rPr>
          <w:t>x</w:t>
        </w:r>
        <w:r w:rsidRPr="00390DA4">
          <w:rPr>
            <w:rFonts w:ascii="Times New Roman" w:hAnsi="Times New Roman" w:cs="Times New Roman"/>
            <w:sz w:val="24"/>
            <w:szCs w:val="24"/>
            <w:lang w:eastAsia="en-US"/>
          </w:rPr>
          <w:t>).</w:t>
        </w:r>
      </w:ins>
    </w:p>
    <w:p w14:paraId="424314E1" w14:textId="77777777" w:rsidR="00EF0F54" w:rsidRPr="00390DA4" w:rsidRDefault="00EF0F54">
      <w:pPr>
        <w:spacing w:after="0"/>
        <w:ind w:left="1416"/>
        <w:rPr>
          <w:ins w:id="3038" w:author="Gates TEM" w:date="2025-03-25T08:55:00Z" w16du:dateUtc="2025-03-25T07:55:00Z"/>
          <w:rFonts w:ascii="Times New Roman" w:hAnsi="Times New Roman" w:cs="Times New Roman"/>
          <w:sz w:val="24"/>
          <w:szCs w:val="24"/>
          <w:lang w:eastAsia="en-US"/>
        </w:rPr>
        <w:pPrChange w:id="3039" w:author="Gates TEM" w:date="2025-03-25T08:56:00Z" w16du:dateUtc="2025-03-25T07:56:00Z">
          <w:pPr>
            <w:numPr>
              <w:numId w:val="9"/>
            </w:numPr>
            <w:tabs>
              <w:tab w:val="num" w:pos="720"/>
            </w:tabs>
            <w:ind w:left="720" w:hanging="360"/>
          </w:pPr>
        </w:pPrChange>
      </w:pPr>
      <w:ins w:id="3040" w:author="Gates TEM" w:date="2025-03-25T08:55:00Z" w16du:dateUtc="2025-03-25T07:55:00Z">
        <w:r w:rsidRPr="00390DA4">
          <w:rPr>
            <w:rFonts w:ascii="Times New Roman" w:hAnsi="Times New Roman" w:cs="Times New Roman"/>
            <w:sz w:val="24"/>
            <w:szCs w:val="24"/>
            <w:lang w:eastAsia="en-US"/>
          </w:rPr>
          <w:t>Terme source : </w:t>
        </w:r>
        <w:r w:rsidRPr="00053F9D">
          <w:rPr>
            <w:rFonts w:ascii="Times New Roman" w:hAnsi="Times New Roman" w:cs="Times New Roman"/>
            <w:i/>
            <w:iCs/>
            <w:sz w:val="24"/>
            <w:szCs w:val="24"/>
            <w:lang w:eastAsia="en-US"/>
          </w:rPr>
          <w:t xml:space="preserve"> </w:t>
        </w:r>
        <w:r w:rsidRPr="00390DA4">
          <w:rPr>
            <w:rFonts w:ascii="Times New Roman" w:hAnsi="Times New Roman" w:cs="Times New Roman"/>
            <w:i/>
            <w:iCs/>
            <w:sz w:val="24"/>
            <w:szCs w:val="24"/>
            <w:lang w:eastAsia="en-US"/>
          </w:rPr>
          <w:t>f</w:t>
        </w:r>
        <w:r w:rsidRPr="00390DA4">
          <w:rPr>
            <w:rFonts w:ascii="Times New Roman" w:hAnsi="Times New Roman" w:cs="Times New Roman"/>
            <w:sz w:val="24"/>
            <w:szCs w:val="24"/>
            <w:lang w:eastAsia="en-US"/>
          </w:rPr>
          <w:t>(</w:t>
        </w:r>
        <w:r w:rsidRPr="00390DA4">
          <w:rPr>
            <w:rFonts w:ascii="Times New Roman" w:hAnsi="Times New Roman" w:cs="Times New Roman"/>
            <w:i/>
            <w:iCs/>
            <w:sz w:val="24"/>
            <w:szCs w:val="24"/>
            <w:lang w:eastAsia="en-US"/>
          </w:rPr>
          <w:t>x</w:t>
        </w:r>
        <w:r w:rsidRPr="00390DA4">
          <w:rPr>
            <w:rFonts w:ascii="Times New Roman" w:hAnsi="Times New Roman" w:cs="Times New Roman"/>
            <w:sz w:val="24"/>
            <w:szCs w:val="24"/>
            <w:lang w:eastAsia="en-US"/>
          </w:rPr>
          <w:t>)=</w:t>
        </w:r>
        <w:r w:rsidRPr="00053F9D">
          <w:rPr>
            <w:rFonts w:ascii="Times New Roman" w:hAnsi="Times New Roman" w:cs="Times New Roman"/>
            <w:i/>
            <w:iCs/>
            <w:sz w:val="24"/>
            <w:szCs w:val="24"/>
            <w:lang w:val="en-US" w:eastAsia="en-US"/>
          </w:rPr>
          <w:t>π</w:t>
        </w:r>
        <w:r w:rsidRPr="00390DA4">
          <w:rPr>
            <w:rFonts w:ascii="Times New Roman" w:hAnsi="Times New Roman" w:cs="Times New Roman"/>
            <w:sz w:val="24"/>
            <w:szCs w:val="24"/>
            <w:lang w:eastAsia="en-US"/>
          </w:rPr>
          <w:t>2sin(</w:t>
        </w:r>
        <w:r w:rsidRPr="00053F9D">
          <w:rPr>
            <w:rFonts w:ascii="Times New Roman" w:hAnsi="Times New Roman" w:cs="Times New Roman"/>
            <w:i/>
            <w:iCs/>
            <w:sz w:val="24"/>
            <w:szCs w:val="24"/>
            <w:lang w:val="en-US" w:eastAsia="en-US"/>
          </w:rPr>
          <w:t>π</w:t>
        </w:r>
        <w:r w:rsidRPr="00390DA4">
          <w:rPr>
            <w:rFonts w:ascii="Times New Roman" w:hAnsi="Times New Roman" w:cs="Times New Roman"/>
            <w:i/>
            <w:iCs/>
            <w:sz w:val="24"/>
            <w:szCs w:val="24"/>
            <w:lang w:eastAsia="en-US"/>
          </w:rPr>
          <w:t>x</w:t>
        </w:r>
        <w:r w:rsidRPr="00390DA4">
          <w:rPr>
            <w:rFonts w:ascii="Times New Roman" w:hAnsi="Times New Roman" w:cs="Times New Roman"/>
            <w:sz w:val="24"/>
            <w:szCs w:val="24"/>
            <w:lang w:eastAsia="en-US"/>
          </w:rPr>
          <w:t>).</w:t>
        </w:r>
      </w:ins>
    </w:p>
    <w:p w14:paraId="2284DAE6" w14:textId="77BA95E2" w:rsidR="00EF0F54" w:rsidRPr="00EF0F54" w:rsidRDefault="00EF0F54">
      <w:pPr>
        <w:pStyle w:val="ListParagraph"/>
        <w:numPr>
          <w:ilvl w:val="0"/>
          <w:numId w:val="13"/>
        </w:numPr>
        <w:rPr>
          <w:ins w:id="3041" w:author="Gates TEM" w:date="2025-03-25T08:55:00Z" w16du:dateUtc="2025-03-25T07:55:00Z"/>
          <w:rFonts w:ascii="Times New Roman" w:hAnsi="Times New Roman" w:cs="Times New Roman"/>
          <w:b/>
          <w:bCs/>
          <w:sz w:val="24"/>
          <w:szCs w:val="24"/>
          <w:rPrChange w:id="3042" w:author="Gates TEM" w:date="2025-03-25T08:56:00Z" w16du:dateUtc="2025-03-25T07:56:00Z">
            <w:rPr>
              <w:ins w:id="3043" w:author="Gates TEM" w:date="2025-03-25T08:55:00Z" w16du:dateUtc="2025-03-25T07:55:00Z"/>
            </w:rPr>
          </w:rPrChange>
        </w:rPr>
        <w:pPrChange w:id="3044" w:author="Gates TEM" w:date="2025-03-25T08:56:00Z" w16du:dateUtc="2025-03-25T07:56:00Z">
          <w:pPr>
            <w:numPr>
              <w:numId w:val="9"/>
            </w:numPr>
            <w:tabs>
              <w:tab w:val="num" w:pos="720"/>
            </w:tabs>
            <w:ind w:left="720" w:hanging="360"/>
          </w:pPr>
        </w:pPrChange>
      </w:pPr>
      <w:ins w:id="3045" w:author="Gates TEM" w:date="2025-03-25T08:55:00Z" w16du:dateUtc="2025-03-25T07:55:00Z">
        <w:r w:rsidRPr="00EF0F54">
          <w:rPr>
            <w:rFonts w:ascii="Times New Roman" w:hAnsi="Times New Roman" w:cs="Times New Roman"/>
            <w:b/>
            <w:bCs/>
            <w:sz w:val="24"/>
            <w:szCs w:val="24"/>
            <w:rPrChange w:id="3046" w:author="Gates TEM" w:date="2025-03-25T08:56:00Z" w16du:dateUtc="2025-03-25T07:56:00Z">
              <w:rPr/>
            </w:rPrChange>
          </w:rPr>
          <w:t>Cas test 2 :  u(</w:t>
        </w:r>
        <w:r w:rsidRPr="00EF0F54">
          <w:rPr>
            <w:rFonts w:ascii="Times New Roman" w:hAnsi="Times New Roman" w:cs="Times New Roman"/>
            <w:b/>
            <w:bCs/>
            <w:i/>
            <w:iCs/>
            <w:sz w:val="24"/>
            <w:szCs w:val="24"/>
            <w:rPrChange w:id="3047" w:author="Gates TEM" w:date="2025-03-25T08:56:00Z" w16du:dateUtc="2025-03-25T07:56:00Z">
              <w:rPr>
                <w:i/>
                <w:iCs/>
              </w:rPr>
            </w:rPrChange>
          </w:rPr>
          <w:t>x</w:t>
        </w:r>
        <w:r w:rsidRPr="00EF0F54">
          <w:rPr>
            <w:rFonts w:ascii="Times New Roman" w:hAnsi="Times New Roman" w:cs="Times New Roman"/>
            <w:b/>
            <w:bCs/>
            <w:sz w:val="24"/>
            <w:szCs w:val="24"/>
            <w:rPrChange w:id="3048" w:author="Gates TEM" w:date="2025-03-25T08:56:00Z" w16du:dateUtc="2025-03-25T07:56:00Z">
              <w:rPr/>
            </w:rPrChange>
          </w:rPr>
          <w:t>)=</w:t>
        </w:r>
        <w:r w:rsidRPr="00EF0F54">
          <w:rPr>
            <w:rFonts w:ascii="Times New Roman" w:hAnsi="Times New Roman" w:cs="Times New Roman"/>
            <w:b/>
            <w:bCs/>
            <w:i/>
            <w:iCs/>
            <w:sz w:val="24"/>
            <w:szCs w:val="24"/>
            <w:rPrChange w:id="3049" w:author="Gates TEM" w:date="2025-03-25T08:56:00Z" w16du:dateUtc="2025-03-25T07:56:00Z">
              <w:rPr>
                <w:i/>
                <w:iCs/>
              </w:rPr>
            </w:rPrChange>
          </w:rPr>
          <w:t>x</w:t>
        </w:r>
        <w:r w:rsidRPr="00EF0F54">
          <w:rPr>
            <w:rFonts w:ascii="Times New Roman" w:hAnsi="Times New Roman" w:cs="Times New Roman"/>
            <w:b/>
            <w:bCs/>
            <w:sz w:val="24"/>
            <w:szCs w:val="24"/>
            <w:rPrChange w:id="3050" w:author="Gates TEM" w:date="2025-03-25T08:56:00Z" w16du:dateUtc="2025-03-25T07:56:00Z">
              <w:rPr/>
            </w:rPrChange>
          </w:rPr>
          <w:t>3</w:t>
        </w:r>
      </w:ins>
    </w:p>
    <w:p w14:paraId="5DCE7741" w14:textId="77777777" w:rsidR="00EF0F54" w:rsidRPr="00390DA4" w:rsidRDefault="00EF0F54">
      <w:pPr>
        <w:spacing w:after="0"/>
        <w:ind w:left="1416"/>
        <w:rPr>
          <w:ins w:id="3051" w:author="Gates TEM" w:date="2025-03-25T08:55:00Z" w16du:dateUtc="2025-03-25T07:55:00Z"/>
          <w:rFonts w:ascii="Times New Roman" w:hAnsi="Times New Roman" w:cs="Times New Roman"/>
          <w:sz w:val="24"/>
          <w:szCs w:val="24"/>
          <w:lang w:eastAsia="en-US"/>
        </w:rPr>
        <w:pPrChange w:id="3052" w:author="Gates TEM" w:date="2025-03-25T08:56:00Z" w16du:dateUtc="2025-03-25T07:56:00Z">
          <w:pPr>
            <w:numPr>
              <w:numId w:val="10"/>
            </w:numPr>
            <w:tabs>
              <w:tab w:val="num" w:pos="720"/>
            </w:tabs>
            <w:ind w:left="720" w:hanging="360"/>
          </w:pPr>
        </w:pPrChange>
      </w:pPr>
      <w:ins w:id="3053" w:author="Gates TEM" w:date="2025-03-25T08:55:00Z" w16du:dateUtc="2025-03-25T07:55:00Z">
        <w:r w:rsidRPr="00390DA4">
          <w:rPr>
            <w:rFonts w:ascii="Times New Roman" w:hAnsi="Times New Roman" w:cs="Times New Roman"/>
            <w:sz w:val="24"/>
            <w:szCs w:val="24"/>
            <w:lang w:eastAsia="en-US"/>
          </w:rPr>
          <w:t>Solution exacte : </w:t>
        </w:r>
        <w:r w:rsidRPr="00390DA4">
          <w:rPr>
            <w:rFonts w:ascii="Times New Roman" w:hAnsi="Times New Roman" w:cs="Times New Roman"/>
            <w:i/>
            <w:iCs/>
            <w:sz w:val="24"/>
            <w:szCs w:val="24"/>
            <w:lang w:eastAsia="en-US"/>
          </w:rPr>
          <w:t>u</w:t>
        </w:r>
        <w:r w:rsidRPr="00390DA4">
          <w:rPr>
            <w:rFonts w:ascii="Times New Roman" w:hAnsi="Times New Roman" w:cs="Times New Roman"/>
            <w:sz w:val="24"/>
            <w:szCs w:val="24"/>
            <w:lang w:eastAsia="en-US"/>
          </w:rPr>
          <w:t>(</w:t>
        </w:r>
        <w:r w:rsidRPr="00390DA4">
          <w:rPr>
            <w:rFonts w:ascii="Times New Roman" w:hAnsi="Times New Roman" w:cs="Times New Roman"/>
            <w:i/>
            <w:iCs/>
            <w:sz w:val="24"/>
            <w:szCs w:val="24"/>
            <w:lang w:eastAsia="en-US"/>
          </w:rPr>
          <w:t>x</w:t>
        </w:r>
        <w:r w:rsidRPr="00390DA4">
          <w:rPr>
            <w:rFonts w:ascii="Times New Roman" w:hAnsi="Times New Roman" w:cs="Times New Roman"/>
            <w:sz w:val="24"/>
            <w:szCs w:val="24"/>
            <w:lang w:eastAsia="en-US"/>
          </w:rPr>
          <w:t>)=</w:t>
        </w:r>
        <w:r w:rsidRPr="00390DA4">
          <w:rPr>
            <w:rFonts w:ascii="Times New Roman" w:hAnsi="Times New Roman" w:cs="Times New Roman"/>
            <w:i/>
            <w:iCs/>
            <w:sz w:val="24"/>
            <w:szCs w:val="24"/>
            <w:lang w:eastAsia="en-US"/>
          </w:rPr>
          <w:t>x</w:t>
        </w:r>
        <w:r w:rsidRPr="00390DA4">
          <w:rPr>
            <w:rFonts w:ascii="Times New Roman" w:hAnsi="Times New Roman" w:cs="Times New Roman"/>
            <w:sz w:val="24"/>
            <w:szCs w:val="24"/>
            <w:lang w:eastAsia="en-US"/>
          </w:rPr>
          <w:t>3.</w:t>
        </w:r>
      </w:ins>
    </w:p>
    <w:p w14:paraId="54C1E050" w14:textId="77777777" w:rsidR="00EF0F54" w:rsidRPr="00390DA4" w:rsidRDefault="00EF0F54">
      <w:pPr>
        <w:spacing w:after="0"/>
        <w:ind w:left="1416"/>
        <w:rPr>
          <w:ins w:id="3054" w:author="Gates TEM" w:date="2025-03-25T08:55:00Z" w16du:dateUtc="2025-03-25T07:55:00Z"/>
          <w:rFonts w:ascii="Times New Roman" w:hAnsi="Times New Roman" w:cs="Times New Roman"/>
          <w:sz w:val="24"/>
          <w:szCs w:val="24"/>
          <w:lang w:eastAsia="en-US"/>
        </w:rPr>
        <w:pPrChange w:id="3055" w:author="Gates TEM" w:date="2025-03-25T08:56:00Z" w16du:dateUtc="2025-03-25T07:56:00Z">
          <w:pPr>
            <w:numPr>
              <w:numId w:val="10"/>
            </w:numPr>
            <w:tabs>
              <w:tab w:val="num" w:pos="720"/>
            </w:tabs>
            <w:ind w:left="720" w:hanging="360"/>
          </w:pPr>
        </w:pPrChange>
      </w:pPr>
      <w:ins w:id="3056" w:author="Gates TEM" w:date="2025-03-25T08:55:00Z" w16du:dateUtc="2025-03-25T07:55:00Z">
        <w:r w:rsidRPr="00390DA4">
          <w:rPr>
            <w:rFonts w:ascii="Times New Roman" w:hAnsi="Times New Roman" w:cs="Times New Roman"/>
            <w:sz w:val="24"/>
            <w:szCs w:val="24"/>
            <w:lang w:eastAsia="en-US"/>
          </w:rPr>
          <w:t>Terme source : </w:t>
        </w:r>
        <w:r w:rsidRPr="00390DA4">
          <w:rPr>
            <w:rFonts w:ascii="Times New Roman" w:hAnsi="Times New Roman" w:cs="Times New Roman"/>
            <w:i/>
            <w:iCs/>
            <w:sz w:val="24"/>
            <w:szCs w:val="24"/>
            <w:lang w:eastAsia="en-US"/>
          </w:rPr>
          <w:t>f</w:t>
        </w:r>
        <w:r w:rsidRPr="00390DA4">
          <w:rPr>
            <w:rFonts w:ascii="Times New Roman" w:hAnsi="Times New Roman" w:cs="Times New Roman"/>
            <w:sz w:val="24"/>
            <w:szCs w:val="24"/>
            <w:lang w:eastAsia="en-US"/>
          </w:rPr>
          <w:t>(</w:t>
        </w:r>
        <w:r w:rsidRPr="00390DA4">
          <w:rPr>
            <w:rFonts w:ascii="Times New Roman" w:hAnsi="Times New Roman" w:cs="Times New Roman"/>
            <w:i/>
            <w:iCs/>
            <w:sz w:val="24"/>
            <w:szCs w:val="24"/>
            <w:lang w:eastAsia="en-US"/>
          </w:rPr>
          <w:t>x</w:t>
        </w:r>
        <w:r w:rsidRPr="00390DA4">
          <w:rPr>
            <w:rFonts w:ascii="Times New Roman" w:hAnsi="Times New Roman" w:cs="Times New Roman"/>
            <w:sz w:val="24"/>
            <w:szCs w:val="24"/>
            <w:lang w:eastAsia="en-US"/>
          </w:rPr>
          <w:t>)=6</w:t>
        </w:r>
        <w:r w:rsidRPr="00390DA4">
          <w:rPr>
            <w:rFonts w:ascii="Times New Roman" w:hAnsi="Times New Roman" w:cs="Times New Roman"/>
            <w:i/>
            <w:iCs/>
            <w:sz w:val="24"/>
            <w:szCs w:val="24"/>
            <w:lang w:eastAsia="en-US"/>
          </w:rPr>
          <w:t>x</w:t>
        </w:r>
        <w:r w:rsidRPr="00390DA4">
          <w:rPr>
            <w:rFonts w:ascii="Times New Roman" w:hAnsi="Times New Roman" w:cs="Times New Roman"/>
            <w:sz w:val="24"/>
            <w:szCs w:val="24"/>
            <w:lang w:eastAsia="en-US"/>
          </w:rPr>
          <w:t>.</w:t>
        </w:r>
      </w:ins>
    </w:p>
    <w:p w14:paraId="2CC745E4" w14:textId="0699A0FE" w:rsidR="00EF0F54" w:rsidRPr="00390DA4" w:rsidRDefault="00EF0F54">
      <w:pPr>
        <w:ind w:left="360"/>
        <w:rPr>
          <w:ins w:id="3057" w:author="Gates TEM" w:date="2025-03-25T08:55:00Z" w16du:dateUtc="2025-03-25T07:55:00Z"/>
          <w:rFonts w:ascii="Times New Roman" w:hAnsi="Times New Roman" w:cs="Times New Roman"/>
          <w:b/>
          <w:bCs/>
          <w:sz w:val="24"/>
          <w:szCs w:val="24"/>
          <w:lang w:eastAsia="en-US"/>
        </w:rPr>
        <w:pPrChange w:id="3058" w:author="Gates TEM" w:date="2025-03-25T08:55:00Z" w16du:dateUtc="2025-03-25T07:55:00Z">
          <w:pPr>
            <w:numPr>
              <w:numId w:val="9"/>
            </w:numPr>
            <w:tabs>
              <w:tab w:val="num" w:pos="720"/>
            </w:tabs>
            <w:ind w:left="720" w:hanging="360"/>
          </w:pPr>
        </w:pPrChange>
      </w:pPr>
      <w:ins w:id="3059" w:author="Gates TEM" w:date="2025-03-25T08:55:00Z" w16du:dateUtc="2025-03-25T07:55:00Z">
        <w:r w:rsidRPr="00390DA4">
          <w:rPr>
            <w:rFonts w:ascii="Times New Roman" w:hAnsi="Times New Roman" w:cs="Times New Roman"/>
            <w:b/>
            <w:bCs/>
            <w:sz w:val="24"/>
            <w:szCs w:val="24"/>
            <w:lang w:eastAsia="en-US"/>
          </w:rPr>
          <w:t>Calcul de l'erreur en norme </w:t>
        </w:r>
      </w:ins>
      <m:oMath>
        <m:sSup>
          <m:sSupPr>
            <m:ctrlPr>
              <w:ins w:id="3060" w:author="Gates TEM" w:date="2025-03-25T08:55:00Z" w16du:dateUtc="2025-03-25T07:55:00Z">
                <w:rPr>
                  <w:rFonts w:ascii="Cambria Math" w:hAnsi="Cambria Math" w:cs="Times New Roman"/>
                  <w:b/>
                  <w:bCs/>
                  <w:i/>
                  <w:sz w:val="24"/>
                  <w:szCs w:val="24"/>
                  <w:lang w:eastAsia="en-US"/>
                </w:rPr>
              </w:ins>
            </m:ctrlPr>
          </m:sSupPr>
          <m:e>
            <m:r>
              <w:ins w:id="3061" w:author="Gates TEM" w:date="2025-03-25T08:55:00Z" w16du:dateUtc="2025-03-25T07:55:00Z">
                <m:rPr>
                  <m:sty m:val="bi"/>
                </m:rPr>
                <w:rPr>
                  <w:rFonts w:ascii="Cambria Math" w:hAnsi="Cambria Math" w:cs="Times New Roman"/>
                  <w:sz w:val="24"/>
                  <w:szCs w:val="24"/>
                  <w:lang w:eastAsia="en-US"/>
                </w:rPr>
                <m:t>L</m:t>
              </w:ins>
            </m:r>
          </m:e>
          <m:sup>
            <m:r>
              <w:ins w:id="3062" w:author="Gates TEM" w:date="2025-03-25T08:55:00Z" w16du:dateUtc="2025-03-25T07:55:00Z">
                <m:rPr>
                  <m:sty m:val="bi"/>
                </m:rPr>
                <w:rPr>
                  <w:rFonts w:ascii="Cambria Math" w:hAnsi="Cambria Math" w:cs="Times New Roman"/>
                  <w:sz w:val="24"/>
                  <w:szCs w:val="24"/>
                  <w:lang w:eastAsia="en-US"/>
                </w:rPr>
                <m:t>∞</m:t>
              </w:ins>
            </m:r>
          </m:sup>
        </m:sSup>
      </m:oMath>
    </w:p>
    <w:p w14:paraId="73D0F3B9" w14:textId="77777777" w:rsidR="00EF0F54" w:rsidRPr="00EF0F54" w:rsidRDefault="00EF0F54">
      <w:pPr>
        <w:ind w:left="360"/>
        <w:rPr>
          <w:ins w:id="3063" w:author="Gates TEM" w:date="2025-03-25T08:55:00Z" w16du:dateUtc="2025-03-25T07:55:00Z"/>
          <w:rFonts w:ascii="Times New Roman" w:hAnsi="Times New Roman" w:cs="Times New Roman"/>
          <w:sz w:val="24"/>
          <w:szCs w:val="24"/>
          <w:rPrChange w:id="3064" w:author="Gates TEM" w:date="2025-03-25T08:55:00Z" w16du:dateUtc="2025-03-25T07:55:00Z">
            <w:rPr>
              <w:ins w:id="3065" w:author="Gates TEM" w:date="2025-03-25T08:55:00Z" w16du:dateUtc="2025-03-25T07:55:00Z"/>
            </w:rPr>
          </w:rPrChange>
        </w:rPr>
        <w:pPrChange w:id="3066" w:author="Gates TEM" w:date="2025-03-25T08:55:00Z" w16du:dateUtc="2025-03-25T07:55:00Z">
          <w:pPr/>
        </w:pPrChange>
      </w:pPr>
      <w:ins w:id="3067" w:author="Gates TEM" w:date="2025-03-25T08:55:00Z" w16du:dateUtc="2025-03-25T07:55:00Z">
        <w:r w:rsidRPr="00EF0F54">
          <w:rPr>
            <w:rFonts w:ascii="Times New Roman" w:hAnsi="Times New Roman" w:cs="Times New Roman"/>
            <w:sz w:val="24"/>
            <w:szCs w:val="24"/>
            <w:rPrChange w:id="3068" w:author="Gates TEM" w:date="2025-03-25T08:55:00Z" w16du:dateUtc="2025-03-25T07:55:00Z">
              <w:rPr/>
            </w:rPrChange>
          </w:rPr>
          <w:t>L'erreur est calculée comme :</w:t>
        </w:r>
      </w:ins>
    </w:p>
    <w:p w14:paraId="3222ED61" w14:textId="539CD9A7" w:rsidR="00EF0F54" w:rsidRPr="00EF0F54" w:rsidRDefault="00EF0F54">
      <w:pPr>
        <w:ind w:left="360"/>
        <w:rPr>
          <w:ins w:id="3069" w:author="Gates TEM" w:date="2025-03-25T08:55:00Z" w16du:dateUtc="2025-03-25T07:55:00Z"/>
          <w:rFonts w:ascii="Times New Roman" w:hAnsi="Times New Roman" w:cs="Times New Roman"/>
          <w:sz w:val="24"/>
          <w:szCs w:val="24"/>
          <w:rPrChange w:id="3070" w:author="Gates TEM" w:date="2025-03-25T08:55:00Z" w16du:dateUtc="2025-03-25T07:55:00Z">
            <w:rPr>
              <w:ins w:id="3071" w:author="Gates TEM" w:date="2025-03-25T08:55:00Z" w16du:dateUtc="2025-03-25T07:55:00Z"/>
            </w:rPr>
          </w:rPrChange>
        </w:rPr>
        <w:pPrChange w:id="3072" w:author="Gates TEM" w:date="2025-03-25T08:55:00Z" w16du:dateUtc="2025-03-25T07:55:00Z">
          <w:pPr/>
        </w:pPrChange>
      </w:pPr>
      <m:oMathPara>
        <m:oMath>
          <m:r>
            <w:ins w:id="3073" w:author="Gates TEM" w:date="2025-03-25T08:57:00Z" w16du:dateUtc="2025-03-25T07:57:00Z">
              <w:rPr>
                <w:rFonts w:ascii="Cambria Math" w:hAnsi="Cambria Math" w:cs="Times New Roman"/>
                <w:sz w:val="24"/>
                <w:szCs w:val="24"/>
              </w:rPr>
              <w:lastRenderedPageBreak/>
              <m:t>Erreur=max</m:t>
            </w:ins>
          </m:r>
          <m:d>
            <m:dPr>
              <m:begChr m:val="|"/>
              <m:endChr m:val="|"/>
              <m:ctrlPr>
                <w:ins w:id="3074" w:author="Gates TEM" w:date="2025-03-25T08:58:00Z" w16du:dateUtc="2025-03-25T07:58:00Z">
                  <w:rPr>
                    <w:rFonts w:ascii="Cambria Math" w:hAnsi="Cambria Math" w:cs="Times New Roman"/>
                    <w:i/>
                    <w:sz w:val="24"/>
                    <w:szCs w:val="24"/>
                  </w:rPr>
                </w:ins>
              </m:ctrlPr>
            </m:dPr>
            <m:e>
              <m:sSub>
                <m:sSubPr>
                  <m:ctrlPr>
                    <w:ins w:id="3075" w:author="Gates TEM" w:date="2025-03-25T08:58:00Z" w16du:dateUtc="2025-03-25T07:58:00Z">
                      <w:rPr>
                        <w:rFonts w:ascii="Cambria Math" w:hAnsi="Cambria Math" w:cs="Times New Roman"/>
                        <w:i/>
                        <w:sz w:val="24"/>
                        <w:szCs w:val="24"/>
                      </w:rPr>
                    </w:ins>
                  </m:ctrlPr>
                </m:sSubPr>
                <m:e>
                  <m:r>
                    <w:ins w:id="3076" w:author="Gates TEM" w:date="2025-03-25T08:58:00Z" w16du:dateUtc="2025-03-25T07:58:00Z">
                      <w:rPr>
                        <w:rFonts w:ascii="Cambria Math" w:hAnsi="Cambria Math" w:cs="Times New Roman"/>
                        <w:sz w:val="24"/>
                        <w:szCs w:val="24"/>
                      </w:rPr>
                      <m:t>u</m:t>
                    </w:ins>
                  </m:r>
                </m:e>
                <m:sub>
                  <m:r>
                    <w:ins w:id="3077" w:author="Gates TEM" w:date="2025-03-25T08:58:00Z" w16du:dateUtc="2025-03-25T07:58:00Z">
                      <w:rPr>
                        <w:rFonts w:ascii="Cambria Math" w:hAnsi="Cambria Math" w:cs="Times New Roman"/>
                        <w:sz w:val="24"/>
                        <w:szCs w:val="24"/>
                      </w:rPr>
                      <m:t>exact</m:t>
                    </w:ins>
                  </m:r>
                </m:sub>
              </m:sSub>
              <m:d>
                <m:dPr>
                  <m:ctrlPr>
                    <w:ins w:id="3078" w:author="Gates TEM" w:date="2025-03-25T08:58:00Z" w16du:dateUtc="2025-03-25T07:58:00Z">
                      <w:rPr>
                        <w:rFonts w:ascii="Cambria Math" w:hAnsi="Cambria Math" w:cs="Times New Roman"/>
                        <w:i/>
                        <w:sz w:val="24"/>
                        <w:szCs w:val="24"/>
                      </w:rPr>
                    </w:ins>
                  </m:ctrlPr>
                </m:dPr>
                <m:e>
                  <m:sSub>
                    <m:sSubPr>
                      <m:ctrlPr>
                        <w:ins w:id="3079" w:author="Gates TEM" w:date="2025-03-25T08:59:00Z" w16du:dateUtc="2025-03-25T07:59:00Z">
                          <w:rPr>
                            <w:rFonts w:ascii="Cambria Math" w:hAnsi="Cambria Math" w:cs="Times New Roman"/>
                            <w:i/>
                            <w:sz w:val="24"/>
                            <w:szCs w:val="24"/>
                          </w:rPr>
                        </w:ins>
                      </m:ctrlPr>
                    </m:sSubPr>
                    <m:e>
                      <m:r>
                        <w:ins w:id="3080" w:author="Gates TEM" w:date="2025-03-25T08:59:00Z" w16du:dateUtc="2025-03-25T07:59:00Z">
                          <w:rPr>
                            <w:rFonts w:ascii="Cambria Math" w:hAnsi="Cambria Math" w:cs="Times New Roman"/>
                            <w:sz w:val="24"/>
                            <w:szCs w:val="24"/>
                          </w:rPr>
                          <m:t>x</m:t>
                        </w:ins>
                      </m:r>
                    </m:e>
                    <m:sub>
                      <m:r>
                        <w:ins w:id="3081" w:author="Gates TEM" w:date="2025-03-25T08:59:00Z" w16du:dateUtc="2025-03-25T07:59:00Z">
                          <w:rPr>
                            <w:rFonts w:ascii="Cambria Math" w:hAnsi="Cambria Math" w:cs="Times New Roman"/>
                            <w:sz w:val="24"/>
                            <w:szCs w:val="24"/>
                          </w:rPr>
                          <m:t>i</m:t>
                        </w:ins>
                      </m:r>
                    </m:sub>
                  </m:sSub>
                </m:e>
              </m:d>
              <m:r>
                <w:ins w:id="3082" w:author="Gates TEM" w:date="2025-03-25T08:59:00Z" w16du:dateUtc="2025-03-25T07:59:00Z">
                  <w:rPr>
                    <w:rFonts w:ascii="Cambria Math" w:hAnsi="Cambria Math" w:cs="Times New Roman"/>
                    <w:sz w:val="24"/>
                    <w:szCs w:val="24"/>
                  </w:rPr>
                  <m:t xml:space="preserve">- </m:t>
                </w:ins>
              </m:r>
              <m:sSub>
                <m:sSubPr>
                  <m:ctrlPr>
                    <w:ins w:id="3083" w:author="Gates TEM" w:date="2025-03-25T08:59:00Z" w16du:dateUtc="2025-03-25T07:59:00Z">
                      <w:rPr>
                        <w:rFonts w:ascii="Cambria Math" w:hAnsi="Cambria Math" w:cs="Times New Roman"/>
                        <w:i/>
                        <w:sz w:val="24"/>
                        <w:szCs w:val="24"/>
                      </w:rPr>
                    </w:ins>
                  </m:ctrlPr>
                </m:sSubPr>
                <m:e>
                  <m:r>
                    <w:ins w:id="3084" w:author="Gates TEM" w:date="2025-03-25T08:59:00Z" w16du:dateUtc="2025-03-25T07:59:00Z">
                      <w:rPr>
                        <w:rFonts w:ascii="Cambria Math" w:hAnsi="Cambria Math" w:cs="Times New Roman"/>
                        <w:sz w:val="24"/>
                        <w:szCs w:val="24"/>
                      </w:rPr>
                      <m:t>u</m:t>
                    </w:ins>
                  </m:r>
                </m:e>
                <m:sub>
                  <m:r>
                    <w:ins w:id="3085" w:author="Gates TEM" w:date="2025-03-25T08:59:00Z" w16du:dateUtc="2025-03-25T07:59:00Z">
                      <w:rPr>
                        <w:rFonts w:ascii="Cambria Math" w:hAnsi="Cambria Math" w:cs="Times New Roman"/>
                        <w:sz w:val="24"/>
                        <w:szCs w:val="24"/>
                      </w:rPr>
                      <m:t>num</m:t>
                    </w:ins>
                  </m:r>
                </m:sub>
              </m:sSub>
              <m:d>
                <m:dPr>
                  <m:ctrlPr>
                    <w:ins w:id="3086" w:author="Gates TEM" w:date="2025-03-25T08:59:00Z" w16du:dateUtc="2025-03-25T07:59:00Z">
                      <w:rPr>
                        <w:rFonts w:ascii="Cambria Math" w:hAnsi="Cambria Math" w:cs="Times New Roman"/>
                        <w:i/>
                        <w:sz w:val="24"/>
                        <w:szCs w:val="24"/>
                      </w:rPr>
                    </w:ins>
                  </m:ctrlPr>
                </m:dPr>
                <m:e>
                  <m:sSub>
                    <m:sSubPr>
                      <m:ctrlPr>
                        <w:ins w:id="3087" w:author="Gates TEM" w:date="2025-03-25T08:59:00Z" w16du:dateUtc="2025-03-25T07:59:00Z">
                          <w:rPr>
                            <w:rFonts w:ascii="Cambria Math" w:hAnsi="Cambria Math" w:cs="Times New Roman"/>
                            <w:i/>
                            <w:sz w:val="24"/>
                            <w:szCs w:val="24"/>
                          </w:rPr>
                        </w:ins>
                      </m:ctrlPr>
                    </m:sSubPr>
                    <m:e>
                      <m:r>
                        <w:ins w:id="3088" w:author="Gates TEM" w:date="2025-03-25T08:59:00Z" w16du:dateUtc="2025-03-25T07:59:00Z">
                          <w:rPr>
                            <w:rFonts w:ascii="Cambria Math" w:hAnsi="Cambria Math" w:cs="Times New Roman"/>
                            <w:sz w:val="24"/>
                            <w:szCs w:val="24"/>
                          </w:rPr>
                          <m:t>x</m:t>
                        </w:ins>
                      </m:r>
                    </m:e>
                    <m:sub>
                      <m:r>
                        <w:ins w:id="3089" w:author="Gates TEM" w:date="2025-03-25T08:59:00Z" w16du:dateUtc="2025-03-25T07:59:00Z">
                          <w:rPr>
                            <w:rFonts w:ascii="Cambria Math" w:hAnsi="Cambria Math" w:cs="Times New Roman"/>
                            <w:sz w:val="24"/>
                            <w:szCs w:val="24"/>
                          </w:rPr>
                          <m:t>i</m:t>
                        </w:ins>
                      </m:r>
                    </m:sub>
                  </m:sSub>
                </m:e>
              </m:d>
            </m:e>
          </m:d>
        </m:oMath>
      </m:oMathPara>
    </w:p>
    <w:p w14:paraId="00F96EBF" w14:textId="7FB5F144" w:rsidR="00EF0F54" w:rsidRPr="00EF0F54" w:rsidRDefault="00EF0F54">
      <w:pPr>
        <w:pStyle w:val="Heading2"/>
        <w:rPr>
          <w:ins w:id="3090" w:author="Gates TEM" w:date="2025-03-25T08:55:00Z" w16du:dateUtc="2025-03-25T07:55:00Z"/>
          <w:b w:val="0"/>
          <w:bCs w:val="0"/>
          <w:rPrChange w:id="3091" w:author="Gates TEM" w:date="2025-03-25T08:56:00Z" w16du:dateUtc="2025-03-25T07:56:00Z">
            <w:rPr>
              <w:ins w:id="3092" w:author="Gates TEM" w:date="2025-03-25T08:55:00Z" w16du:dateUtc="2025-03-25T07:55:00Z"/>
              <w:rFonts w:ascii="Times New Roman" w:hAnsi="Times New Roman" w:cs="Times New Roman"/>
              <w:b/>
              <w:bCs/>
              <w:sz w:val="24"/>
              <w:szCs w:val="24"/>
              <w:lang w:val="en-US" w:eastAsia="en-US"/>
            </w:rPr>
          </w:rPrChange>
        </w:rPr>
        <w:pPrChange w:id="3093" w:author="Gates TEM" w:date="2025-03-25T09:35:00Z" w16du:dateUtc="2025-03-25T08:35:00Z">
          <w:pPr>
            <w:numPr>
              <w:numId w:val="9"/>
            </w:numPr>
            <w:tabs>
              <w:tab w:val="num" w:pos="720"/>
            </w:tabs>
            <w:ind w:left="720" w:hanging="360"/>
          </w:pPr>
        </w:pPrChange>
      </w:pPr>
      <w:ins w:id="3094" w:author="Gates TEM" w:date="2025-03-25T08:55:00Z" w16du:dateUtc="2025-03-25T07:55:00Z">
        <w:r w:rsidRPr="00EF0F54">
          <w:rPr>
            <w:rPrChange w:id="3095" w:author="Gates TEM" w:date="2025-03-25T08:56:00Z" w16du:dateUtc="2025-03-25T07:56:00Z">
              <w:rPr>
                <w:rFonts w:ascii="Times New Roman" w:hAnsi="Times New Roman" w:cs="Times New Roman"/>
                <w:sz w:val="24"/>
                <w:szCs w:val="24"/>
                <w:lang w:val="en-US"/>
              </w:rPr>
            </w:rPrChange>
          </w:rPr>
          <w:t xml:space="preserve"> Calcul de l'ordre de convergence</w:t>
        </w:r>
      </w:ins>
    </w:p>
    <w:p w14:paraId="7C1A33F4" w14:textId="463F50A1" w:rsidR="00EF0F54" w:rsidRPr="00EF0F54" w:rsidRDefault="00EF0F54">
      <w:pPr>
        <w:ind w:left="360"/>
        <w:rPr>
          <w:ins w:id="3096" w:author="Gates TEM" w:date="2025-03-25T08:55:00Z" w16du:dateUtc="2025-03-25T07:55:00Z"/>
          <w:rFonts w:ascii="Times New Roman" w:hAnsi="Times New Roman" w:cs="Times New Roman"/>
          <w:sz w:val="24"/>
          <w:szCs w:val="24"/>
          <w:rPrChange w:id="3097" w:author="Gates TEM" w:date="2025-03-25T08:55:00Z" w16du:dateUtc="2025-03-25T07:55:00Z">
            <w:rPr>
              <w:ins w:id="3098" w:author="Gates TEM" w:date="2025-03-25T08:55:00Z" w16du:dateUtc="2025-03-25T07:55:00Z"/>
            </w:rPr>
          </w:rPrChange>
        </w:rPr>
        <w:pPrChange w:id="3099" w:author="Gates TEM" w:date="2025-03-25T08:55:00Z" w16du:dateUtc="2025-03-25T07:55:00Z">
          <w:pPr/>
        </w:pPrChange>
      </w:pPr>
      <w:ins w:id="3100" w:author="Gates TEM" w:date="2025-03-25T08:55:00Z" w16du:dateUtc="2025-03-25T07:55:00Z">
        <w:r w:rsidRPr="00EF0F54">
          <w:rPr>
            <w:rFonts w:ascii="Times New Roman" w:hAnsi="Times New Roman" w:cs="Times New Roman"/>
            <w:sz w:val="24"/>
            <w:szCs w:val="24"/>
            <w:rPrChange w:id="3101" w:author="Gates TEM" w:date="2025-03-25T08:55:00Z" w16du:dateUtc="2025-03-25T07:55:00Z">
              <w:rPr/>
            </w:rPrChange>
          </w:rPr>
          <w:t>L'ordre de convergence est estimé en utilisant une régression linéaire sur les valeurs de </w:t>
        </w:r>
        <w:r w:rsidRPr="00B169CF">
          <w:rPr>
            <w:rFonts w:ascii="Times New Roman" w:hAnsi="Times New Roman" w:cs="Times New Roman"/>
            <w:i/>
            <w:iCs/>
            <w:sz w:val="24"/>
            <w:szCs w:val="24"/>
            <w:rPrChange w:id="3102" w:author="Gates TEM" w:date="2025-03-25T09:01:00Z" w16du:dateUtc="2025-03-25T08:01:00Z">
              <w:rPr/>
            </w:rPrChange>
          </w:rPr>
          <w:t>log(</w:t>
        </w:r>
        <w:r w:rsidRPr="00B169CF">
          <w:rPr>
            <w:rFonts w:ascii="Times New Roman" w:hAnsi="Times New Roman" w:cs="Times New Roman"/>
            <w:i/>
            <w:iCs/>
            <w:sz w:val="24"/>
            <w:szCs w:val="24"/>
            <w:rPrChange w:id="3103" w:author="Gates TEM" w:date="2025-03-25T09:01:00Z" w16du:dateUtc="2025-03-25T08:01:00Z">
              <w:rPr>
                <w:i/>
                <w:iCs/>
              </w:rPr>
            </w:rPrChange>
          </w:rPr>
          <w:t>h</w:t>
        </w:r>
        <w:r w:rsidRPr="00B169CF">
          <w:rPr>
            <w:rFonts w:ascii="Times New Roman" w:hAnsi="Times New Roman" w:cs="Times New Roman"/>
            <w:i/>
            <w:iCs/>
            <w:sz w:val="24"/>
            <w:szCs w:val="24"/>
            <w:rPrChange w:id="3104" w:author="Gates TEM" w:date="2025-03-25T09:01:00Z" w16du:dateUtc="2025-03-25T08:01:00Z">
              <w:rPr/>
            </w:rPrChange>
          </w:rPr>
          <w:t>)</w:t>
        </w:r>
        <w:r w:rsidRPr="00EF0F54">
          <w:rPr>
            <w:rFonts w:ascii="Times New Roman" w:hAnsi="Times New Roman" w:cs="Times New Roman"/>
            <w:sz w:val="24"/>
            <w:szCs w:val="24"/>
            <w:rPrChange w:id="3105" w:author="Gates TEM" w:date="2025-03-25T08:55:00Z" w16du:dateUtc="2025-03-25T07:55:00Z">
              <w:rPr/>
            </w:rPrChange>
          </w:rPr>
          <w:t> et </w:t>
        </w:r>
        <w:r w:rsidRPr="00B169CF">
          <w:rPr>
            <w:rFonts w:ascii="Times New Roman" w:hAnsi="Times New Roman" w:cs="Times New Roman"/>
            <w:i/>
            <w:iCs/>
            <w:sz w:val="24"/>
            <w:szCs w:val="24"/>
            <w:rPrChange w:id="3106" w:author="Gates TEM" w:date="2025-03-25T09:01:00Z" w16du:dateUtc="2025-03-25T08:01:00Z">
              <w:rPr/>
            </w:rPrChange>
          </w:rPr>
          <w:t>log(Erreur</w:t>
        </w:r>
        <w:r w:rsidRPr="00B169CF">
          <w:rPr>
            <w:rFonts w:ascii="Times New Roman" w:hAnsi="Times New Roman" w:cs="Times New Roman"/>
            <w:sz w:val="24"/>
            <w:szCs w:val="24"/>
            <w:rPrChange w:id="3107" w:author="Gates TEM" w:date="2025-03-25T09:01:00Z" w16du:dateUtc="2025-03-25T08:01:00Z">
              <w:rPr/>
            </w:rPrChange>
          </w:rPr>
          <w:t>).</w:t>
        </w:r>
      </w:ins>
    </w:p>
    <w:p w14:paraId="0C39145A" w14:textId="362C0E56" w:rsidR="0072713C" w:rsidRPr="00F636E1" w:rsidRDefault="00B169CF" w:rsidP="0072713C">
      <w:pPr>
        <w:rPr>
          <w:ins w:id="3108" w:author="Gates TEM" w:date="2025-03-19T13:06:00Z" w16du:dateUtc="2025-03-19T12:06:00Z"/>
          <w:rFonts w:ascii="Times New Roman" w:hAnsi="Times New Roman" w:cs="Times New Roman"/>
          <w:bCs/>
          <w:sz w:val="24"/>
          <w:szCs w:val="24"/>
          <w:rPrChange w:id="3109" w:author="Gates TEM" w:date="2025-03-25T08:36:00Z" w16du:dateUtc="2025-03-25T07:36:00Z">
            <w:rPr>
              <w:ins w:id="3110" w:author="Gates TEM" w:date="2025-03-19T13:06:00Z" w16du:dateUtc="2025-03-19T12:06:00Z"/>
              <w:rFonts w:ascii="Arial" w:hAnsi="Arial" w:cs="Arial"/>
              <w:bCs/>
            </w:rPr>
          </w:rPrChange>
        </w:rPr>
      </w:pPr>
      <m:oMathPara>
        <m:oMath>
          <m:r>
            <w:ins w:id="3111" w:author="Gates TEM" w:date="2025-03-25T09:01:00Z" w16du:dateUtc="2025-03-25T08:01:00Z">
              <w:rPr>
                <w:rFonts w:ascii="Cambria Math" w:hAnsi="Cambria Math" w:cs="Times New Roman"/>
                <w:sz w:val="24"/>
                <w:szCs w:val="24"/>
              </w:rPr>
              <m:t>Erreur ≈C</m:t>
            </w:ins>
          </m:r>
          <m:sSup>
            <m:sSupPr>
              <m:ctrlPr>
                <w:ins w:id="3112" w:author="Gates TEM" w:date="2025-03-25T09:01:00Z" w16du:dateUtc="2025-03-25T08:01:00Z">
                  <w:rPr>
                    <w:rFonts w:ascii="Cambria Math" w:hAnsi="Cambria Math" w:cs="Times New Roman"/>
                    <w:i/>
                    <w:sz w:val="24"/>
                    <w:szCs w:val="24"/>
                  </w:rPr>
                </w:ins>
              </m:ctrlPr>
            </m:sSupPr>
            <m:e>
              <m:r>
                <w:ins w:id="3113" w:author="Gates TEM" w:date="2025-03-25T09:01:00Z" w16du:dateUtc="2025-03-25T08:01:00Z">
                  <w:rPr>
                    <w:rFonts w:ascii="Cambria Math" w:hAnsi="Cambria Math" w:cs="Times New Roman"/>
                    <w:sz w:val="24"/>
                    <w:szCs w:val="24"/>
                  </w:rPr>
                  <m:t>h</m:t>
                </w:ins>
              </m:r>
            </m:e>
            <m:sup>
              <m:r>
                <w:ins w:id="3114" w:author="Gates TEM" w:date="2025-03-25T09:01:00Z" w16du:dateUtc="2025-03-25T08:01:00Z">
                  <w:rPr>
                    <w:rFonts w:ascii="Cambria Math" w:hAnsi="Cambria Math" w:cs="Times New Roman"/>
                    <w:sz w:val="24"/>
                    <w:szCs w:val="24"/>
                  </w:rPr>
                  <m:t>p</m:t>
                </w:ins>
              </m:r>
            </m:sup>
          </m:sSup>
          <m:r>
            <w:ins w:id="3115" w:author="Gates TEM" w:date="2025-03-25T09:02:00Z" w16du:dateUtc="2025-03-25T08:02:00Z">
              <w:rPr>
                <w:rFonts w:ascii="Cambria Math" w:hAnsi="Cambria Math" w:cs="Times New Roman"/>
                <w:sz w:val="24"/>
                <w:szCs w:val="24"/>
              </w:rPr>
              <m:t xml:space="preserve"> ,</m:t>
            </w:ins>
          </m:r>
        </m:oMath>
      </m:oMathPara>
    </w:p>
    <w:p w14:paraId="791C7B30" w14:textId="0716CE2B" w:rsidR="0072713C" w:rsidRDefault="00B169CF">
      <w:pPr>
        <w:rPr>
          <w:ins w:id="3116" w:author="Gates TEM" w:date="2025-03-25T09:19:00Z" w16du:dateUtc="2025-03-25T08:19:00Z"/>
          <w:rFonts w:ascii="Times New Roman" w:hAnsi="Times New Roman" w:cs="Times New Roman"/>
          <w:bCs/>
          <w:sz w:val="24"/>
          <w:szCs w:val="24"/>
        </w:rPr>
      </w:pPr>
      <w:ins w:id="3117" w:author="Gates TEM" w:date="2025-03-25T09:02:00Z" w16du:dateUtc="2025-03-25T08:02:00Z">
        <w:r>
          <w:rPr>
            <w:rFonts w:ascii="Times New Roman" w:hAnsi="Times New Roman" w:cs="Times New Roman"/>
            <w:bCs/>
            <w:sz w:val="24"/>
            <w:szCs w:val="24"/>
          </w:rPr>
          <w:t>Ou Cest une constante</w:t>
        </w:r>
      </w:ins>
    </w:p>
    <w:p w14:paraId="09C4765F" w14:textId="0B81ACC5" w:rsidR="00D65DEA" w:rsidRPr="00F636E1" w:rsidRDefault="00D65DEA">
      <w:pPr>
        <w:pStyle w:val="Heading3"/>
        <w:rPr>
          <w:ins w:id="3118" w:author="Gates TEM" w:date="2025-03-19T12:53:00Z" w16du:dateUtc="2025-03-19T11:53:00Z"/>
          <w:bCs w:val="0"/>
          <w:rPrChange w:id="3119" w:author="Gates TEM" w:date="2025-03-25T08:36:00Z" w16du:dateUtc="2025-03-25T07:36:00Z">
            <w:rPr>
              <w:ins w:id="3120" w:author="Gates TEM" w:date="2025-03-19T12:53:00Z" w16du:dateUtc="2025-03-19T11:53:00Z"/>
              <w:rFonts w:ascii="Arial" w:hAnsi="Arial" w:cs="Arial"/>
              <w:bCs/>
            </w:rPr>
          </w:rPrChange>
        </w:rPr>
        <w:pPrChange w:id="3121" w:author="Gates TEM" w:date="2025-03-25T09:35:00Z" w16du:dateUtc="2025-03-25T08:35:00Z">
          <w:pPr>
            <w:numPr>
              <w:numId w:val="5"/>
            </w:numPr>
            <w:tabs>
              <w:tab w:val="num" w:pos="720"/>
            </w:tabs>
            <w:ind w:left="720" w:hanging="360"/>
          </w:pPr>
        </w:pPrChange>
      </w:pPr>
      <w:ins w:id="3122" w:author="Gates TEM" w:date="2025-03-25T09:19:00Z" w16du:dateUtc="2025-03-25T08:19:00Z">
        <w:r w:rsidRPr="00053F9D">
          <w:rPr>
            <w:lang w:val="en-US"/>
          </w:rPr>
          <w:t>Résultats et discussion</w:t>
        </w:r>
      </w:ins>
    </w:p>
    <w:p w14:paraId="1C94C6F7" w14:textId="584EA755" w:rsidR="00483481" w:rsidRDefault="00483481" w:rsidP="0072713C">
      <w:pPr>
        <w:rPr>
          <w:ins w:id="3123" w:author="Gates TEM" w:date="2025-03-25T10:13:00Z" w16du:dateUtc="2025-03-25T09:13:00Z"/>
          <w:rFonts w:ascii="Times New Roman" w:hAnsi="Times New Roman" w:cs="Times New Roman"/>
          <w:bCs/>
          <w:sz w:val="24"/>
          <w:szCs w:val="24"/>
        </w:rPr>
      </w:pPr>
      <w:ins w:id="3124" w:author="Gates TEM" w:date="2025-03-19T12:53:00Z" w16du:dateUtc="2025-03-19T11:53:00Z">
        <w:r w:rsidRPr="00F636E1">
          <w:rPr>
            <w:rFonts w:ascii="Times New Roman" w:hAnsi="Times New Roman" w:cs="Times New Roman"/>
            <w:bCs/>
            <w:sz w:val="24"/>
            <w:szCs w:val="24"/>
            <w:rPrChange w:id="3125" w:author="Gates TEM" w:date="2025-03-25T08:36:00Z" w16du:dateUtc="2025-03-25T07:36:00Z">
              <w:rPr>
                <w:rFonts w:ascii="Arial" w:hAnsi="Arial" w:cs="Arial"/>
                <w:bCs/>
              </w:rPr>
            </w:rPrChange>
          </w:rPr>
          <w:t>Représenter graphiquement les solutions et les erreurs.</w:t>
        </w:r>
      </w:ins>
      <w:ins w:id="3126" w:author="Gates TEM" w:date="2025-03-25T10:13:00Z" w16du:dateUtc="2025-03-25T09:13:00Z">
        <w:r w:rsidR="00E558D9" w:rsidRPr="00E558D9">
          <w:t xml:space="preserve"> </w:t>
        </w:r>
        <w:r w:rsidR="00E558D9" w:rsidRPr="00E558D9">
          <w:rPr>
            <w:rFonts w:ascii="Times New Roman" w:hAnsi="Times New Roman" w:cs="Times New Roman"/>
            <w:bCs/>
            <w:sz w:val="24"/>
            <w:szCs w:val="24"/>
          </w:rPr>
          <w:t>- u''(x) + u'(x) = f(x), \quad x \in [a, b]</w:t>
        </w:r>
      </w:ins>
    </w:p>
    <w:p w14:paraId="31B98C59" w14:textId="311F5C41" w:rsidR="0072713C" w:rsidRPr="005A0D0C" w:rsidRDefault="00110F8A" w:rsidP="0072713C">
      <w:pPr>
        <w:rPr>
          <w:ins w:id="3127" w:author="Gates TEM" w:date="2025-03-25T09:04:00Z" w16du:dateUtc="2025-03-25T08:04:00Z"/>
          <w:rFonts w:ascii="Times New Roman" w:hAnsi="Times New Roman" w:cs="Times New Roman"/>
          <w:bCs/>
          <w:sz w:val="24"/>
          <w:szCs w:val="24"/>
        </w:rPr>
      </w:pPr>
      <w:ins w:id="3128" w:author="Gates TEM" w:date="2025-03-25T09:37:00Z" w16du:dateUtc="2025-03-25T08:37:00Z">
        <w:r>
          <w:rPr>
            <w:noProof/>
          </w:rPr>
          <mc:AlternateContent>
            <mc:Choice Requires="wps">
              <w:drawing>
                <wp:anchor distT="0" distB="0" distL="114300" distR="114300" simplePos="0" relativeHeight="251664384" behindDoc="0" locked="0" layoutInCell="1" allowOverlap="1" wp14:anchorId="1B230A59" wp14:editId="489B3259">
                  <wp:simplePos x="0" y="0"/>
                  <wp:positionH relativeFrom="column">
                    <wp:posOffset>-464185</wp:posOffset>
                  </wp:positionH>
                  <wp:positionV relativeFrom="paragraph">
                    <wp:posOffset>5726430</wp:posOffset>
                  </wp:positionV>
                  <wp:extent cx="7118985" cy="635"/>
                  <wp:effectExtent l="0" t="0" r="0" b="0"/>
                  <wp:wrapTopAndBottom/>
                  <wp:docPr id="1709173730" name="Text Box 1"/>
                  <wp:cNvGraphicFramePr/>
                  <a:graphic xmlns:a="http://schemas.openxmlformats.org/drawingml/2006/main">
                    <a:graphicData uri="http://schemas.microsoft.com/office/word/2010/wordprocessingShape">
                      <wps:wsp>
                        <wps:cNvSpPr txBox="1"/>
                        <wps:spPr>
                          <a:xfrm>
                            <a:off x="0" y="0"/>
                            <a:ext cx="7118985" cy="635"/>
                          </a:xfrm>
                          <a:prstGeom prst="rect">
                            <a:avLst/>
                          </a:prstGeom>
                          <a:solidFill>
                            <a:prstClr val="white"/>
                          </a:solidFill>
                          <a:ln>
                            <a:noFill/>
                          </a:ln>
                        </wps:spPr>
                        <wps:txbx>
                          <w:txbxContent>
                            <w:p w14:paraId="1C70EDEE" w14:textId="677D9DD1" w:rsidR="00110F8A" w:rsidRPr="0064577D" w:rsidRDefault="00110F8A">
                              <w:pPr>
                                <w:pStyle w:val="Caption"/>
                                <w:jc w:val="center"/>
                                <w:rPr>
                                  <w:rFonts w:ascii="Times New Roman" w:hAnsi="Times New Roman" w:cs="Times New Roman"/>
                                  <w:noProof/>
                                </w:rPr>
                                <w:pPrChange w:id="3129" w:author="Gates TEM" w:date="2025-03-25T09:38:00Z" w16du:dateUtc="2025-03-25T08:38:00Z">
                                  <w:pPr/>
                                </w:pPrChange>
                              </w:pPr>
                              <w:bookmarkStart w:id="3130" w:name="_Toc193788236"/>
                              <w:ins w:id="3131" w:author="Gates TEM" w:date="2025-03-25T09:37:00Z" w16du:dateUtc="2025-03-25T08:37:00Z">
                                <w:r>
                                  <w:t xml:space="preserve">Figure </w:t>
                                </w:r>
                                <w:r>
                                  <w:fldChar w:fldCharType="begin"/>
                                </w:r>
                                <w:r>
                                  <w:instrText xml:space="preserve"> SEQ Figure \* ARABIC </w:instrText>
                                </w:r>
                              </w:ins>
                              <w:r>
                                <w:fldChar w:fldCharType="separate"/>
                              </w:r>
                              <w:ins w:id="3132" w:author="Gates TEM" w:date="2025-03-25T09:53:00Z" w16du:dateUtc="2025-03-25T08:53:00Z">
                                <w:r w:rsidR="00B55532">
                                  <w:rPr>
                                    <w:noProof/>
                                  </w:rPr>
                                  <w:t>1</w:t>
                                </w:r>
                              </w:ins>
                              <w:ins w:id="3133" w:author="Gates TEM" w:date="2025-03-25T09:37:00Z" w16du:dateUtc="2025-03-25T08:37:00Z">
                                <w:r>
                                  <w:fldChar w:fldCharType="end"/>
                                </w:r>
                                <w:r>
                                  <w:t>:Comparaison des solution</w:t>
                                </w:r>
                              </w:ins>
                              <w:ins w:id="3134" w:author="Gates TEM" w:date="2025-03-25T09:38:00Z" w16du:dateUtc="2025-03-25T08:38:00Z">
                                <w:r>
                                  <w:t>s</w:t>
                                </w:r>
                              </w:ins>
                              <w:ins w:id="3135" w:author="Gates TEM" w:date="2025-03-25T09:37:00Z" w16du:dateUtc="2025-03-25T08:37:00Z">
                                <w:r>
                                  <w:t xml:space="preserve"> pour u(x)=x</w:t>
                                </w:r>
                                <w:r w:rsidRPr="00110F8A">
                                  <w:rPr>
                                    <w:vertAlign w:val="superscript"/>
                                    <w:rPrChange w:id="3136" w:author="Gates TEM" w:date="2025-03-25T09:38:00Z" w16du:dateUtc="2025-03-25T08:38:00Z">
                                      <w:rPr>
                                        <w:b/>
                                        <w:bCs/>
                                      </w:rPr>
                                    </w:rPrChange>
                                  </w:rPr>
                                  <w:t>3</w:t>
                                </w:r>
                              </w:ins>
                              <w:bookmarkEnd w:id="3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230A59" id="_x0000_t202" coordsize="21600,21600" o:spt="202" path="m,l,21600r21600,l21600,xe">
                  <v:stroke joinstyle="miter"/>
                  <v:path gradientshapeok="t" o:connecttype="rect"/>
                </v:shapetype>
                <v:shape id="Text Box 1" o:spid="_x0000_s1026" type="#_x0000_t202" style="position:absolute;left:0;text-align:left;margin-left:-36.55pt;margin-top:450.9pt;width:560.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" stroked="f">
                  <v:textbox style="mso-fit-shape-to-text:t" inset="0,0,0,0">
                    <w:txbxContent>
                      <w:p w14:paraId="1C70EDEE" w14:textId="677D9DD1" w:rsidR="00110F8A" w:rsidRPr="0064577D" w:rsidRDefault="00110F8A">
                        <w:pPr>
                          <w:pStyle w:val="Caption"/>
                          <w:jc w:val="center"/>
                          <w:rPr>
                            <w:rFonts w:ascii="Times New Roman" w:hAnsi="Times New Roman" w:cs="Times New Roman"/>
                            <w:noProof/>
                          </w:rPr>
                          <w:pPrChange w:id="3137" w:author="Gates TEM" w:date="2025-03-25T09:38:00Z" w16du:dateUtc="2025-03-25T08:38:00Z">
                            <w:pPr/>
                          </w:pPrChange>
                        </w:pPr>
                        <w:bookmarkStart w:id="3138" w:name="_Toc193788236"/>
                        <w:ins w:id="3139" w:author="Gates TEM" w:date="2025-03-25T09:37:00Z" w16du:dateUtc="2025-03-25T08:37:00Z">
                          <w:r>
                            <w:t xml:space="preserve">Figure </w:t>
                          </w:r>
                          <w:r>
                            <w:fldChar w:fldCharType="begin"/>
                          </w:r>
                          <w:r>
                            <w:instrText xml:space="preserve"> SEQ Figure \* ARABIC </w:instrText>
                          </w:r>
                        </w:ins>
                        <w:r>
                          <w:fldChar w:fldCharType="separate"/>
                        </w:r>
                        <w:ins w:id="3140" w:author="Gates TEM" w:date="2025-03-25T09:53:00Z" w16du:dateUtc="2025-03-25T08:53:00Z">
                          <w:r w:rsidR="00B55532">
                            <w:rPr>
                              <w:noProof/>
                            </w:rPr>
                            <w:t>1</w:t>
                          </w:r>
                        </w:ins>
                        <w:ins w:id="3141" w:author="Gates TEM" w:date="2025-03-25T09:37:00Z" w16du:dateUtc="2025-03-25T08:37:00Z">
                          <w:r>
                            <w:fldChar w:fldCharType="end"/>
                          </w:r>
                          <w:r>
                            <w:t>:Comparaison des solution</w:t>
                          </w:r>
                        </w:ins>
                        <w:ins w:id="3142" w:author="Gates TEM" w:date="2025-03-25T09:38:00Z" w16du:dateUtc="2025-03-25T08:38:00Z">
                          <w:r>
                            <w:t>s</w:t>
                          </w:r>
                        </w:ins>
                        <w:ins w:id="3143" w:author="Gates TEM" w:date="2025-03-25T09:37:00Z" w16du:dateUtc="2025-03-25T08:37:00Z">
                          <w:r>
                            <w:t xml:space="preserve"> pour u(x)=x</w:t>
                          </w:r>
                          <w:r w:rsidRPr="00110F8A">
                            <w:rPr>
                              <w:vertAlign w:val="superscript"/>
                              <w:rPrChange w:id="3144" w:author="Gates TEM" w:date="2025-03-25T09:38:00Z" w16du:dateUtc="2025-03-25T08:38:00Z">
                                <w:rPr>
                                  <w:b/>
                                  <w:bCs/>
                                </w:rPr>
                              </w:rPrChange>
                            </w:rPr>
                            <w:t>3</w:t>
                          </w:r>
                        </w:ins>
                        <w:bookmarkEnd w:id="3138"/>
                      </w:p>
                    </w:txbxContent>
                  </v:textbox>
                  <w10:wrap type="topAndBottom"/>
                </v:shape>
              </w:pict>
            </mc:Fallback>
          </mc:AlternateContent>
        </w:r>
      </w:ins>
      <w:ins w:id="3145" w:author="Gates TEM" w:date="2025-03-25T09:11:00Z" w16du:dateUtc="2025-03-25T08:11:00Z">
        <w:r w:rsidR="00D65DEA">
          <w:rPr>
            <w:rFonts w:ascii="Times New Roman" w:hAnsi="Times New Roman" w:cs="Times New Roman"/>
            <w:bCs/>
            <w:noProof/>
            <w:sz w:val="24"/>
            <w:szCs w:val="24"/>
          </w:rPr>
          <w:drawing>
            <wp:anchor distT="0" distB="0" distL="114300" distR="114300" simplePos="0" relativeHeight="251662336" behindDoc="0" locked="0" layoutInCell="1" allowOverlap="1" wp14:anchorId="3E37E43D" wp14:editId="302DDC07">
              <wp:simplePos x="0" y="0"/>
              <wp:positionH relativeFrom="column">
                <wp:posOffset>-464185</wp:posOffset>
              </wp:positionH>
              <wp:positionV relativeFrom="paragraph">
                <wp:posOffset>0</wp:posOffset>
              </wp:positionV>
              <wp:extent cx="7119561" cy="5669280"/>
              <wp:effectExtent l="0" t="0" r="5715" b="7620"/>
              <wp:wrapTopAndBottom/>
              <wp:docPr id="4281897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89750" name="Picture 428189750"/>
                      <pic:cNvPicPr/>
                    </pic:nvPicPr>
                    <pic:blipFill>
                      <a:blip r:embed="rId12">
                        <a:extLst>
                          <a:ext uri="{28A0092B-C50C-407E-A947-70E740481C1C}">
                            <a14:useLocalDpi xmlns:a14="http://schemas.microsoft.com/office/drawing/2010/main" val="0"/>
                          </a:ext>
                        </a:extLst>
                      </a:blip>
                      <a:stretch>
                        <a:fillRect/>
                      </a:stretch>
                    </pic:blipFill>
                    <pic:spPr>
                      <a:xfrm>
                        <a:off x="0" y="0"/>
                        <a:ext cx="7119561" cy="5669280"/>
                      </a:xfrm>
                      <a:prstGeom prst="rect">
                        <a:avLst/>
                      </a:prstGeom>
                    </pic:spPr>
                  </pic:pic>
                </a:graphicData>
              </a:graphic>
            </wp:anchor>
          </w:drawing>
        </w:r>
      </w:ins>
    </w:p>
    <w:p w14:paraId="627E291F" w14:textId="77777777" w:rsidR="00110F8A" w:rsidRDefault="00B169CF">
      <w:pPr>
        <w:keepNext/>
        <w:rPr>
          <w:ins w:id="3146" w:author="Gates TEM" w:date="2025-03-25T09:38:00Z" w16du:dateUtc="2025-03-25T08:38:00Z"/>
        </w:rPr>
        <w:pPrChange w:id="3147" w:author="Gates TEM" w:date="2025-03-25T09:38:00Z" w16du:dateUtc="2025-03-25T08:38:00Z">
          <w:pPr/>
        </w:pPrChange>
      </w:pPr>
      <w:ins w:id="3148" w:author="Gates TEM" w:date="2025-03-25T09:04:00Z" w16du:dateUtc="2025-03-25T08:04:00Z">
        <w:r>
          <w:rPr>
            <w:rFonts w:ascii="Times New Roman" w:hAnsi="Times New Roman" w:cs="Times New Roman"/>
            <w:bCs/>
            <w:noProof/>
            <w:sz w:val="24"/>
            <w:szCs w:val="24"/>
          </w:rPr>
          <w:lastRenderedPageBreak/>
          <w:drawing>
            <wp:inline distT="0" distB="0" distL="0" distR="0" wp14:anchorId="66C8CF7E" wp14:editId="7A9DABA5">
              <wp:extent cx="5760720" cy="3456305"/>
              <wp:effectExtent l="0" t="0" r="0" b="0"/>
              <wp:docPr id="13189673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67360" name="Picture 131896736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ins>
    </w:p>
    <w:p w14:paraId="573BF9D9" w14:textId="73D976CA" w:rsidR="00B169CF" w:rsidRDefault="00110F8A">
      <w:pPr>
        <w:pStyle w:val="Caption"/>
        <w:jc w:val="center"/>
        <w:rPr>
          <w:ins w:id="3149" w:author="Gates TEM" w:date="2025-03-25T09:05:00Z" w16du:dateUtc="2025-03-25T08:05:00Z"/>
          <w:rFonts w:ascii="Times New Roman" w:hAnsi="Times New Roman" w:cs="Times New Roman"/>
          <w:sz w:val="24"/>
          <w:szCs w:val="24"/>
        </w:rPr>
        <w:pPrChange w:id="3150" w:author="Gates TEM" w:date="2025-03-25T09:38:00Z" w16du:dateUtc="2025-03-25T08:38:00Z">
          <w:pPr/>
        </w:pPrChange>
      </w:pPr>
      <w:bookmarkStart w:id="3151" w:name="_Toc193788237"/>
      <w:ins w:id="3152" w:author="Gates TEM" w:date="2025-03-25T09:38:00Z" w16du:dateUtc="2025-03-25T08:38:00Z">
        <w:r>
          <w:t xml:space="preserve">Figure </w:t>
        </w:r>
        <w:r>
          <w:fldChar w:fldCharType="begin"/>
        </w:r>
        <w:r>
          <w:instrText xml:space="preserve"> SEQ Figure \* ARABIC </w:instrText>
        </w:r>
      </w:ins>
      <w:r>
        <w:fldChar w:fldCharType="separate"/>
      </w:r>
      <w:ins w:id="3153" w:author="Gates TEM" w:date="2025-03-25T09:53:00Z" w16du:dateUtc="2025-03-25T08:53:00Z">
        <w:r w:rsidR="00B55532">
          <w:rPr>
            <w:noProof/>
          </w:rPr>
          <w:t>2</w:t>
        </w:r>
      </w:ins>
      <w:ins w:id="3154" w:author="Gates TEM" w:date="2025-03-25T09:38:00Z" w16du:dateUtc="2025-03-25T08:38:00Z">
        <w:r>
          <w:fldChar w:fldCharType="end"/>
        </w:r>
        <w:r>
          <w:t xml:space="preserve">:Convergence </w:t>
        </w:r>
        <w:r w:rsidRPr="00583A82">
          <w:t>pour u(x)=x3</w:t>
        </w:r>
      </w:ins>
      <w:bookmarkEnd w:id="3151"/>
    </w:p>
    <w:p w14:paraId="3823EFDD" w14:textId="77777777" w:rsidR="00110F8A" w:rsidRDefault="00D65DEA">
      <w:pPr>
        <w:keepNext/>
        <w:rPr>
          <w:ins w:id="3155" w:author="Gates TEM" w:date="2025-03-25T09:39:00Z" w16du:dateUtc="2025-03-25T08:39:00Z"/>
        </w:rPr>
        <w:pPrChange w:id="3156" w:author="Gates TEM" w:date="2025-03-25T09:39:00Z" w16du:dateUtc="2025-03-25T08:39:00Z">
          <w:pPr/>
        </w:pPrChange>
      </w:pPr>
      <w:ins w:id="3157" w:author="Gates TEM" w:date="2025-03-25T09:11:00Z" w16du:dateUtc="2025-03-25T08:11:00Z">
        <w:r>
          <w:rPr>
            <w:rFonts w:ascii="Times New Roman" w:hAnsi="Times New Roman" w:cs="Times New Roman"/>
            <w:bCs/>
            <w:noProof/>
            <w:sz w:val="24"/>
            <w:szCs w:val="24"/>
          </w:rPr>
          <w:drawing>
            <wp:inline distT="0" distB="0" distL="0" distR="0" wp14:anchorId="7AABBA60" wp14:editId="6AD6D31C">
              <wp:extent cx="6470917" cy="3893820"/>
              <wp:effectExtent l="0" t="0" r="6350" b="0"/>
              <wp:docPr id="19536749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74931" name="Picture 1953674931"/>
                      <pic:cNvPicPr/>
                    </pic:nvPicPr>
                    <pic:blipFill>
                      <a:blip r:embed="rId14">
                        <a:extLst>
                          <a:ext uri="{28A0092B-C50C-407E-A947-70E740481C1C}">
                            <a14:useLocalDpi xmlns:a14="http://schemas.microsoft.com/office/drawing/2010/main" val="0"/>
                          </a:ext>
                        </a:extLst>
                      </a:blip>
                      <a:stretch>
                        <a:fillRect/>
                      </a:stretch>
                    </pic:blipFill>
                    <pic:spPr>
                      <a:xfrm>
                        <a:off x="0" y="0"/>
                        <a:ext cx="6477316" cy="3897671"/>
                      </a:xfrm>
                      <a:prstGeom prst="rect">
                        <a:avLst/>
                      </a:prstGeom>
                    </pic:spPr>
                  </pic:pic>
                </a:graphicData>
              </a:graphic>
            </wp:inline>
          </w:drawing>
        </w:r>
      </w:ins>
    </w:p>
    <w:p w14:paraId="56E6460D" w14:textId="190B847E" w:rsidR="00B169CF" w:rsidRPr="00F636E1" w:rsidRDefault="00110F8A">
      <w:pPr>
        <w:pStyle w:val="Caption"/>
        <w:jc w:val="center"/>
        <w:rPr>
          <w:ins w:id="3158" w:author="Gates TEM" w:date="2025-03-19T13:06:00Z" w16du:dateUtc="2025-03-19T12:06:00Z"/>
          <w:rFonts w:ascii="Times New Roman" w:hAnsi="Times New Roman" w:cs="Times New Roman"/>
          <w:bCs w:val="0"/>
          <w:sz w:val="24"/>
          <w:szCs w:val="24"/>
          <w:rPrChange w:id="3159" w:author="Gates TEM" w:date="2025-03-25T08:36:00Z" w16du:dateUtc="2025-03-25T07:36:00Z">
            <w:rPr>
              <w:ins w:id="3160" w:author="Gates TEM" w:date="2025-03-19T13:06:00Z" w16du:dateUtc="2025-03-19T12:06:00Z"/>
              <w:rFonts w:ascii="Arial" w:hAnsi="Arial" w:cs="Arial"/>
              <w:bCs/>
            </w:rPr>
          </w:rPrChange>
        </w:rPr>
        <w:pPrChange w:id="3161" w:author="Gates TEM" w:date="2025-03-25T09:40:00Z" w16du:dateUtc="2025-03-25T08:40:00Z">
          <w:pPr/>
        </w:pPrChange>
      </w:pPr>
      <w:bookmarkStart w:id="3162" w:name="_Toc193788238"/>
      <w:ins w:id="3163" w:author="Gates TEM" w:date="2025-03-25T09:39:00Z" w16du:dateUtc="2025-03-25T08:39:00Z">
        <w:r>
          <w:t xml:space="preserve">Figure </w:t>
        </w:r>
        <w:r>
          <w:fldChar w:fldCharType="begin"/>
        </w:r>
        <w:r>
          <w:instrText xml:space="preserve"> SEQ Figure \* ARABIC </w:instrText>
        </w:r>
      </w:ins>
      <w:r>
        <w:fldChar w:fldCharType="separate"/>
      </w:r>
      <w:ins w:id="3164" w:author="Gates TEM" w:date="2025-03-25T09:53:00Z" w16du:dateUtc="2025-03-25T08:53:00Z">
        <w:r w:rsidR="00B55532">
          <w:rPr>
            <w:noProof/>
          </w:rPr>
          <w:t>3</w:t>
        </w:r>
      </w:ins>
      <w:ins w:id="3165" w:author="Gates TEM" w:date="2025-03-25T09:39:00Z" w16du:dateUtc="2025-03-25T08:39:00Z">
        <w:r>
          <w:fldChar w:fldCharType="end"/>
        </w:r>
        <w:r>
          <w:t>:Comparaison des solution pour u(x)</w:t>
        </w:r>
        <w:r>
          <w:rPr>
            <w:noProof/>
          </w:rPr>
          <w:t>=sin(pi*x)</w:t>
        </w:r>
      </w:ins>
      <w:bookmarkEnd w:id="3162"/>
    </w:p>
    <w:p w14:paraId="525362D6" w14:textId="77777777" w:rsidR="00110F8A" w:rsidRDefault="00B169CF">
      <w:pPr>
        <w:keepNext/>
        <w:rPr>
          <w:ins w:id="3166" w:author="Gates TEM" w:date="2025-03-25T09:40:00Z" w16du:dateUtc="2025-03-25T08:40:00Z"/>
        </w:rPr>
        <w:pPrChange w:id="3167" w:author="Gates TEM" w:date="2025-03-25T09:40:00Z" w16du:dateUtc="2025-03-25T08:40:00Z">
          <w:pPr/>
        </w:pPrChange>
      </w:pPr>
      <w:ins w:id="3168" w:author="Gates TEM" w:date="2025-03-25T09:05:00Z" w16du:dateUtc="2025-03-25T08:05:00Z">
        <w:r>
          <w:rPr>
            <w:rFonts w:ascii="Times New Roman" w:hAnsi="Times New Roman" w:cs="Times New Roman"/>
            <w:bCs/>
            <w:noProof/>
            <w:sz w:val="24"/>
            <w:szCs w:val="24"/>
          </w:rPr>
          <w:lastRenderedPageBreak/>
          <w:drawing>
            <wp:inline distT="0" distB="0" distL="0" distR="0" wp14:anchorId="0C9EAF55" wp14:editId="7E09DB85">
              <wp:extent cx="5760720" cy="3456305"/>
              <wp:effectExtent l="0" t="0" r="0" b="0"/>
              <wp:docPr id="12431016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01603" name="Picture 124310160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ins>
    </w:p>
    <w:p w14:paraId="6D99171E" w14:textId="78DD0E5D" w:rsidR="0072713C" w:rsidRPr="00F636E1" w:rsidRDefault="00110F8A">
      <w:pPr>
        <w:pStyle w:val="Caption"/>
        <w:jc w:val="center"/>
        <w:rPr>
          <w:ins w:id="3169" w:author="Gates TEM" w:date="2025-03-19T12:53:00Z" w16du:dateUtc="2025-03-19T11:53:00Z"/>
          <w:rFonts w:ascii="Times New Roman" w:hAnsi="Times New Roman" w:cs="Times New Roman"/>
          <w:bCs w:val="0"/>
          <w:sz w:val="24"/>
          <w:szCs w:val="24"/>
          <w:rPrChange w:id="3170" w:author="Gates TEM" w:date="2025-03-25T08:36:00Z" w16du:dateUtc="2025-03-25T07:36:00Z">
            <w:rPr>
              <w:ins w:id="3171" w:author="Gates TEM" w:date="2025-03-19T12:53:00Z" w16du:dateUtc="2025-03-19T11:53:00Z"/>
              <w:rFonts w:ascii="Arial" w:hAnsi="Arial" w:cs="Arial"/>
              <w:bCs/>
            </w:rPr>
          </w:rPrChange>
        </w:rPr>
        <w:pPrChange w:id="3172" w:author="Gates TEM" w:date="2025-03-25T09:40:00Z" w16du:dateUtc="2025-03-25T08:40:00Z">
          <w:pPr>
            <w:numPr>
              <w:numId w:val="5"/>
            </w:numPr>
            <w:tabs>
              <w:tab w:val="num" w:pos="720"/>
            </w:tabs>
            <w:ind w:left="720" w:hanging="360"/>
          </w:pPr>
        </w:pPrChange>
      </w:pPr>
      <w:bookmarkStart w:id="3173" w:name="_Toc193788239"/>
      <w:ins w:id="3174" w:author="Gates TEM" w:date="2025-03-25T09:40:00Z" w16du:dateUtc="2025-03-25T08:40:00Z">
        <w:r>
          <w:t xml:space="preserve">Figure </w:t>
        </w:r>
        <w:r>
          <w:fldChar w:fldCharType="begin"/>
        </w:r>
        <w:r>
          <w:instrText xml:space="preserve"> SEQ Figure \* ARABIC </w:instrText>
        </w:r>
      </w:ins>
      <w:r>
        <w:fldChar w:fldCharType="separate"/>
      </w:r>
      <w:ins w:id="3175" w:author="Gates TEM" w:date="2025-03-25T09:53:00Z" w16du:dateUtc="2025-03-25T08:53:00Z">
        <w:r w:rsidR="00B55532">
          <w:rPr>
            <w:noProof/>
          </w:rPr>
          <w:t>4</w:t>
        </w:r>
      </w:ins>
      <w:ins w:id="3176" w:author="Gates TEM" w:date="2025-03-25T09:40:00Z" w16du:dateUtc="2025-03-25T08:40:00Z">
        <w:r>
          <w:fldChar w:fldCharType="end"/>
        </w:r>
        <w:r>
          <w:t>: Convergence pour u(x)=sin(pi*x)</w:t>
        </w:r>
      </w:ins>
      <w:bookmarkEnd w:id="3173"/>
    </w:p>
    <w:p w14:paraId="5BBFC2AB" w14:textId="77777777" w:rsidR="00D65DEA" w:rsidRDefault="00D65DEA">
      <w:pPr>
        <w:pStyle w:val="Heading2"/>
        <w:rPr>
          <w:ins w:id="3177" w:author="Gates TEM" w:date="2025-03-25T09:22:00Z" w16du:dateUtc="2025-03-25T08:22:00Z"/>
        </w:rPr>
        <w:pPrChange w:id="3178" w:author="Gates TEM" w:date="2025-03-25T09:36:00Z" w16du:dateUtc="2025-03-25T08:36:00Z">
          <w:pPr/>
        </w:pPrChange>
      </w:pPr>
      <w:ins w:id="3179" w:author="Gates TEM" w:date="2025-03-25T09:19:00Z" w16du:dateUtc="2025-03-25T08:19:00Z">
        <w:r w:rsidRPr="00390DA4">
          <w:t>Analyse de l'erreur et de la convergence</w:t>
        </w:r>
      </w:ins>
    </w:p>
    <w:p w14:paraId="450EF25F" w14:textId="171DAA35" w:rsidR="001E4C28" w:rsidRDefault="001E4C28">
      <w:pPr>
        <w:pStyle w:val="Heading3"/>
        <w:rPr>
          <w:ins w:id="3180" w:author="Gates TEM" w:date="2025-03-25T09:21:00Z" w16du:dateUtc="2025-03-25T08:21:00Z"/>
        </w:rPr>
        <w:pPrChange w:id="3181" w:author="Gates TEM" w:date="2025-03-25T09:36:00Z" w16du:dateUtc="2025-03-25T08:36:00Z">
          <w:pPr/>
        </w:pPrChange>
      </w:pPr>
      <w:ins w:id="3182" w:author="Gates TEM" w:date="2025-03-25T09:22:00Z" w16du:dateUtc="2025-03-25T08:22:00Z">
        <w:r>
          <w:t>Resultat d</w:t>
        </w:r>
      </w:ins>
      <w:ins w:id="3183" w:author="Gates TEM" w:date="2025-03-25T09:23:00Z" w16du:dateUtc="2025-03-25T08:23:00Z">
        <w:r>
          <w:t xml:space="preserve">e convergence </w:t>
        </w:r>
      </w:ins>
    </w:p>
    <w:p w14:paraId="02092F26" w14:textId="77777777" w:rsidR="00110F8A" w:rsidRDefault="001E4C28">
      <w:pPr>
        <w:keepNext/>
        <w:rPr>
          <w:ins w:id="3184" w:author="Gates TEM" w:date="2025-03-25T09:41:00Z" w16du:dateUtc="2025-03-25T08:41:00Z"/>
        </w:rPr>
        <w:pPrChange w:id="3185" w:author="Gates TEM" w:date="2025-03-25T09:41:00Z" w16du:dateUtc="2025-03-25T08:41:00Z">
          <w:pPr/>
        </w:pPrChange>
      </w:pPr>
      <w:ins w:id="3186" w:author="Gates TEM" w:date="2025-03-25T09:22:00Z" w16du:dateUtc="2025-03-25T08:22:00Z">
        <w:r>
          <w:rPr>
            <w:rFonts w:ascii="Times New Roman" w:hAnsi="Times New Roman" w:cs="Times New Roman"/>
            <w:b/>
            <w:bCs/>
            <w:noProof/>
            <w:sz w:val="24"/>
            <w:szCs w:val="24"/>
            <w:lang w:eastAsia="en-US"/>
          </w:rPr>
          <w:drawing>
            <wp:inline distT="0" distB="0" distL="0" distR="0" wp14:anchorId="36C61402" wp14:editId="62100878">
              <wp:extent cx="5974080" cy="3337372"/>
              <wp:effectExtent l="0" t="0" r="7620" b="0"/>
              <wp:docPr id="15525036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03681" name="Picture 155250368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80790" cy="3341121"/>
                      </a:xfrm>
                      <a:prstGeom prst="rect">
                        <a:avLst/>
                      </a:prstGeom>
                    </pic:spPr>
                  </pic:pic>
                </a:graphicData>
              </a:graphic>
            </wp:inline>
          </w:drawing>
        </w:r>
      </w:ins>
    </w:p>
    <w:p w14:paraId="3C2191E8" w14:textId="5B9CF6AB" w:rsidR="001E4C28" w:rsidRPr="00390DA4" w:rsidRDefault="00110F8A">
      <w:pPr>
        <w:pStyle w:val="Caption"/>
        <w:jc w:val="center"/>
        <w:rPr>
          <w:ins w:id="3187" w:author="Gates TEM" w:date="2025-03-25T09:19:00Z" w16du:dateUtc="2025-03-25T08:19:00Z"/>
          <w:rFonts w:ascii="Times New Roman" w:hAnsi="Times New Roman" w:cs="Times New Roman"/>
          <w:sz w:val="24"/>
          <w:szCs w:val="24"/>
        </w:rPr>
        <w:pPrChange w:id="3188" w:author="Gates TEM" w:date="2025-03-25T09:41:00Z" w16du:dateUtc="2025-03-25T08:41:00Z">
          <w:pPr>
            <w:numPr>
              <w:numId w:val="9"/>
            </w:numPr>
            <w:tabs>
              <w:tab w:val="num" w:pos="720"/>
            </w:tabs>
            <w:ind w:left="720" w:hanging="360"/>
          </w:pPr>
        </w:pPrChange>
      </w:pPr>
      <w:bookmarkStart w:id="3189" w:name="_Toc193788240"/>
      <w:ins w:id="3190" w:author="Gates TEM" w:date="2025-03-25T09:41:00Z" w16du:dateUtc="2025-03-25T08:41:00Z">
        <w:r>
          <w:t xml:space="preserve">Figure </w:t>
        </w:r>
        <w:r>
          <w:fldChar w:fldCharType="begin"/>
        </w:r>
        <w:r>
          <w:instrText xml:space="preserve"> SEQ Figure \* ARABIC </w:instrText>
        </w:r>
      </w:ins>
      <w:r>
        <w:fldChar w:fldCharType="separate"/>
      </w:r>
      <w:ins w:id="3191" w:author="Gates TEM" w:date="2025-03-25T09:53:00Z" w16du:dateUtc="2025-03-25T08:53:00Z">
        <w:r w:rsidR="00B55532">
          <w:rPr>
            <w:noProof/>
          </w:rPr>
          <w:t>5</w:t>
        </w:r>
      </w:ins>
      <w:ins w:id="3192" w:author="Gates TEM" w:date="2025-03-25T09:41:00Z" w16du:dateUtc="2025-03-25T08:41:00Z">
        <w:r>
          <w:fldChar w:fldCharType="end"/>
        </w:r>
        <w:r>
          <w:t>:Resultat de convergence</w:t>
        </w:r>
      </w:ins>
      <w:bookmarkEnd w:id="3189"/>
    </w:p>
    <w:p w14:paraId="51B979AA" w14:textId="480AC482" w:rsidR="00D65DEA" w:rsidRPr="00D65DEA" w:rsidRDefault="00D65DEA" w:rsidP="00D65DEA">
      <w:pPr>
        <w:rPr>
          <w:ins w:id="3193" w:author="Gates TEM" w:date="2025-03-25T09:20:00Z"/>
          <w:rFonts w:ascii="Times New Roman" w:hAnsi="Times New Roman" w:cs="Times New Roman"/>
          <w:sz w:val="24"/>
          <w:szCs w:val="24"/>
          <w:lang w:eastAsia="en-US"/>
          <w:rPrChange w:id="3194" w:author="Gates TEM" w:date="2025-03-25T09:20:00Z" w16du:dateUtc="2025-03-25T08:20:00Z">
            <w:rPr>
              <w:ins w:id="3195" w:author="Gates TEM" w:date="2025-03-25T09:20:00Z"/>
              <w:rFonts w:ascii="Times New Roman" w:hAnsi="Times New Roman" w:cs="Times New Roman"/>
              <w:sz w:val="24"/>
              <w:szCs w:val="24"/>
              <w:lang w:val="en-US" w:eastAsia="en-US"/>
            </w:rPr>
          </w:rPrChange>
        </w:rPr>
      </w:pPr>
      <w:ins w:id="3196" w:author="Gates TEM" w:date="2025-03-25T09:20:00Z">
        <w:r w:rsidRPr="00D65DEA">
          <w:rPr>
            <w:rFonts w:ascii="Times New Roman" w:hAnsi="Times New Roman" w:cs="Times New Roman"/>
            <w:sz w:val="24"/>
            <w:szCs w:val="24"/>
            <w:lang w:eastAsia="en-US"/>
            <w:rPrChange w:id="3197" w:author="Gates TEM" w:date="2025-03-25T09:20:00Z" w16du:dateUtc="2025-03-25T08:20:00Z">
              <w:rPr>
                <w:rFonts w:ascii="Times New Roman" w:hAnsi="Times New Roman" w:cs="Times New Roman"/>
                <w:sz w:val="24"/>
                <w:szCs w:val="24"/>
                <w:lang w:val="en-US" w:eastAsia="en-US"/>
              </w:rPr>
            </w:rPrChange>
          </w:rPr>
          <w:t>L'analyse confirme que la méthode des différences finies atteint une convergence d'ordre </w:t>
        </w:r>
        <w:r w:rsidRPr="00D65DEA">
          <w:rPr>
            <w:rFonts w:ascii="Times New Roman" w:hAnsi="Times New Roman" w:cs="Times New Roman"/>
            <w:b/>
            <w:bCs/>
            <w:sz w:val="24"/>
            <w:szCs w:val="24"/>
            <w:lang w:eastAsia="en-US"/>
            <w:rPrChange w:id="3198" w:author="Gates TEM" w:date="2025-03-25T09:20:00Z" w16du:dateUtc="2025-03-25T08:20:00Z">
              <w:rPr>
                <w:rFonts w:ascii="Times New Roman" w:hAnsi="Times New Roman" w:cs="Times New Roman"/>
                <w:b/>
                <w:bCs/>
                <w:sz w:val="24"/>
                <w:szCs w:val="24"/>
                <w:lang w:val="en-US" w:eastAsia="en-US"/>
              </w:rPr>
            </w:rPrChange>
          </w:rPr>
          <w:t>2</w:t>
        </w:r>
        <w:r w:rsidRPr="00D65DEA">
          <w:rPr>
            <w:rFonts w:ascii="Times New Roman" w:hAnsi="Times New Roman" w:cs="Times New Roman"/>
            <w:sz w:val="24"/>
            <w:szCs w:val="24"/>
            <w:lang w:eastAsia="en-US"/>
            <w:rPrChange w:id="3199" w:author="Gates TEM" w:date="2025-03-25T09:20:00Z" w16du:dateUtc="2025-03-25T08:20:00Z">
              <w:rPr>
                <w:rFonts w:ascii="Times New Roman" w:hAnsi="Times New Roman" w:cs="Times New Roman"/>
                <w:sz w:val="24"/>
                <w:szCs w:val="24"/>
                <w:lang w:val="en-US" w:eastAsia="en-US"/>
              </w:rPr>
            </w:rPrChange>
          </w:rPr>
          <w:t> pour les solutions suffisamment régulières (ex : sin(</w:t>
        </w:r>
        <w:r w:rsidRPr="00D65DEA">
          <w:rPr>
            <w:rFonts w:ascii="Times New Roman" w:hAnsi="Times New Roman" w:cs="Times New Roman"/>
            <w:i/>
            <w:iCs/>
            <w:sz w:val="24"/>
            <w:szCs w:val="24"/>
            <w:lang w:val="en-US" w:eastAsia="en-US"/>
          </w:rPr>
          <w:t>π</w:t>
        </w:r>
        <w:r w:rsidRPr="00D65DEA">
          <w:rPr>
            <w:rFonts w:ascii="Times New Roman" w:hAnsi="Times New Roman" w:cs="Times New Roman"/>
            <w:i/>
            <w:iCs/>
            <w:sz w:val="24"/>
            <w:szCs w:val="24"/>
            <w:lang w:eastAsia="en-US"/>
            <w:rPrChange w:id="3200" w:author="Gates TEM" w:date="2025-03-25T09:20:00Z" w16du:dateUtc="2025-03-25T08:20:00Z">
              <w:rPr>
                <w:rFonts w:ascii="Times New Roman" w:hAnsi="Times New Roman" w:cs="Times New Roman"/>
                <w:i/>
                <w:iCs/>
                <w:sz w:val="24"/>
                <w:szCs w:val="24"/>
                <w:lang w:val="en-US" w:eastAsia="en-US"/>
              </w:rPr>
            </w:rPrChange>
          </w:rPr>
          <w:t>x</w:t>
        </w:r>
        <w:r w:rsidRPr="00D65DEA">
          <w:rPr>
            <w:rFonts w:ascii="Times New Roman" w:hAnsi="Times New Roman" w:cs="Times New Roman"/>
            <w:sz w:val="24"/>
            <w:szCs w:val="24"/>
            <w:lang w:eastAsia="en-US"/>
            <w:rPrChange w:id="3201" w:author="Gates TEM" w:date="2025-03-25T09:20:00Z" w16du:dateUtc="2025-03-25T08:20:00Z">
              <w:rPr>
                <w:rFonts w:ascii="Times New Roman" w:hAnsi="Times New Roman" w:cs="Times New Roman"/>
                <w:sz w:val="24"/>
                <w:szCs w:val="24"/>
                <w:lang w:val="en-US" w:eastAsia="en-US"/>
              </w:rPr>
            </w:rPrChange>
          </w:rPr>
          <w:t>)), conformément à la théorie. En revanche, son échec pour </w:t>
        </w:r>
      </w:ins>
      <m:oMath>
        <m:sSup>
          <m:sSupPr>
            <m:ctrlPr>
              <w:ins w:id="3202" w:author="Gates TEM" w:date="2025-03-25T09:21:00Z" w16du:dateUtc="2025-03-25T08:21:00Z">
                <w:rPr>
                  <w:rFonts w:ascii="Cambria Math" w:hAnsi="Cambria Math" w:cs="Times New Roman"/>
                  <w:i/>
                  <w:sz w:val="24"/>
                  <w:szCs w:val="24"/>
                </w:rPr>
              </w:ins>
            </m:ctrlPr>
          </m:sSupPr>
          <m:e>
            <m:r>
              <w:ins w:id="3203" w:author="Gates TEM" w:date="2025-03-25T09:21:00Z" w16du:dateUtc="2025-03-25T08:21:00Z">
                <w:rPr>
                  <w:rFonts w:ascii="Cambria Math" w:hAnsi="Cambria Math" w:cs="Times New Roman"/>
                  <w:sz w:val="24"/>
                  <w:szCs w:val="24"/>
                </w:rPr>
                <m:t>x</m:t>
              </w:ins>
            </m:r>
          </m:e>
          <m:sup>
            <m:r>
              <w:ins w:id="3204" w:author="Gates TEM" w:date="2025-03-25T09:21:00Z" w16du:dateUtc="2025-03-25T08:21:00Z">
                <w:rPr>
                  <w:rFonts w:ascii="Cambria Math" w:hAnsi="Cambria Math" w:cs="Times New Roman"/>
                  <w:sz w:val="24"/>
                  <w:szCs w:val="24"/>
                </w:rPr>
                <m:t>3</m:t>
              </w:ins>
            </m:r>
          </m:sup>
        </m:sSup>
      </m:oMath>
      <w:ins w:id="3205" w:author="Gates TEM" w:date="2025-03-25T09:20:00Z">
        <w:r w:rsidRPr="00D65DEA">
          <w:rPr>
            <w:rFonts w:ascii="Times New Roman" w:hAnsi="Times New Roman" w:cs="Times New Roman"/>
            <w:sz w:val="24"/>
            <w:szCs w:val="24"/>
            <w:lang w:eastAsia="en-US"/>
            <w:rPrChange w:id="3206" w:author="Gates TEM" w:date="2025-03-25T09:20:00Z" w16du:dateUtc="2025-03-25T08:20:00Z">
              <w:rPr>
                <w:rFonts w:ascii="Times New Roman" w:hAnsi="Times New Roman" w:cs="Times New Roman"/>
                <w:sz w:val="24"/>
                <w:szCs w:val="24"/>
                <w:lang w:val="en-US" w:eastAsia="en-US"/>
              </w:rPr>
            </w:rPrChange>
          </w:rPr>
          <w:t> met en lumière deux enseignements clés :</w:t>
        </w:r>
      </w:ins>
    </w:p>
    <w:p w14:paraId="537D4F6A" w14:textId="77777777" w:rsidR="00D65DEA" w:rsidRPr="00D65DEA" w:rsidRDefault="00D65DEA" w:rsidP="00D65DEA">
      <w:pPr>
        <w:numPr>
          <w:ilvl w:val="0"/>
          <w:numId w:val="14"/>
        </w:numPr>
        <w:rPr>
          <w:ins w:id="3207" w:author="Gates TEM" w:date="2025-03-25T09:20:00Z"/>
          <w:rFonts w:ascii="Times New Roman" w:hAnsi="Times New Roman" w:cs="Times New Roman"/>
          <w:sz w:val="24"/>
          <w:szCs w:val="24"/>
          <w:lang w:eastAsia="en-US"/>
          <w:rPrChange w:id="3208" w:author="Gates TEM" w:date="2025-03-25T09:20:00Z" w16du:dateUtc="2025-03-25T08:20:00Z">
            <w:rPr>
              <w:ins w:id="3209" w:author="Gates TEM" w:date="2025-03-25T09:20:00Z"/>
              <w:rFonts w:ascii="Times New Roman" w:hAnsi="Times New Roman" w:cs="Times New Roman"/>
              <w:sz w:val="24"/>
              <w:szCs w:val="24"/>
              <w:lang w:val="en-US" w:eastAsia="en-US"/>
            </w:rPr>
          </w:rPrChange>
        </w:rPr>
      </w:pPr>
      <w:ins w:id="3210" w:author="Gates TEM" w:date="2025-03-25T09:20:00Z">
        <w:r w:rsidRPr="00D65DEA">
          <w:rPr>
            <w:rFonts w:ascii="Times New Roman" w:hAnsi="Times New Roman" w:cs="Times New Roman"/>
            <w:b/>
            <w:bCs/>
            <w:sz w:val="24"/>
            <w:szCs w:val="24"/>
            <w:lang w:eastAsia="en-US"/>
            <w:rPrChange w:id="3211" w:author="Gates TEM" w:date="2025-03-25T09:20:00Z" w16du:dateUtc="2025-03-25T08:20:00Z">
              <w:rPr>
                <w:rFonts w:ascii="Times New Roman" w:hAnsi="Times New Roman" w:cs="Times New Roman"/>
                <w:b/>
                <w:bCs/>
                <w:sz w:val="24"/>
                <w:szCs w:val="24"/>
                <w:lang w:val="en-US" w:eastAsia="en-US"/>
              </w:rPr>
            </w:rPrChange>
          </w:rPr>
          <w:lastRenderedPageBreak/>
          <w:t>L'importance de la régularité</w:t>
        </w:r>
        <w:r w:rsidRPr="00D65DEA">
          <w:rPr>
            <w:rFonts w:ascii="Times New Roman" w:hAnsi="Times New Roman" w:cs="Times New Roman"/>
            <w:sz w:val="24"/>
            <w:szCs w:val="24"/>
            <w:lang w:eastAsia="en-US"/>
            <w:rPrChange w:id="3212" w:author="Gates TEM" w:date="2025-03-25T09:20:00Z" w16du:dateUtc="2025-03-25T08:20:00Z">
              <w:rPr>
                <w:rFonts w:ascii="Times New Roman" w:hAnsi="Times New Roman" w:cs="Times New Roman"/>
                <w:sz w:val="24"/>
                <w:szCs w:val="24"/>
                <w:lang w:val="en-US" w:eastAsia="en-US"/>
              </w:rPr>
            </w:rPrChange>
          </w:rPr>
          <w:t> : Les solutions discontinues ou aux dérivées non définies nécessitent des méthodes adaptées (éléments finis, maillages non uniformes).</w:t>
        </w:r>
      </w:ins>
    </w:p>
    <w:p w14:paraId="095C7B7D" w14:textId="77777777" w:rsidR="00D65DEA" w:rsidRPr="00D65DEA" w:rsidRDefault="00D65DEA" w:rsidP="00D65DEA">
      <w:pPr>
        <w:numPr>
          <w:ilvl w:val="0"/>
          <w:numId w:val="14"/>
        </w:numPr>
        <w:rPr>
          <w:ins w:id="3213" w:author="Gates TEM" w:date="2025-03-25T09:20:00Z"/>
          <w:rFonts w:ascii="Times New Roman" w:hAnsi="Times New Roman" w:cs="Times New Roman"/>
          <w:sz w:val="24"/>
          <w:szCs w:val="24"/>
          <w:lang w:eastAsia="en-US"/>
          <w:rPrChange w:id="3214" w:author="Gates TEM" w:date="2025-03-25T09:20:00Z" w16du:dateUtc="2025-03-25T08:20:00Z">
            <w:rPr>
              <w:ins w:id="3215" w:author="Gates TEM" w:date="2025-03-25T09:20:00Z"/>
              <w:rFonts w:ascii="Times New Roman" w:hAnsi="Times New Roman" w:cs="Times New Roman"/>
              <w:sz w:val="24"/>
              <w:szCs w:val="24"/>
              <w:lang w:val="en-US" w:eastAsia="en-US"/>
            </w:rPr>
          </w:rPrChange>
        </w:rPr>
      </w:pPr>
      <w:ins w:id="3216" w:author="Gates TEM" w:date="2025-03-25T09:20:00Z">
        <w:r w:rsidRPr="00D65DEA">
          <w:rPr>
            <w:rFonts w:ascii="Times New Roman" w:hAnsi="Times New Roman" w:cs="Times New Roman"/>
            <w:b/>
            <w:bCs/>
            <w:sz w:val="24"/>
            <w:szCs w:val="24"/>
            <w:lang w:eastAsia="en-US"/>
            <w:rPrChange w:id="3217" w:author="Gates TEM" w:date="2025-03-25T09:20:00Z" w16du:dateUtc="2025-03-25T08:20:00Z">
              <w:rPr>
                <w:rFonts w:ascii="Times New Roman" w:hAnsi="Times New Roman" w:cs="Times New Roman"/>
                <w:b/>
                <w:bCs/>
                <w:sz w:val="24"/>
                <w:szCs w:val="24"/>
                <w:lang w:val="en-US" w:eastAsia="en-US"/>
              </w:rPr>
            </w:rPrChange>
          </w:rPr>
          <w:t>Le rôle des conditions aux limites</w:t>
        </w:r>
        <w:r w:rsidRPr="00D65DEA">
          <w:rPr>
            <w:rFonts w:ascii="Times New Roman" w:hAnsi="Times New Roman" w:cs="Times New Roman"/>
            <w:sz w:val="24"/>
            <w:szCs w:val="24"/>
            <w:lang w:eastAsia="en-US"/>
            <w:rPrChange w:id="3218" w:author="Gates TEM" w:date="2025-03-25T09:20:00Z" w16du:dateUtc="2025-03-25T08:20:00Z">
              <w:rPr>
                <w:rFonts w:ascii="Times New Roman" w:hAnsi="Times New Roman" w:cs="Times New Roman"/>
                <w:sz w:val="24"/>
                <w:szCs w:val="24"/>
                <w:lang w:val="en-US" w:eastAsia="en-US"/>
              </w:rPr>
            </w:rPrChange>
          </w:rPr>
          <w:t> : Une formulation faible ou des conditions naturelles pourraient améliorer les résultats pour des problèmes moins réguliers.</w:t>
        </w:r>
      </w:ins>
    </w:p>
    <w:p w14:paraId="3BFA260E" w14:textId="77777777" w:rsidR="00D65DEA" w:rsidRPr="00D65DEA" w:rsidRDefault="00D65DEA" w:rsidP="00D65DEA">
      <w:pPr>
        <w:rPr>
          <w:ins w:id="3219" w:author="Gates TEM" w:date="2025-03-25T09:20:00Z"/>
          <w:rFonts w:ascii="Times New Roman" w:hAnsi="Times New Roman" w:cs="Times New Roman"/>
          <w:sz w:val="24"/>
          <w:szCs w:val="24"/>
          <w:lang w:eastAsia="en-US"/>
          <w:rPrChange w:id="3220" w:author="Gates TEM" w:date="2025-03-25T09:20:00Z" w16du:dateUtc="2025-03-25T08:20:00Z">
            <w:rPr>
              <w:ins w:id="3221" w:author="Gates TEM" w:date="2025-03-25T09:20:00Z"/>
              <w:rFonts w:ascii="Times New Roman" w:hAnsi="Times New Roman" w:cs="Times New Roman"/>
              <w:sz w:val="24"/>
              <w:szCs w:val="24"/>
              <w:lang w:val="en-US" w:eastAsia="en-US"/>
            </w:rPr>
          </w:rPrChange>
        </w:rPr>
      </w:pPr>
      <w:ins w:id="3222" w:author="Gates TEM" w:date="2025-03-25T09:20:00Z">
        <w:r w:rsidRPr="00D65DEA">
          <w:rPr>
            <w:rFonts w:ascii="Times New Roman" w:hAnsi="Times New Roman" w:cs="Times New Roman"/>
            <w:sz w:val="24"/>
            <w:szCs w:val="24"/>
            <w:lang w:eastAsia="en-US"/>
            <w:rPrChange w:id="3223" w:author="Gates TEM" w:date="2025-03-25T09:20:00Z" w16du:dateUtc="2025-03-25T08:20:00Z">
              <w:rPr>
                <w:rFonts w:ascii="Times New Roman" w:hAnsi="Times New Roman" w:cs="Times New Roman"/>
                <w:sz w:val="24"/>
                <w:szCs w:val="24"/>
                <w:lang w:val="en-US" w:eastAsia="en-US"/>
              </w:rPr>
            </w:rPrChange>
          </w:rPr>
          <w:t>Ces résultats illustrent la </w:t>
        </w:r>
        <w:r w:rsidRPr="00D65DEA">
          <w:rPr>
            <w:rFonts w:ascii="Times New Roman" w:hAnsi="Times New Roman" w:cs="Times New Roman"/>
            <w:b/>
            <w:bCs/>
            <w:sz w:val="24"/>
            <w:szCs w:val="24"/>
            <w:lang w:eastAsia="en-US"/>
            <w:rPrChange w:id="3224" w:author="Gates TEM" w:date="2025-03-25T09:20:00Z" w16du:dateUtc="2025-03-25T08:20:00Z">
              <w:rPr>
                <w:rFonts w:ascii="Times New Roman" w:hAnsi="Times New Roman" w:cs="Times New Roman"/>
                <w:b/>
                <w:bCs/>
                <w:sz w:val="24"/>
                <w:szCs w:val="24"/>
                <w:lang w:val="en-US" w:eastAsia="en-US"/>
              </w:rPr>
            </w:rPrChange>
          </w:rPr>
          <w:t>puissance</w:t>
        </w:r>
        <w:r w:rsidRPr="00D65DEA">
          <w:rPr>
            <w:rFonts w:ascii="Times New Roman" w:hAnsi="Times New Roman" w:cs="Times New Roman"/>
            <w:sz w:val="24"/>
            <w:szCs w:val="24"/>
            <w:lang w:eastAsia="en-US"/>
            <w:rPrChange w:id="3225" w:author="Gates TEM" w:date="2025-03-25T09:20:00Z" w16du:dateUtc="2025-03-25T08:20:00Z">
              <w:rPr>
                <w:rFonts w:ascii="Times New Roman" w:hAnsi="Times New Roman" w:cs="Times New Roman"/>
                <w:sz w:val="24"/>
                <w:szCs w:val="24"/>
                <w:lang w:val="en-US" w:eastAsia="en-US"/>
              </w:rPr>
            </w:rPrChange>
          </w:rPr>
          <w:t> mais aussi les </w:t>
        </w:r>
        <w:r w:rsidRPr="00D65DEA">
          <w:rPr>
            <w:rFonts w:ascii="Times New Roman" w:hAnsi="Times New Roman" w:cs="Times New Roman"/>
            <w:b/>
            <w:bCs/>
            <w:sz w:val="24"/>
            <w:szCs w:val="24"/>
            <w:lang w:eastAsia="en-US"/>
            <w:rPrChange w:id="3226" w:author="Gates TEM" w:date="2025-03-25T09:20:00Z" w16du:dateUtc="2025-03-25T08:20:00Z">
              <w:rPr>
                <w:rFonts w:ascii="Times New Roman" w:hAnsi="Times New Roman" w:cs="Times New Roman"/>
                <w:b/>
                <w:bCs/>
                <w:sz w:val="24"/>
                <w:szCs w:val="24"/>
                <w:lang w:val="en-US" w:eastAsia="en-US"/>
              </w:rPr>
            </w:rPrChange>
          </w:rPr>
          <w:t>limitations</w:t>
        </w:r>
        <w:r w:rsidRPr="00D65DEA">
          <w:rPr>
            <w:rFonts w:ascii="Times New Roman" w:hAnsi="Times New Roman" w:cs="Times New Roman"/>
            <w:sz w:val="24"/>
            <w:szCs w:val="24"/>
            <w:lang w:eastAsia="en-US"/>
            <w:rPrChange w:id="3227" w:author="Gates TEM" w:date="2025-03-25T09:20:00Z" w16du:dateUtc="2025-03-25T08:20:00Z">
              <w:rPr>
                <w:rFonts w:ascii="Times New Roman" w:hAnsi="Times New Roman" w:cs="Times New Roman"/>
                <w:sz w:val="24"/>
                <w:szCs w:val="24"/>
                <w:lang w:val="en-US" w:eastAsia="en-US"/>
              </w:rPr>
            </w:rPrChange>
          </w:rPr>
          <w:t> des méthodes aux différences finies, soulignant l'importance du choix d'une méthode numérique adaptée aux propriétés mathématiques du problème.</w:t>
        </w:r>
      </w:ins>
    </w:p>
    <w:p w14:paraId="7B97437E" w14:textId="494BC242" w:rsidR="006C7E5B" w:rsidDel="00D65DEA" w:rsidRDefault="00000000">
      <w:pPr>
        <w:rPr>
          <w:del w:id="3228" w:author="Gates TEM" w:date="2025-03-19T12:53:00Z" w16du:dateUtc="2025-03-19T11:53:00Z"/>
          <w:rFonts w:ascii="Times New Roman" w:hAnsi="Times New Roman" w:cs="Times New Roman"/>
          <w:sz w:val="24"/>
          <w:szCs w:val="24"/>
          <w:lang w:eastAsia="en-US"/>
        </w:rPr>
      </w:pPr>
      <w:del w:id="3229" w:author="Gates TEM" w:date="2025-03-19T12:53:00Z" w16du:dateUtc="2025-03-19T11:53:00Z">
        <w:r w:rsidRPr="00F636E1" w:rsidDel="00483481">
          <w:rPr>
            <w:rFonts w:ascii="Times New Roman" w:hAnsi="Times New Roman" w:cs="Times New Roman"/>
            <w:sz w:val="24"/>
            <w:szCs w:val="24"/>
            <w:lang w:eastAsia="en-US"/>
            <w:rPrChange w:id="3230" w:author="Gates TEM" w:date="2025-03-25T08:36:00Z" w16du:dateUtc="2025-03-25T07:36:00Z">
              <w:rPr>
                <w:lang w:eastAsia="en-US"/>
              </w:rPr>
            </w:rPrChange>
          </w:rPr>
          <w:delText>Dire ce qui a été fait</w:delText>
        </w:r>
      </w:del>
    </w:p>
    <w:p w14:paraId="09D859E8" w14:textId="77777777" w:rsidR="00D65DEA" w:rsidRDefault="00D65DEA">
      <w:pPr>
        <w:rPr>
          <w:ins w:id="3231" w:author="Gates TEM" w:date="2025-03-25T09:19:00Z" w16du:dateUtc="2025-03-25T08:19:00Z"/>
          <w:rFonts w:ascii="Times New Roman" w:hAnsi="Times New Roman" w:cs="Times New Roman"/>
          <w:sz w:val="24"/>
          <w:szCs w:val="24"/>
          <w:lang w:eastAsia="en-US"/>
        </w:rPr>
      </w:pPr>
    </w:p>
    <w:p w14:paraId="06C03E44" w14:textId="77777777" w:rsidR="00D65DEA" w:rsidRPr="00F636E1" w:rsidRDefault="00D65DEA">
      <w:pPr>
        <w:rPr>
          <w:ins w:id="3232" w:author="Gates TEM" w:date="2025-03-25T09:19:00Z" w16du:dateUtc="2025-03-25T08:19:00Z"/>
          <w:rFonts w:ascii="Times New Roman" w:hAnsi="Times New Roman" w:cs="Times New Roman"/>
          <w:sz w:val="24"/>
          <w:szCs w:val="24"/>
          <w:lang w:eastAsia="en-US"/>
          <w:rPrChange w:id="3233" w:author="Gates TEM" w:date="2025-03-25T08:36:00Z" w16du:dateUtc="2025-03-25T07:36:00Z">
            <w:rPr>
              <w:ins w:id="3234" w:author="Gates TEM" w:date="2025-03-25T09:19:00Z" w16du:dateUtc="2025-03-25T08:19:00Z"/>
              <w:lang w:eastAsia="en-US"/>
            </w:rPr>
          </w:rPrChange>
        </w:rPr>
      </w:pPr>
    </w:p>
    <w:p w14:paraId="368D7EDB" w14:textId="61B8CC00" w:rsidR="0072713C" w:rsidRPr="00F636E1" w:rsidDel="00D65DEA" w:rsidRDefault="00000000">
      <w:pPr>
        <w:rPr>
          <w:del w:id="3235" w:author="Gates TEM" w:date="2025-03-25T09:12:00Z" w16du:dateUtc="2025-03-25T08:12:00Z"/>
          <w:rFonts w:ascii="Times New Roman" w:hAnsi="Times New Roman" w:cs="Times New Roman"/>
          <w:sz w:val="24"/>
          <w:szCs w:val="24"/>
          <w:lang w:eastAsia="en-US"/>
          <w:rPrChange w:id="3236" w:author="Gates TEM" w:date="2025-03-25T08:36:00Z" w16du:dateUtc="2025-03-25T07:36:00Z">
            <w:rPr>
              <w:del w:id="3237" w:author="Gates TEM" w:date="2025-03-25T09:12:00Z" w16du:dateUtc="2025-03-25T08:12:00Z"/>
              <w:lang w:eastAsia="en-US"/>
            </w:rPr>
          </w:rPrChange>
        </w:rPr>
      </w:pPr>
      <w:del w:id="3238" w:author="Gates TEM" w:date="2025-03-25T09:12:00Z" w16du:dateUtc="2025-03-25T08:12:00Z">
        <w:r w:rsidRPr="00F636E1" w:rsidDel="00D65DEA">
          <w:rPr>
            <w:rFonts w:ascii="Times New Roman" w:hAnsi="Times New Roman" w:cs="Times New Roman"/>
            <w:sz w:val="24"/>
            <w:szCs w:val="24"/>
            <w:lang w:eastAsia="en-US"/>
            <w:rPrChange w:id="3239" w:author="Gates TEM" w:date="2025-03-25T08:36:00Z" w16du:dateUtc="2025-03-25T07:36:00Z">
              <w:rPr>
                <w:lang w:eastAsia="en-US"/>
              </w:rPr>
            </w:rPrChange>
          </w:rPr>
          <w:delText>Fournir les captures d’écran</w:delText>
        </w:r>
      </w:del>
      <w:ins w:id="3240" w:author="Gates TEM" w:date="2025-03-25T09:12:00Z" w16du:dateUtc="2025-03-25T08:12:00Z">
        <w:r w:rsidR="00D65DEA">
          <w:rPr>
            <w:rFonts w:ascii="Times New Roman" w:hAnsi="Times New Roman" w:cs="Times New Roman"/>
            <w:sz w:val="24"/>
            <w:szCs w:val="24"/>
            <w:lang w:eastAsia="en-US"/>
          </w:rPr>
          <w:t>A ce document est joint</w:t>
        </w:r>
      </w:ins>
    </w:p>
    <w:p w14:paraId="1B679847" w14:textId="77777777" w:rsidR="006C7E5B" w:rsidRPr="00F636E1" w:rsidRDefault="00000000">
      <w:pPr>
        <w:rPr>
          <w:rFonts w:ascii="Times New Roman" w:hAnsi="Times New Roman" w:cs="Times New Roman"/>
          <w:sz w:val="24"/>
          <w:szCs w:val="24"/>
          <w:lang w:eastAsia="en-US"/>
          <w:rPrChange w:id="3241" w:author="Gates TEM" w:date="2025-03-25T08:36:00Z" w16du:dateUtc="2025-03-25T07:36:00Z">
            <w:rPr>
              <w:lang w:eastAsia="en-US"/>
            </w:rPr>
          </w:rPrChange>
        </w:rPr>
      </w:pPr>
      <w:del w:id="3242" w:author="Gates TEM" w:date="2025-03-25T09:12:00Z" w16du:dateUtc="2025-03-25T08:12:00Z">
        <w:r w:rsidRPr="00F636E1" w:rsidDel="00D65DEA">
          <w:rPr>
            <w:rFonts w:ascii="Times New Roman" w:hAnsi="Times New Roman" w:cs="Times New Roman"/>
            <w:sz w:val="24"/>
            <w:szCs w:val="24"/>
            <w:lang w:eastAsia="en-US"/>
            <w:rPrChange w:id="3243" w:author="Gates TEM" w:date="2025-03-25T08:36:00Z" w16du:dateUtc="2025-03-25T07:36:00Z">
              <w:rPr>
                <w:lang w:eastAsia="en-US"/>
              </w:rPr>
            </w:rPrChange>
          </w:rPr>
          <w:delText>Joindre</w:delText>
        </w:r>
      </w:del>
      <w:r w:rsidRPr="00F636E1">
        <w:rPr>
          <w:rFonts w:ascii="Times New Roman" w:hAnsi="Times New Roman" w:cs="Times New Roman"/>
          <w:sz w:val="24"/>
          <w:szCs w:val="24"/>
          <w:lang w:eastAsia="en-US"/>
          <w:rPrChange w:id="3244" w:author="Gates TEM" w:date="2025-03-25T08:36:00Z" w16du:dateUtc="2025-03-25T07:36:00Z">
            <w:rPr>
              <w:lang w:eastAsia="en-US"/>
            </w:rPr>
          </w:rPrChange>
        </w:rPr>
        <w:t xml:space="preserve"> les codes sources produits et le dossier du projet qu’on peut exécuter pour voir</w:t>
      </w:r>
    </w:p>
    <w:p w14:paraId="627FA15C" w14:textId="77777777" w:rsidR="006C7E5B" w:rsidRDefault="00000000">
      <w:pPr>
        <w:rPr>
          <w:ins w:id="3245" w:author="Gates TEM" w:date="2025-03-25T09:23:00Z" w16du:dateUtc="2025-03-25T08:23:00Z"/>
          <w:rFonts w:ascii="Times New Roman" w:hAnsi="Times New Roman" w:cs="Times New Roman"/>
          <w:sz w:val="24"/>
          <w:szCs w:val="24"/>
          <w:lang w:eastAsia="en-US"/>
        </w:rPr>
      </w:pPr>
      <w:r w:rsidRPr="00F636E1">
        <w:rPr>
          <w:rFonts w:ascii="Times New Roman" w:hAnsi="Times New Roman" w:cs="Times New Roman"/>
          <w:sz w:val="24"/>
          <w:szCs w:val="24"/>
          <w:lang w:eastAsia="en-US"/>
          <w:rPrChange w:id="3246" w:author="Gates TEM" w:date="2025-03-25T08:36:00Z" w16du:dateUtc="2025-03-25T07:36:00Z">
            <w:rPr>
              <w:lang w:eastAsia="en-US"/>
            </w:rPr>
          </w:rPrChange>
        </w:rPr>
        <w:t>Donner le détail des concepts appris</w:t>
      </w:r>
    </w:p>
    <w:p w14:paraId="3F0E0D6A" w14:textId="3FA5A1E9" w:rsidR="001E4C28" w:rsidRPr="001E4C28" w:rsidRDefault="001E4C28">
      <w:pPr>
        <w:numPr>
          <w:ilvl w:val="0"/>
          <w:numId w:val="16"/>
        </w:numPr>
        <w:rPr>
          <w:ins w:id="3247" w:author="Gates TEM" w:date="2025-03-25T09:23:00Z"/>
          <w:rFonts w:ascii="Times New Roman" w:hAnsi="Times New Roman" w:cs="Times New Roman"/>
          <w:sz w:val="24"/>
          <w:szCs w:val="24"/>
          <w:lang w:eastAsia="en-US"/>
          <w:rPrChange w:id="3248" w:author="Gates TEM" w:date="2025-03-25T09:23:00Z" w16du:dateUtc="2025-03-25T08:23:00Z">
            <w:rPr>
              <w:ins w:id="3249" w:author="Gates TEM" w:date="2025-03-25T09:23:00Z"/>
              <w:rFonts w:ascii="Times New Roman" w:hAnsi="Times New Roman" w:cs="Times New Roman"/>
              <w:sz w:val="24"/>
              <w:szCs w:val="24"/>
              <w:lang w:val="en-US" w:eastAsia="en-US"/>
            </w:rPr>
          </w:rPrChange>
        </w:rPr>
        <w:pPrChange w:id="3250" w:author="Gates TEM" w:date="2025-03-25T09:24:00Z" w16du:dateUtc="2025-03-25T08:24:00Z">
          <w:pPr>
            <w:numPr>
              <w:numId w:val="15"/>
            </w:numPr>
            <w:tabs>
              <w:tab w:val="num" w:pos="720"/>
            </w:tabs>
            <w:ind w:left="720" w:hanging="360"/>
          </w:pPr>
        </w:pPrChange>
      </w:pPr>
      <w:ins w:id="3251" w:author="Gates TEM" w:date="2025-03-25T09:23:00Z">
        <w:r w:rsidRPr="001E4C28">
          <w:rPr>
            <w:rFonts w:ascii="Times New Roman" w:hAnsi="Times New Roman" w:cs="Times New Roman"/>
            <w:sz w:val="24"/>
            <w:szCs w:val="24"/>
            <w:lang w:eastAsia="en-US"/>
            <w:rPrChange w:id="3252" w:author="Gates TEM" w:date="2025-03-25T09:23:00Z" w16du:dateUtc="2025-03-25T08:23:00Z">
              <w:rPr>
                <w:rFonts w:ascii="Times New Roman" w:hAnsi="Times New Roman" w:cs="Times New Roman"/>
                <w:sz w:val="24"/>
                <w:szCs w:val="24"/>
                <w:lang w:val="en-US" w:eastAsia="en-US"/>
              </w:rPr>
            </w:rPrChange>
          </w:rPr>
          <w:t>La méthode des différences finies a été appliquée pour résoudre −</w:t>
        </w:r>
        <w:r w:rsidRPr="001E4C28">
          <w:rPr>
            <w:rFonts w:ascii="Times New Roman" w:hAnsi="Times New Roman" w:cs="Times New Roman"/>
            <w:i/>
            <w:iCs/>
            <w:sz w:val="24"/>
            <w:szCs w:val="24"/>
            <w:lang w:eastAsia="en-US"/>
            <w:rPrChange w:id="3253" w:author="Gates TEM" w:date="2025-03-25T09:23:00Z" w16du:dateUtc="2025-03-25T08:23:00Z">
              <w:rPr>
                <w:rFonts w:ascii="Times New Roman" w:hAnsi="Times New Roman" w:cs="Times New Roman"/>
                <w:i/>
                <w:iCs/>
                <w:sz w:val="24"/>
                <w:szCs w:val="24"/>
                <w:lang w:val="en-US" w:eastAsia="en-US"/>
              </w:rPr>
            </w:rPrChange>
          </w:rPr>
          <w:t>u</w:t>
        </w:r>
      </w:ins>
      <w:ins w:id="3254" w:author="Gates TEM" w:date="2025-03-26T11:20:00Z" w16du:dateUtc="2025-03-26T10:20:00Z">
        <w:r w:rsidR="000C349F">
          <w:rPr>
            <w:rFonts w:ascii="Times New Roman" w:hAnsi="Times New Roman" w:cs="Times New Roman"/>
            <w:i/>
            <w:iCs/>
            <w:sz w:val="24"/>
            <w:szCs w:val="24"/>
            <w:lang w:eastAsia="en-US"/>
          </w:rPr>
          <w:t>’</w:t>
        </w:r>
      </w:ins>
      <w:ins w:id="3255" w:author="Gates TEM" w:date="2025-03-25T09:23:00Z">
        <w:r w:rsidRPr="001E4C28">
          <w:rPr>
            <w:rFonts w:ascii="Times New Roman" w:hAnsi="Times New Roman" w:cs="Times New Roman" w:hint="eastAsia"/>
            <w:sz w:val="24"/>
            <w:szCs w:val="24"/>
            <w:lang w:eastAsia="en-US"/>
            <w:rPrChange w:id="3256" w:author="Gates TEM" w:date="2025-03-25T09:23:00Z" w16du:dateUtc="2025-03-25T08:23:00Z">
              <w:rPr>
                <w:rFonts w:ascii="Times New Roman" w:hAnsi="Times New Roman" w:cs="Times New Roman" w:hint="eastAsia"/>
                <w:sz w:val="24"/>
                <w:szCs w:val="24"/>
                <w:lang w:val="en-US" w:eastAsia="en-US"/>
              </w:rPr>
            </w:rPrChange>
          </w:rPr>
          <w:t>′</w:t>
        </w:r>
        <w:r w:rsidRPr="001E4C28">
          <w:rPr>
            <w:rFonts w:ascii="Times New Roman" w:hAnsi="Times New Roman" w:cs="Times New Roman" w:hint="eastAsia"/>
            <w:sz w:val="24"/>
            <w:szCs w:val="24"/>
            <w:lang w:eastAsia="en-US"/>
            <w:rPrChange w:id="3257" w:author="Gates TEM" w:date="2025-03-25T09:23:00Z" w16du:dateUtc="2025-03-25T08:23:00Z">
              <w:rPr>
                <w:rFonts w:ascii="Times New Roman" w:hAnsi="Times New Roman" w:cs="Times New Roman" w:hint="eastAsia"/>
                <w:sz w:val="24"/>
                <w:szCs w:val="24"/>
                <w:lang w:val="en-US" w:eastAsia="en-US"/>
              </w:rPr>
            </w:rPrChange>
          </w:rPr>
          <w:t>=</w:t>
        </w:r>
        <w:r w:rsidRPr="001E4C28">
          <w:rPr>
            <w:rFonts w:ascii="Times New Roman" w:hAnsi="Times New Roman" w:cs="Times New Roman"/>
            <w:i/>
            <w:iCs/>
            <w:sz w:val="24"/>
            <w:szCs w:val="24"/>
            <w:lang w:eastAsia="en-US"/>
            <w:rPrChange w:id="3258" w:author="Gates TEM" w:date="2025-03-25T09:23:00Z" w16du:dateUtc="2025-03-25T08:23:00Z">
              <w:rPr>
                <w:rFonts w:ascii="Times New Roman" w:hAnsi="Times New Roman" w:cs="Times New Roman"/>
                <w:i/>
                <w:iCs/>
                <w:sz w:val="24"/>
                <w:szCs w:val="24"/>
                <w:lang w:val="en-US" w:eastAsia="en-US"/>
              </w:rPr>
            </w:rPrChange>
          </w:rPr>
          <w:t>f</w:t>
        </w:r>
        <w:r w:rsidRPr="001E4C28">
          <w:rPr>
            <w:rFonts w:ascii="Times New Roman" w:hAnsi="Times New Roman" w:cs="Times New Roman"/>
            <w:sz w:val="24"/>
            <w:szCs w:val="24"/>
            <w:lang w:eastAsia="en-US"/>
            <w:rPrChange w:id="3259" w:author="Gates TEM" w:date="2025-03-25T09:23:00Z" w16du:dateUtc="2025-03-25T08:23:00Z">
              <w:rPr>
                <w:rFonts w:ascii="Times New Roman" w:hAnsi="Times New Roman" w:cs="Times New Roman"/>
                <w:sz w:val="24"/>
                <w:szCs w:val="24"/>
                <w:lang w:val="en-US" w:eastAsia="en-US"/>
              </w:rPr>
            </w:rPrChange>
          </w:rPr>
          <w:t> sur [0,1] avec conditions de Dirichlet.</w:t>
        </w:r>
      </w:ins>
    </w:p>
    <w:p w14:paraId="19257C05" w14:textId="5E58E87C" w:rsidR="001E4C28" w:rsidRPr="001E4C28" w:rsidRDefault="001E4C28">
      <w:pPr>
        <w:numPr>
          <w:ilvl w:val="0"/>
          <w:numId w:val="16"/>
        </w:numPr>
        <w:rPr>
          <w:ins w:id="3260" w:author="Gates TEM" w:date="2025-03-25T09:23:00Z"/>
          <w:rFonts w:ascii="Times New Roman" w:hAnsi="Times New Roman" w:cs="Times New Roman"/>
          <w:sz w:val="24"/>
          <w:szCs w:val="24"/>
          <w:lang w:eastAsia="en-US"/>
          <w:rPrChange w:id="3261" w:author="Gates TEM" w:date="2025-03-25T09:23:00Z" w16du:dateUtc="2025-03-25T08:23:00Z">
            <w:rPr>
              <w:ins w:id="3262" w:author="Gates TEM" w:date="2025-03-25T09:23:00Z"/>
              <w:rFonts w:ascii="Times New Roman" w:hAnsi="Times New Roman" w:cs="Times New Roman"/>
              <w:sz w:val="24"/>
              <w:szCs w:val="24"/>
              <w:lang w:val="en-US" w:eastAsia="en-US"/>
            </w:rPr>
          </w:rPrChange>
        </w:rPr>
        <w:pPrChange w:id="3263" w:author="Gates TEM" w:date="2025-03-25T09:24:00Z" w16du:dateUtc="2025-03-25T08:24:00Z">
          <w:pPr>
            <w:numPr>
              <w:numId w:val="15"/>
            </w:numPr>
            <w:tabs>
              <w:tab w:val="num" w:pos="720"/>
            </w:tabs>
            <w:ind w:left="720" w:hanging="360"/>
          </w:pPr>
        </w:pPrChange>
      </w:pPr>
      <w:ins w:id="3264" w:author="Gates TEM" w:date="2025-03-25T09:23:00Z">
        <w:r w:rsidRPr="001E4C28">
          <w:rPr>
            <w:rFonts w:ascii="Times New Roman" w:hAnsi="Times New Roman" w:cs="Times New Roman"/>
            <w:sz w:val="24"/>
            <w:szCs w:val="24"/>
            <w:lang w:eastAsia="en-US"/>
            <w:rPrChange w:id="3265" w:author="Gates TEM" w:date="2025-03-25T09:23:00Z" w16du:dateUtc="2025-03-25T08:23:00Z">
              <w:rPr>
                <w:rFonts w:ascii="Times New Roman" w:hAnsi="Times New Roman" w:cs="Times New Roman"/>
                <w:sz w:val="24"/>
                <w:szCs w:val="24"/>
                <w:lang w:val="en-US" w:eastAsia="en-US"/>
              </w:rPr>
            </w:rPrChange>
          </w:rPr>
          <w:t>Deux cas tests ont été étudiés : </w:t>
        </w:r>
        <w:r w:rsidRPr="001E4C28">
          <w:rPr>
            <w:rFonts w:ascii="Times New Roman" w:hAnsi="Times New Roman" w:cs="Times New Roman"/>
            <w:i/>
            <w:iCs/>
            <w:sz w:val="24"/>
            <w:szCs w:val="24"/>
            <w:lang w:eastAsia="en-US"/>
            <w:rPrChange w:id="3266" w:author="Gates TEM" w:date="2025-03-25T09:23:00Z" w16du:dateUtc="2025-03-25T08:23:00Z">
              <w:rPr>
                <w:rFonts w:ascii="Times New Roman" w:hAnsi="Times New Roman" w:cs="Times New Roman"/>
                <w:i/>
                <w:iCs/>
                <w:sz w:val="24"/>
                <w:szCs w:val="24"/>
                <w:lang w:val="en-US" w:eastAsia="en-US"/>
              </w:rPr>
            </w:rPrChange>
          </w:rPr>
          <w:t>u</w:t>
        </w:r>
        <w:r w:rsidRPr="001E4C28">
          <w:rPr>
            <w:rFonts w:ascii="Times New Roman" w:hAnsi="Times New Roman" w:cs="Times New Roman"/>
            <w:sz w:val="24"/>
            <w:szCs w:val="24"/>
            <w:lang w:eastAsia="en-US"/>
            <w:rPrChange w:id="3267" w:author="Gates TEM" w:date="2025-03-25T09:23:00Z" w16du:dateUtc="2025-03-25T08:23:00Z">
              <w:rPr>
                <w:rFonts w:ascii="Times New Roman" w:hAnsi="Times New Roman" w:cs="Times New Roman"/>
                <w:sz w:val="24"/>
                <w:szCs w:val="24"/>
                <w:lang w:val="en-US" w:eastAsia="en-US"/>
              </w:rPr>
            </w:rPrChange>
          </w:rPr>
          <w:t>(</w:t>
        </w:r>
        <w:r w:rsidRPr="001E4C28">
          <w:rPr>
            <w:rFonts w:ascii="Times New Roman" w:hAnsi="Times New Roman" w:cs="Times New Roman"/>
            <w:i/>
            <w:iCs/>
            <w:sz w:val="24"/>
            <w:szCs w:val="24"/>
            <w:lang w:eastAsia="en-US"/>
            <w:rPrChange w:id="3268" w:author="Gates TEM" w:date="2025-03-25T09:23:00Z" w16du:dateUtc="2025-03-25T08:23:00Z">
              <w:rPr>
                <w:rFonts w:ascii="Times New Roman" w:hAnsi="Times New Roman" w:cs="Times New Roman"/>
                <w:i/>
                <w:iCs/>
                <w:sz w:val="24"/>
                <w:szCs w:val="24"/>
                <w:lang w:val="en-US" w:eastAsia="en-US"/>
              </w:rPr>
            </w:rPrChange>
          </w:rPr>
          <w:t>x</w:t>
        </w:r>
        <w:r w:rsidRPr="001E4C28">
          <w:rPr>
            <w:rFonts w:ascii="Times New Roman" w:hAnsi="Times New Roman" w:cs="Times New Roman"/>
            <w:sz w:val="24"/>
            <w:szCs w:val="24"/>
            <w:lang w:eastAsia="en-US"/>
            <w:rPrChange w:id="3269" w:author="Gates TEM" w:date="2025-03-25T09:23:00Z" w16du:dateUtc="2025-03-25T08:23:00Z">
              <w:rPr>
                <w:rFonts w:ascii="Times New Roman" w:hAnsi="Times New Roman" w:cs="Times New Roman"/>
                <w:sz w:val="24"/>
                <w:szCs w:val="24"/>
                <w:lang w:val="en-US" w:eastAsia="en-US"/>
              </w:rPr>
            </w:rPrChange>
          </w:rPr>
          <w:t>)=sin(</w:t>
        </w:r>
        <w:r w:rsidRPr="001E4C28">
          <w:rPr>
            <w:rFonts w:ascii="Times New Roman" w:hAnsi="Times New Roman" w:cs="Times New Roman"/>
            <w:i/>
            <w:iCs/>
            <w:sz w:val="24"/>
            <w:szCs w:val="24"/>
            <w:lang w:val="en-US" w:eastAsia="en-US"/>
          </w:rPr>
          <w:t>π</w:t>
        </w:r>
        <w:r w:rsidRPr="001E4C28">
          <w:rPr>
            <w:rFonts w:ascii="Times New Roman" w:hAnsi="Times New Roman" w:cs="Times New Roman"/>
            <w:i/>
            <w:iCs/>
            <w:sz w:val="24"/>
            <w:szCs w:val="24"/>
            <w:lang w:eastAsia="en-US"/>
            <w:rPrChange w:id="3270" w:author="Gates TEM" w:date="2025-03-25T09:23:00Z" w16du:dateUtc="2025-03-25T08:23:00Z">
              <w:rPr>
                <w:rFonts w:ascii="Times New Roman" w:hAnsi="Times New Roman" w:cs="Times New Roman"/>
                <w:i/>
                <w:iCs/>
                <w:sz w:val="24"/>
                <w:szCs w:val="24"/>
                <w:lang w:val="en-US" w:eastAsia="en-US"/>
              </w:rPr>
            </w:rPrChange>
          </w:rPr>
          <w:t>x</w:t>
        </w:r>
        <w:r w:rsidRPr="001E4C28">
          <w:rPr>
            <w:rFonts w:ascii="Times New Roman" w:hAnsi="Times New Roman" w:cs="Times New Roman"/>
            <w:sz w:val="24"/>
            <w:szCs w:val="24"/>
            <w:lang w:eastAsia="en-US"/>
            <w:rPrChange w:id="3271" w:author="Gates TEM" w:date="2025-03-25T09:23:00Z" w16du:dateUtc="2025-03-25T08:23:00Z">
              <w:rPr>
                <w:rFonts w:ascii="Times New Roman" w:hAnsi="Times New Roman" w:cs="Times New Roman"/>
                <w:sz w:val="24"/>
                <w:szCs w:val="24"/>
                <w:lang w:val="en-US" w:eastAsia="en-US"/>
              </w:rPr>
            </w:rPrChange>
          </w:rPr>
          <w:t>) (solution lisse) et </w:t>
        </w:r>
        <w:r w:rsidRPr="001E4C28">
          <w:rPr>
            <w:rFonts w:ascii="Times New Roman" w:hAnsi="Times New Roman" w:cs="Times New Roman"/>
            <w:i/>
            <w:iCs/>
            <w:sz w:val="24"/>
            <w:szCs w:val="24"/>
            <w:lang w:eastAsia="en-US"/>
            <w:rPrChange w:id="3272" w:author="Gates TEM" w:date="2025-03-25T09:23:00Z" w16du:dateUtc="2025-03-25T08:23:00Z">
              <w:rPr>
                <w:rFonts w:ascii="Times New Roman" w:hAnsi="Times New Roman" w:cs="Times New Roman"/>
                <w:i/>
                <w:iCs/>
                <w:sz w:val="24"/>
                <w:szCs w:val="24"/>
                <w:lang w:val="en-US" w:eastAsia="en-US"/>
              </w:rPr>
            </w:rPrChange>
          </w:rPr>
          <w:t>u</w:t>
        </w:r>
        <w:r w:rsidRPr="001E4C28">
          <w:rPr>
            <w:rFonts w:ascii="Times New Roman" w:hAnsi="Times New Roman" w:cs="Times New Roman"/>
            <w:sz w:val="24"/>
            <w:szCs w:val="24"/>
            <w:lang w:eastAsia="en-US"/>
            <w:rPrChange w:id="3273" w:author="Gates TEM" w:date="2025-03-25T09:23:00Z" w16du:dateUtc="2025-03-25T08:23:00Z">
              <w:rPr>
                <w:rFonts w:ascii="Times New Roman" w:hAnsi="Times New Roman" w:cs="Times New Roman"/>
                <w:sz w:val="24"/>
                <w:szCs w:val="24"/>
                <w:lang w:val="en-US" w:eastAsia="en-US"/>
              </w:rPr>
            </w:rPrChange>
          </w:rPr>
          <w:t>(</w:t>
        </w:r>
        <w:r w:rsidRPr="001E4C28">
          <w:rPr>
            <w:rFonts w:ascii="Times New Roman" w:hAnsi="Times New Roman" w:cs="Times New Roman"/>
            <w:i/>
            <w:iCs/>
            <w:sz w:val="24"/>
            <w:szCs w:val="24"/>
            <w:lang w:eastAsia="en-US"/>
            <w:rPrChange w:id="3274" w:author="Gates TEM" w:date="2025-03-25T09:23:00Z" w16du:dateUtc="2025-03-25T08:23:00Z">
              <w:rPr>
                <w:rFonts w:ascii="Times New Roman" w:hAnsi="Times New Roman" w:cs="Times New Roman"/>
                <w:i/>
                <w:iCs/>
                <w:sz w:val="24"/>
                <w:szCs w:val="24"/>
                <w:lang w:val="en-US" w:eastAsia="en-US"/>
              </w:rPr>
            </w:rPrChange>
          </w:rPr>
          <w:t>x</w:t>
        </w:r>
        <w:r w:rsidRPr="001E4C28">
          <w:rPr>
            <w:rFonts w:ascii="Times New Roman" w:hAnsi="Times New Roman" w:cs="Times New Roman"/>
            <w:sz w:val="24"/>
            <w:szCs w:val="24"/>
            <w:lang w:eastAsia="en-US"/>
            <w:rPrChange w:id="3275" w:author="Gates TEM" w:date="2025-03-25T09:23:00Z" w16du:dateUtc="2025-03-25T08:23:00Z">
              <w:rPr>
                <w:rFonts w:ascii="Times New Roman" w:hAnsi="Times New Roman" w:cs="Times New Roman"/>
                <w:sz w:val="24"/>
                <w:szCs w:val="24"/>
                <w:lang w:val="en-US" w:eastAsia="en-US"/>
              </w:rPr>
            </w:rPrChange>
          </w:rPr>
          <w:t>)=</w:t>
        </w:r>
      </w:ins>
      <w:ins w:id="3276" w:author="Gates TEM" w:date="2025-03-25T09:25:00Z" w16du:dateUtc="2025-03-25T08:25:00Z">
        <w:r w:rsidRPr="001E4C28">
          <w:rPr>
            <w:rFonts w:ascii="Cambria Math" w:hAnsi="Cambria Math" w:cs="Times New Roman"/>
            <w:i/>
            <w:sz w:val="24"/>
            <w:szCs w:val="24"/>
          </w:rPr>
          <w:t xml:space="preserve"> </w:t>
        </w:r>
      </w:ins>
      <m:oMath>
        <m:sSup>
          <m:sSupPr>
            <m:ctrlPr>
              <w:ins w:id="3277" w:author="Gates TEM" w:date="2025-03-25T09:25:00Z" w16du:dateUtc="2025-03-25T08:25:00Z">
                <w:rPr>
                  <w:rFonts w:ascii="Cambria Math" w:hAnsi="Cambria Math" w:cs="Times New Roman"/>
                  <w:i/>
                  <w:sz w:val="24"/>
                  <w:szCs w:val="24"/>
                </w:rPr>
              </w:ins>
            </m:ctrlPr>
          </m:sSupPr>
          <m:e>
            <m:r>
              <w:ins w:id="3278" w:author="Gates TEM" w:date="2025-03-25T09:25:00Z" w16du:dateUtc="2025-03-25T08:25:00Z">
                <w:rPr>
                  <w:rFonts w:ascii="Cambria Math" w:hAnsi="Cambria Math" w:cs="Times New Roman"/>
                  <w:sz w:val="24"/>
                  <w:szCs w:val="24"/>
                </w:rPr>
                <m:t>x</m:t>
              </w:ins>
            </m:r>
          </m:e>
          <m:sup>
            <m:r>
              <w:ins w:id="3279" w:author="Gates TEM" w:date="2025-03-25T09:25:00Z" w16du:dateUtc="2025-03-25T08:25:00Z">
                <w:rPr>
                  <w:rFonts w:ascii="Cambria Math" w:hAnsi="Cambria Math" w:cs="Times New Roman"/>
                  <w:sz w:val="24"/>
                  <w:szCs w:val="24"/>
                </w:rPr>
                <m:t>3</m:t>
              </w:ins>
            </m:r>
          </m:sup>
        </m:sSup>
      </m:oMath>
      <w:ins w:id="3280" w:author="Gates TEM" w:date="2025-03-25T09:23:00Z">
        <w:r w:rsidRPr="001E4C28">
          <w:rPr>
            <w:rFonts w:ascii="Times New Roman" w:hAnsi="Times New Roman" w:cs="Times New Roman"/>
            <w:sz w:val="24"/>
            <w:szCs w:val="24"/>
            <w:lang w:eastAsia="en-US"/>
            <w:rPrChange w:id="3281" w:author="Gates TEM" w:date="2025-03-25T09:23:00Z" w16du:dateUtc="2025-03-25T08:23:00Z">
              <w:rPr>
                <w:rFonts w:ascii="Times New Roman" w:hAnsi="Times New Roman" w:cs="Times New Roman"/>
                <w:sz w:val="24"/>
                <w:szCs w:val="24"/>
                <w:lang w:val="en-US" w:eastAsia="en-US"/>
              </w:rPr>
            </w:rPrChange>
          </w:rPr>
          <w:t> (solution polynomiale).</w:t>
        </w:r>
      </w:ins>
    </w:p>
    <w:p w14:paraId="4E137D7E" w14:textId="33D8D2CD" w:rsidR="001E4C28" w:rsidRPr="001E4C28" w:rsidRDefault="001E4C28">
      <w:pPr>
        <w:numPr>
          <w:ilvl w:val="0"/>
          <w:numId w:val="16"/>
        </w:numPr>
        <w:rPr>
          <w:ins w:id="3282" w:author="Gates TEM" w:date="2025-03-25T09:23:00Z"/>
          <w:rFonts w:ascii="Times New Roman" w:hAnsi="Times New Roman" w:cs="Times New Roman"/>
          <w:sz w:val="24"/>
          <w:szCs w:val="24"/>
          <w:lang w:eastAsia="en-US"/>
          <w:rPrChange w:id="3283" w:author="Gates TEM" w:date="2025-03-25T09:23:00Z" w16du:dateUtc="2025-03-25T08:23:00Z">
            <w:rPr>
              <w:ins w:id="3284" w:author="Gates TEM" w:date="2025-03-25T09:23:00Z"/>
              <w:rFonts w:ascii="Times New Roman" w:hAnsi="Times New Roman" w:cs="Times New Roman"/>
              <w:sz w:val="24"/>
              <w:szCs w:val="24"/>
              <w:lang w:val="en-US" w:eastAsia="en-US"/>
            </w:rPr>
          </w:rPrChange>
        </w:rPr>
        <w:pPrChange w:id="3285" w:author="Gates TEM" w:date="2025-03-25T09:24:00Z" w16du:dateUtc="2025-03-25T08:24:00Z">
          <w:pPr>
            <w:numPr>
              <w:numId w:val="15"/>
            </w:numPr>
            <w:tabs>
              <w:tab w:val="num" w:pos="720"/>
            </w:tabs>
            <w:ind w:left="720" w:hanging="360"/>
          </w:pPr>
        </w:pPrChange>
      </w:pPr>
      <w:ins w:id="3286" w:author="Gates TEM" w:date="2025-03-25T09:23:00Z">
        <w:r w:rsidRPr="001E4C28">
          <w:rPr>
            <w:rFonts w:ascii="Times New Roman" w:hAnsi="Times New Roman" w:cs="Times New Roman"/>
            <w:sz w:val="24"/>
            <w:szCs w:val="24"/>
            <w:lang w:eastAsia="en-US"/>
            <w:rPrChange w:id="3287" w:author="Gates TEM" w:date="2025-03-25T09:23:00Z" w16du:dateUtc="2025-03-25T08:23:00Z">
              <w:rPr>
                <w:rFonts w:ascii="Times New Roman" w:hAnsi="Times New Roman" w:cs="Times New Roman"/>
                <w:sz w:val="24"/>
                <w:szCs w:val="24"/>
                <w:lang w:val="en-US" w:eastAsia="en-US"/>
              </w:rPr>
            </w:rPrChange>
          </w:rPr>
          <w:t>Pour </w:t>
        </w:r>
        <w:r w:rsidRPr="001E4C28">
          <w:rPr>
            <w:rFonts w:ascii="Times New Roman" w:hAnsi="Times New Roman" w:cs="Times New Roman"/>
            <w:i/>
            <w:iCs/>
            <w:sz w:val="24"/>
            <w:szCs w:val="24"/>
            <w:lang w:eastAsia="en-US"/>
            <w:rPrChange w:id="3288" w:author="Gates TEM" w:date="2025-03-25T09:23:00Z" w16du:dateUtc="2025-03-25T08:23:00Z">
              <w:rPr>
                <w:rFonts w:ascii="Times New Roman" w:hAnsi="Times New Roman" w:cs="Times New Roman"/>
                <w:i/>
                <w:iCs/>
                <w:sz w:val="24"/>
                <w:szCs w:val="24"/>
                <w:lang w:val="en-US" w:eastAsia="en-US"/>
              </w:rPr>
            </w:rPrChange>
          </w:rPr>
          <w:t>u</w:t>
        </w:r>
        <w:r w:rsidRPr="001E4C28">
          <w:rPr>
            <w:rFonts w:ascii="Times New Roman" w:hAnsi="Times New Roman" w:cs="Times New Roman"/>
            <w:sz w:val="24"/>
            <w:szCs w:val="24"/>
            <w:lang w:eastAsia="en-US"/>
            <w:rPrChange w:id="3289" w:author="Gates TEM" w:date="2025-03-25T09:23:00Z" w16du:dateUtc="2025-03-25T08:23:00Z">
              <w:rPr>
                <w:rFonts w:ascii="Times New Roman" w:hAnsi="Times New Roman" w:cs="Times New Roman"/>
                <w:sz w:val="24"/>
                <w:szCs w:val="24"/>
                <w:lang w:val="en-US" w:eastAsia="en-US"/>
              </w:rPr>
            </w:rPrChange>
          </w:rPr>
          <w:t>(</w:t>
        </w:r>
        <w:r w:rsidRPr="001E4C28">
          <w:rPr>
            <w:rFonts w:ascii="Times New Roman" w:hAnsi="Times New Roman" w:cs="Times New Roman"/>
            <w:i/>
            <w:iCs/>
            <w:sz w:val="24"/>
            <w:szCs w:val="24"/>
            <w:lang w:eastAsia="en-US"/>
            <w:rPrChange w:id="3290" w:author="Gates TEM" w:date="2025-03-25T09:23:00Z" w16du:dateUtc="2025-03-25T08:23:00Z">
              <w:rPr>
                <w:rFonts w:ascii="Times New Roman" w:hAnsi="Times New Roman" w:cs="Times New Roman"/>
                <w:i/>
                <w:iCs/>
                <w:sz w:val="24"/>
                <w:szCs w:val="24"/>
                <w:lang w:val="en-US" w:eastAsia="en-US"/>
              </w:rPr>
            </w:rPrChange>
          </w:rPr>
          <w:t>x</w:t>
        </w:r>
        <w:r w:rsidRPr="001E4C28">
          <w:rPr>
            <w:rFonts w:ascii="Times New Roman" w:hAnsi="Times New Roman" w:cs="Times New Roman"/>
            <w:sz w:val="24"/>
            <w:szCs w:val="24"/>
            <w:lang w:eastAsia="en-US"/>
            <w:rPrChange w:id="3291" w:author="Gates TEM" w:date="2025-03-25T09:23:00Z" w16du:dateUtc="2025-03-25T08:23:00Z">
              <w:rPr>
                <w:rFonts w:ascii="Times New Roman" w:hAnsi="Times New Roman" w:cs="Times New Roman"/>
                <w:sz w:val="24"/>
                <w:szCs w:val="24"/>
                <w:lang w:val="en-US" w:eastAsia="en-US"/>
              </w:rPr>
            </w:rPrChange>
          </w:rPr>
          <w:t>)=sin(</w:t>
        </w:r>
        <w:r w:rsidRPr="001E4C28">
          <w:rPr>
            <w:rFonts w:ascii="Times New Roman" w:hAnsi="Times New Roman" w:cs="Times New Roman"/>
            <w:i/>
            <w:iCs/>
            <w:sz w:val="24"/>
            <w:szCs w:val="24"/>
            <w:lang w:val="en-US" w:eastAsia="en-US"/>
          </w:rPr>
          <w:t>π</w:t>
        </w:r>
        <w:r w:rsidRPr="001E4C28">
          <w:rPr>
            <w:rFonts w:ascii="Times New Roman" w:hAnsi="Times New Roman" w:cs="Times New Roman"/>
            <w:i/>
            <w:iCs/>
            <w:sz w:val="24"/>
            <w:szCs w:val="24"/>
            <w:lang w:eastAsia="en-US"/>
            <w:rPrChange w:id="3292" w:author="Gates TEM" w:date="2025-03-25T09:23:00Z" w16du:dateUtc="2025-03-25T08:23:00Z">
              <w:rPr>
                <w:rFonts w:ascii="Times New Roman" w:hAnsi="Times New Roman" w:cs="Times New Roman"/>
                <w:i/>
                <w:iCs/>
                <w:sz w:val="24"/>
                <w:szCs w:val="24"/>
                <w:lang w:val="en-US" w:eastAsia="en-US"/>
              </w:rPr>
            </w:rPrChange>
          </w:rPr>
          <w:t>x</w:t>
        </w:r>
        <w:r w:rsidRPr="001E4C28">
          <w:rPr>
            <w:rFonts w:ascii="Times New Roman" w:hAnsi="Times New Roman" w:cs="Times New Roman"/>
            <w:sz w:val="24"/>
            <w:szCs w:val="24"/>
            <w:lang w:eastAsia="en-US"/>
            <w:rPrChange w:id="3293" w:author="Gates TEM" w:date="2025-03-25T09:23:00Z" w16du:dateUtc="2025-03-25T08:23:00Z">
              <w:rPr>
                <w:rFonts w:ascii="Times New Roman" w:hAnsi="Times New Roman" w:cs="Times New Roman"/>
                <w:sz w:val="24"/>
                <w:szCs w:val="24"/>
                <w:lang w:val="en-US" w:eastAsia="en-US"/>
              </w:rPr>
            </w:rPrChange>
          </w:rPr>
          <w:t>), l'erreur </w:t>
        </w:r>
      </w:ins>
      <m:oMath>
        <m:sSup>
          <m:sSupPr>
            <m:ctrlPr>
              <w:ins w:id="3294" w:author="Gates TEM" w:date="2025-03-25T09:27:00Z" w16du:dateUtc="2025-03-25T08:27:00Z">
                <w:rPr>
                  <w:rFonts w:ascii="Cambria Math" w:hAnsi="Cambria Math" w:cs="Times New Roman"/>
                  <w:i/>
                  <w:sz w:val="24"/>
                  <w:szCs w:val="24"/>
                </w:rPr>
              </w:ins>
            </m:ctrlPr>
          </m:sSupPr>
          <m:e>
            <m:r>
              <w:ins w:id="3295" w:author="Gates TEM" w:date="2025-03-25T09:27:00Z" w16du:dateUtc="2025-03-25T08:27:00Z">
                <w:rPr>
                  <w:rFonts w:ascii="Cambria Math" w:hAnsi="Cambria Math" w:cs="Times New Roman"/>
                  <w:sz w:val="24"/>
                  <w:szCs w:val="24"/>
                </w:rPr>
                <m:t>L</m:t>
              </w:ins>
            </m:r>
          </m:e>
          <m:sup>
            <m:r>
              <w:ins w:id="3296" w:author="Gates TEM" w:date="2025-03-25T09:27:00Z" w16du:dateUtc="2025-03-25T08:27:00Z">
                <m:rPr>
                  <m:sty m:val="p"/>
                </m:rPr>
                <w:rPr>
                  <w:rFonts w:ascii="Cambria Math" w:hAnsi="Cambria Math" w:cs="Times New Roman"/>
                  <w:sz w:val="24"/>
                  <w:szCs w:val="24"/>
                  <w:lang w:eastAsia="en-US"/>
                </w:rPr>
                <m:t>∞</m:t>
              </w:ins>
            </m:r>
          </m:sup>
        </m:sSup>
      </m:oMath>
      <w:ins w:id="3297" w:author="Gates TEM" w:date="2025-03-25T09:23:00Z">
        <w:r w:rsidRPr="001E4C28">
          <w:rPr>
            <w:rFonts w:ascii="Times New Roman" w:hAnsi="Times New Roman" w:cs="Times New Roman"/>
            <w:sz w:val="24"/>
            <w:szCs w:val="24"/>
            <w:lang w:eastAsia="en-US"/>
            <w:rPrChange w:id="3298" w:author="Gates TEM" w:date="2025-03-25T09:23:00Z" w16du:dateUtc="2025-03-25T08:23:00Z">
              <w:rPr>
                <w:rFonts w:ascii="Times New Roman" w:hAnsi="Times New Roman" w:cs="Times New Roman"/>
                <w:sz w:val="24"/>
                <w:szCs w:val="24"/>
                <w:lang w:val="en-US" w:eastAsia="en-US"/>
              </w:rPr>
            </w:rPrChange>
          </w:rPr>
          <w:t> décroît avec un ordre de convergence moyen de </w:t>
        </w:r>
        <w:r w:rsidRPr="001E4C28">
          <w:rPr>
            <w:rFonts w:ascii="Times New Roman" w:hAnsi="Times New Roman" w:cs="Times New Roman"/>
            <w:b/>
            <w:bCs/>
            <w:sz w:val="24"/>
            <w:szCs w:val="24"/>
            <w:lang w:eastAsia="en-US"/>
            <w:rPrChange w:id="3299" w:author="Gates TEM" w:date="2025-03-25T09:23:00Z" w16du:dateUtc="2025-03-25T08:23:00Z">
              <w:rPr>
                <w:rFonts w:ascii="Times New Roman" w:hAnsi="Times New Roman" w:cs="Times New Roman"/>
                <w:b/>
                <w:bCs/>
                <w:sz w:val="24"/>
                <w:szCs w:val="24"/>
                <w:lang w:val="en-US" w:eastAsia="en-US"/>
              </w:rPr>
            </w:rPrChange>
          </w:rPr>
          <w:t>2.0</w:t>
        </w:r>
        <w:r w:rsidRPr="001E4C28">
          <w:rPr>
            <w:rFonts w:ascii="Times New Roman" w:hAnsi="Times New Roman" w:cs="Times New Roman"/>
            <w:sz w:val="24"/>
            <w:szCs w:val="24"/>
            <w:lang w:eastAsia="en-US"/>
            <w:rPrChange w:id="3300" w:author="Gates TEM" w:date="2025-03-25T09:23:00Z" w16du:dateUtc="2025-03-25T08:23:00Z">
              <w:rPr>
                <w:rFonts w:ascii="Times New Roman" w:hAnsi="Times New Roman" w:cs="Times New Roman"/>
                <w:sz w:val="24"/>
                <w:szCs w:val="24"/>
                <w:lang w:val="en-US" w:eastAsia="en-US"/>
              </w:rPr>
            </w:rPrChange>
          </w:rPr>
          <w:t>, confirmant la théorie (schéma d'ordre 2).</w:t>
        </w:r>
      </w:ins>
    </w:p>
    <w:p w14:paraId="5CC23505" w14:textId="77777777" w:rsidR="001E4C28" w:rsidRPr="001E4C28" w:rsidRDefault="001E4C28">
      <w:pPr>
        <w:numPr>
          <w:ilvl w:val="0"/>
          <w:numId w:val="16"/>
        </w:numPr>
        <w:rPr>
          <w:ins w:id="3301" w:author="Gates TEM" w:date="2025-03-25T09:23:00Z"/>
          <w:rFonts w:ascii="Times New Roman" w:hAnsi="Times New Roman" w:cs="Times New Roman"/>
          <w:sz w:val="24"/>
          <w:szCs w:val="24"/>
          <w:lang w:eastAsia="en-US"/>
          <w:rPrChange w:id="3302" w:author="Gates TEM" w:date="2025-03-25T09:24:00Z" w16du:dateUtc="2025-03-25T08:24:00Z">
            <w:rPr>
              <w:ins w:id="3303" w:author="Gates TEM" w:date="2025-03-25T09:23:00Z"/>
              <w:rFonts w:ascii="Times New Roman" w:hAnsi="Times New Roman" w:cs="Times New Roman"/>
              <w:sz w:val="24"/>
              <w:szCs w:val="24"/>
              <w:lang w:val="en-US" w:eastAsia="en-US"/>
            </w:rPr>
          </w:rPrChange>
        </w:rPr>
        <w:pPrChange w:id="3304" w:author="Gates TEM" w:date="2025-03-25T09:24:00Z" w16du:dateUtc="2025-03-25T08:24:00Z">
          <w:pPr>
            <w:numPr>
              <w:numId w:val="15"/>
            </w:numPr>
            <w:tabs>
              <w:tab w:val="num" w:pos="720"/>
            </w:tabs>
            <w:ind w:left="720" w:hanging="360"/>
          </w:pPr>
        </w:pPrChange>
      </w:pPr>
      <w:ins w:id="3305" w:author="Gates TEM" w:date="2025-03-25T09:23:00Z">
        <w:r w:rsidRPr="001E4C28">
          <w:rPr>
            <w:rFonts w:ascii="Times New Roman" w:hAnsi="Times New Roman" w:cs="Times New Roman"/>
            <w:sz w:val="24"/>
            <w:szCs w:val="24"/>
            <w:lang w:eastAsia="en-US"/>
            <w:rPrChange w:id="3306" w:author="Gates TEM" w:date="2025-03-25T09:24:00Z" w16du:dateUtc="2025-03-25T08:24:00Z">
              <w:rPr>
                <w:rFonts w:ascii="Times New Roman" w:hAnsi="Times New Roman" w:cs="Times New Roman"/>
                <w:sz w:val="24"/>
                <w:szCs w:val="24"/>
                <w:lang w:val="en-US" w:eastAsia="en-US"/>
              </w:rPr>
            </w:rPrChange>
          </w:rPr>
          <w:t>L'erreur maximale passe de 8.27×10−38.27×10−3 (N=10) à 8.03×10−68.03×10−6 (N=320).</w:t>
        </w:r>
      </w:ins>
    </w:p>
    <w:p w14:paraId="2178F063" w14:textId="418E6E16" w:rsidR="001E4C28" w:rsidRPr="001E4C28" w:rsidRDefault="001E4C28">
      <w:pPr>
        <w:numPr>
          <w:ilvl w:val="0"/>
          <w:numId w:val="16"/>
        </w:numPr>
        <w:rPr>
          <w:ins w:id="3307" w:author="Gates TEM" w:date="2025-03-25T09:23:00Z"/>
          <w:rFonts w:ascii="Times New Roman" w:hAnsi="Times New Roman" w:cs="Times New Roman"/>
          <w:sz w:val="24"/>
          <w:szCs w:val="24"/>
          <w:lang w:eastAsia="en-US"/>
          <w:rPrChange w:id="3308" w:author="Gates TEM" w:date="2025-03-25T09:24:00Z" w16du:dateUtc="2025-03-25T08:24:00Z">
            <w:rPr>
              <w:ins w:id="3309" w:author="Gates TEM" w:date="2025-03-25T09:23:00Z"/>
              <w:rFonts w:ascii="Times New Roman" w:hAnsi="Times New Roman" w:cs="Times New Roman"/>
              <w:sz w:val="24"/>
              <w:szCs w:val="24"/>
              <w:lang w:val="en-US" w:eastAsia="en-US"/>
            </w:rPr>
          </w:rPrChange>
        </w:rPr>
        <w:pPrChange w:id="3310" w:author="Gates TEM" w:date="2025-03-25T09:24:00Z" w16du:dateUtc="2025-03-25T08:24:00Z">
          <w:pPr>
            <w:numPr>
              <w:numId w:val="15"/>
            </w:numPr>
            <w:tabs>
              <w:tab w:val="num" w:pos="720"/>
            </w:tabs>
            <w:ind w:left="720" w:hanging="360"/>
          </w:pPr>
        </w:pPrChange>
      </w:pPr>
      <w:ins w:id="3311" w:author="Gates TEM" w:date="2025-03-25T09:23:00Z">
        <w:r w:rsidRPr="001E4C28">
          <w:rPr>
            <w:rFonts w:ascii="Times New Roman" w:hAnsi="Times New Roman" w:cs="Times New Roman"/>
            <w:sz w:val="24"/>
            <w:szCs w:val="24"/>
            <w:lang w:eastAsia="en-US"/>
            <w:rPrChange w:id="3312" w:author="Gates TEM" w:date="2025-03-25T09:24:00Z" w16du:dateUtc="2025-03-25T08:24:00Z">
              <w:rPr>
                <w:rFonts w:ascii="Times New Roman" w:hAnsi="Times New Roman" w:cs="Times New Roman"/>
                <w:sz w:val="24"/>
                <w:szCs w:val="24"/>
                <w:lang w:val="en-US" w:eastAsia="en-US"/>
              </w:rPr>
            </w:rPrChange>
          </w:rPr>
          <w:t>Pour </w:t>
        </w:r>
        <w:r w:rsidRPr="001E4C28">
          <w:rPr>
            <w:rFonts w:ascii="Times New Roman" w:hAnsi="Times New Roman" w:cs="Times New Roman"/>
            <w:i/>
            <w:iCs/>
            <w:sz w:val="24"/>
            <w:szCs w:val="24"/>
            <w:lang w:eastAsia="en-US"/>
            <w:rPrChange w:id="3313" w:author="Gates TEM" w:date="2025-03-25T09:24:00Z" w16du:dateUtc="2025-03-25T08:24:00Z">
              <w:rPr>
                <w:rFonts w:ascii="Times New Roman" w:hAnsi="Times New Roman" w:cs="Times New Roman"/>
                <w:i/>
                <w:iCs/>
                <w:sz w:val="24"/>
                <w:szCs w:val="24"/>
                <w:lang w:val="en-US" w:eastAsia="en-US"/>
              </w:rPr>
            </w:rPrChange>
          </w:rPr>
          <w:t>u</w:t>
        </w:r>
        <w:r w:rsidRPr="001E4C28">
          <w:rPr>
            <w:rFonts w:ascii="Times New Roman" w:hAnsi="Times New Roman" w:cs="Times New Roman"/>
            <w:sz w:val="24"/>
            <w:szCs w:val="24"/>
            <w:lang w:eastAsia="en-US"/>
            <w:rPrChange w:id="3314" w:author="Gates TEM" w:date="2025-03-25T09:24:00Z" w16du:dateUtc="2025-03-25T08:24:00Z">
              <w:rPr>
                <w:rFonts w:ascii="Times New Roman" w:hAnsi="Times New Roman" w:cs="Times New Roman"/>
                <w:sz w:val="24"/>
                <w:szCs w:val="24"/>
                <w:lang w:val="en-US" w:eastAsia="en-US"/>
              </w:rPr>
            </w:rPrChange>
          </w:rPr>
          <w:t>(</w:t>
        </w:r>
        <w:r w:rsidRPr="001E4C28">
          <w:rPr>
            <w:rFonts w:ascii="Times New Roman" w:hAnsi="Times New Roman" w:cs="Times New Roman"/>
            <w:i/>
            <w:iCs/>
            <w:sz w:val="24"/>
            <w:szCs w:val="24"/>
            <w:lang w:eastAsia="en-US"/>
            <w:rPrChange w:id="3315" w:author="Gates TEM" w:date="2025-03-25T09:24:00Z" w16du:dateUtc="2025-03-25T08:24:00Z">
              <w:rPr>
                <w:rFonts w:ascii="Times New Roman" w:hAnsi="Times New Roman" w:cs="Times New Roman"/>
                <w:i/>
                <w:iCs/>
                <w:sz w:val="24"/>
                <w:szCs w:val="24"/>
                <w:lang w:val="en-US" w:eastAsia="en-US"/>
              </w:rPr>
            </w:rPrChange>
          </w:rPr>
          <w:t>x</w:t>
        </w:r>
        <w:r w:rsidRPr="001E4C28">
          <w:rPr>
            <w:rFonts w:ascii="Times New Roman" w:hAnsi="Times New Roman" w:cs="Times New Roman"/>
            <w:sz w:val="24"/>
            <w:szCs w:val="24"/>
            <w:lang w:eastAsia="en-US"/>
            <w:rPrChange w:id="3316" w:author="Gates TEM" w:date="2025-03-25T09:24:00Z" w16du:dateUtc="2025-03-25T08:24:00Z">
              <w:rPr>
                <w:rFonts w:ascii="Times New Roman" w:hAnsi="Times New Roman" w:cs="Times New Roman"/>
                <w:sz w:val="24"/>
                <w:szCs w:val="24"/>
                <w:lang w:val="en-US" w:eastAsia="en-US"/>
              </w:rPr>
            </w:rPrChange>
          </w:rPr>
          <w:t>)=</w:t>
        </w:r>
        <w:r w:rsidRPr="001E4C28">
          <w:rPr>
            <w:rFonts w:ascii="Times New Roman" w:hAnsi="Times New Roman" w:cs="Times New Roman"/>
            <w:i/>
            <w:iCs/>
            <w:sz w:val="24"/>
            <w:szCs w:val="24"/>
            <w:lang w:eastAsia="en-US"/>
            <w:rPrChange w:id="3317" w:author="Gates TEM" w:date="2025-03-25T09:24:00Z" w16du:dateUtc="2025-03-25T08:24:00Z">
              <w:rPr>
                <w:rFonts w:ascii="Times New Roman" w:hAnsi="Times New Roman" w:cs="Times New Roman"/>
                <w:i/>
                <w:iCs/>
                <w:sz w:val="24"/>
                <w:szCs w:val="24"/>
                <w:lang w:val="en-US" w:eastAsia="en-US"/>
              </w:rPr>
            </w:rPrChange>
          </w:rPr>
          <w:t>x</w:t>
        </w:r>
        <w:r w:rsidRPr="001E4C28">
          <w:rPr>
            <w:rFonts w:ascii="Times New Roman" w:hAnsi="Times New Roman" w:cs="Times New Roman"/>
            <w:sz w:val="24"/>
            <w:szCs w:val="24"/>
            <w:lang w:eastAsia="en-US"/>
            <w:rPrChange w:id="3318" w:author="Gates TEM" w:date="2025-03-25T09:24:00Z" w16du:dateUtc="2025-03-25T08:24:00Z">
              <w:rPr>
                <w:rFonts w:ascii="Times New Roman" w:hAnsi="Times New Roman" w:cs="Times New Roman"/>
                <w:sz w:val="24"/>
                <w:szCs w:val="24"/>
                <w:lang w:val="en-US" w:eastAsia="en-US"/>
              </w:rPr>
            </w:rPrChange>
          </w:rPr>
          <w:t>3, la méthode </w:t>
        </w:r>
        <w:r w:rsidRPr="001E4C28">
          <w:rPr>
            <w:rFonts w:ascii="Times New Roman" w:hAnsi="Times New Roman" w:cs="Times New Roman"/>
            <w:b/>
            <w:bCs/>
            <w:sz w:val="24"/>
            <w:szCs w:val="24"/>
            <w:lang w:eastAsia="en-US"/>
            <w:rPrChange w:id="3319" w:author="Gates TEM" w:date="2025-03-25T09:24:00Z" w16du:dateUtc="2025-03-25T08:24:00Z">
              <w:rPr>
                <w:rFonts w:ascii="Times New Roman" w:hAnsi="Times New Roman" w:cs="Times New Roman"/>
                <w:b/>
                <w:bCs/>
                <w:sz w:val="24"/>
                <w:szCs w:val="24"/>
                <w:lang w:val="en-US" w:eastAsia="en-US"/>
              </w:rPr>
            </w:rPrChange>
          </w:rPr>
          <w:t>ne converge pas</w:t>
        </w:r>
        <w:r w:rsidRPr="001E4C28">
          <w:rPr>
            <w:rFonts w:ascii="Times New Roman" w:hAnsi="Times New Roman" w:cs="Times New Roman"/>
            <w:sz w:val="24"/>
            <w:szCs w:val="24"/>
            <w:lang w:eastAsia="en-US"/>
            <w:rPrChange w:id="3320" w:author="Gates TEM" w:date="2025-03-25T09:24:00Z" w16du:dateUtc="2025-03-25T08:24:00Z">
              <w:rPr>
                <w:rFonts w:ascii="Times New Roman" w:hAnsi="Times New Roman" w:cs="Times New Roman"/>
                <w:sz w:val="24"/>
                <w:szCs w:val="24"/>
                <w:lang w:val="en-US" w:eastAsia="en-US"/>
              </w:rPr>
            </w:rPrChange>
          </w:rPr>
          <w:t xml:space="preserve"> (ordre </w:t>
        </w:r>
        <w:r w:rsidRPr="001E4C28">
          <w:rPr>
            <w:rFonts w:ascii="Times New Roman" w:hAnsi="Times New Roman" w:cs="Times New Roman" w:hint="eastAsia"/>
            <w:sz w:val="24"/>
            <w:szCs w:val="24"/>
            <w:lang w:eastAsia="en-US"/>
            <w:rPrChange w:id="3321" w:author="Gates TEM" w:date="2025-03-25T09:24:00Z" w16du:dateUtc="2025-03-25T08:24:00Z">
              <w:rPr>
                <w:rFonts w:ascii="Times New Roman" w:hAnsi="Times New Roman" w:cs="Times New Roman" w:hint="eastAsia"/>
                <w:sz w:val="24"/>
                <w:szCs w:val="24"/>
                <w:lang w:val="en-US" w:eastAsia="en-US"/>
              </w:rPr>
            </w:rPrChange>
          </w:rPr>
          <w:t>≈</w:t>
        </w:r>
        <w:r w:rsidRPr="001E4C28">
          <w:rPr>
            <w:rFonts w:ascii="Times New Roman" w:hAnsi="Times New Roman" w:cs="Times New Roman"/>
            <w:sz w:val="24"/>
            <w:szCs w:val="24"/>
            <w:lang w:eastAsia="en-US"/>
            <w:rPrChange w:id="3322" w:author="Gates TEM" w:date="2025-03-25T09:24:00Z" w16du:dateUtc="2025-03-25T08:24:00Z">
              <w:rPr>
                <w:rFonts w:ascii="Times New Roman" w:hAnsi="Times New Roman" w:cs="Times New Roman"/>
                <w:sz w:val="24"/>
                <w:szCs w:val="24"/>
                <w:lang w:val="en-US" w:eastAsia="en-US"/>
              </w:rPr>
            </w:rPrChange>
          </w:rPr>
          <w:t xml:space="preserve"> 0), car la dérivée seconde n'est pas définie en </w:t>
        </w:r>
        <w:r w:rsidRPr="001E4C28">
          <w:rPr>
            <w:rFonts w:ascii="Times New Roman" w:hAnsi="Times New Roman" w:cs="Times New Roman"/>
            <w:i/>
            <w:iCs/>
            <w:sz w:val="24"/>
            <w:szCs w:val="24"/>
            <w:lang w:eastAsia="en-US"/>
            <w:rPrChange w:id="3323" w:author="Gates TEM" w:date="2025-03-25T09:24:00Z" w16du:dateUtc="2025-03-25T08:24:00Z">
              <w:rPr>
                <w:rFonts w:ascii="Times New Roman" w:hAnsi="Times New Roman" w:cs="Times New Roman"/>
                <w:i/>
                <w:iCs/>
                <w:sz w:val="24"/>
                <w:szCs w:val="24"/>
                <w:lang w:val="en-US" w:eastAsia="en-US"/>
              </w:rPr>
            </w:rPrChange>
          </w:rPr>
          <w:t>x</w:t>
        </w:r>
        <w:r w:rsidRPr="001E4C28">
          <w:rPr>
            <w:rFonts w:ascii="Times New Roman" w:hAnsi="Times New Roman" w:cs="Times New Roman"/>
            <w:sz w:val="24"/>
            <w:szCs w:val="24"/>
            <w:lang w:eastAsia="en-US"/>
            <w:rPrChange w:id="3324" w:author="Gates TEM" w:date="2025-03-25T09:24:00Z" w16du:dateUtc="2025-03-25T08:24:00Z">
              <w:rPr>
                <w:rFonts w:ascii="Times New Roman" w:hAnsi="Times New Roman" w:cs="Times New Roman"/>
                <w:sz w:val="24"/>
                <w:szCs w:val="24"/>
                <w:lang w:val="en-US" w:eastAsia="en-US"/>
              </w:rPr>
            </w:rPrChange>
          </w:rPr>
          <w:t>=0 (problème de régularité).</w:t>
        </w:r>
      </w:ins>
    </w:p>
    <w:p w14:paraId="37AACB33" w14:textId="77777777" w:rsidR="001E4C28" w:rsidRPr="001E4C28" w:rsidRDefault="001E4C28">
      <w:pPr>
        <w:numPr>
          <w:ilvl w:val="0"/>
          <w:numId w:val="16"/>
        </w:numPr>
        <w:rPr>
          <w:ins w:id="3325" w:author="Gates TEM" w:date="2025-03-25T09:23:00Z"/>
          <w:rFonts w:ascii="Times New Roman" w:hAnsi="Times New Roman" w:cs="Times New Roman"/>
          <w:sz w:val="24"/>
          <w:szCs w:val="24"/>
          <w:lang w:eastAsia="en-US"/>
          <w:rPrChange w:id="3326" w:author="Gates TEM" w:date="2025-03-25T09:24:00Z" w16du:dateUtc="2025-03-25T08:24:00Z">
            <w:rPr>
              <w:ins w:id="3327" w:author="Gates TEM" w:date="2025-03-25T09:23:00Z"/>
              <w:rFonts w:ascii="Times New Roman" w:hAnsi="Times New Roman" w:cs="Times New Roman"/>
              <w:sz w:val="24"/>
              <w:szCs w:val="24"/>
              <w:lang w:val="en-US" w:eastAsia="en-US"/>
            </w:rPr>
          </w:rPrChange>
        </w:rPr>
        <w:pPrChange w:id="3328" w:author="Gates TEM" w:date="2025-03-25T09:24:00Z" w16du:dateUtc="2025-03-25T08:24:00Z">
          <w:pPr>
            <w:numPr>
              <w:numId w:val="15"/>
            </w:numPr>
            <w:tabs>
              <w:tab w:val="num" w:pos="720"/>
            </w:tabs>
            <w:ind w:left="720" w:hanging="360"/>
          </w:pPr>
        </w:pPrChange>
      </w:pPr>
      <w:ins w:id="3329" w:author="Gates TEM" w:date="2025-03-25T09:23:00Z">
        <w:r w:rsidRPr="001E4C28">
          <w:rPr>
            <w:rFonts w:ascii="Times New Roman" w:hAnsi="Times New Roman" w:cs="Times New Roman"/>
            <w:sz w:val="24"/>
            <w:szCs w:val="24"/>
            <w:lang w:eastAsia="en-US"/>
            <w:rPrChange w:id="3330" w:author="Gates TEM" w:date="2025-03-25T09:24:00Z" w16du:dateUtc="2025-03-25T08:24:00Z">
              <w:rPr>
                <w:rFonts w:ascii="Times New Roman" w:hAnsi="Times New Roman" w:cs="Times New Roman"/>
                <w:sz w:val="24"/>
                <w:szCs w:val="24"/>
                <w:lang w:val="en-US" w:eastAsia="en-US"/>
              </w:rPr>
            </w:rPrChange>
          </w:rPr>
          <w:t>L'erreur reste stable autour de 0.770.77 pour tous les maillages, révélant une limitation fondamentale.</w:t>
        </w:r>
      </w:ins>
    </w:p>
    <w:p w14:paraId="2E423713" w14:textId="257E0C8E" w:rsidR="001E4C28" w:rsidRPr="001E4C28" w:rsidRDefault="001E4C28">
      <w:pPr>
        <w:numPr>
          <w:ilvl w:val="0"/>
          <w:numId w:val="16"/>
        </w:numPr>
        <w:rPr>
          <w:ins w:id="3331" w:author="Gates TEM" w:date="2025-03-25T09:23:00Z"/>
          <w:rFonts w:ascii="Times New Roman" w:hAnsi="Times New Roman" w:cs="Times New Roman"/>
          <w:sz w:val="24"/>
          <w:szCs w:val="24"/>
          <w:lang w:eastAsia="en-US"/>
          <w:rPrChange w:id="3332" w:author="Gates TEM" w:date="2025-03-25T09:24:00Z" w16du:dateUtc="2025-03-25T08:24:00Z">
            <w:rPr>
              <w:ins w:id="3333" w:author="Gates TEM" w:date="2025-03-25T09:23:00Z"/>
              <w:rFonts w:ascii="Times New Roman" w:hAnsi="Times New Roman" w:cs="Times New Roman"/>
              <w:sz w:val="24"/>
              <w:szCs w:val="24"/>
              <w:lang w:val="en-US" w:eastAsia="en-US"/>
            </w:rPr>
          </w:rPrChange>
        </w:rPr>
        <w:pPrChange w:id="3334" w:author="Gates TEM" w:date="2025-03-25T09:24:00Z" w16du:dateUtc="2025-03-25T08:24:00Z">
          <w:pPr>
            <w:numPr>
              <w:numId w:val="15"/>
            </w:numPr>
            <w:tabs>
              <w:tab w:val="num" w:pos="720"/>
            </w:tabs>
            <w:ind w:left="720" w:hanging="360"/>
          </w:pPr>
        </w:pPrChange>
      </w:pPr>
      <w:ins w:id="3335" w:author="Gates TEM" w:date="2025-03-25T09:23:00Z">
        <w:r w:rsidRPr="001E4C28">
          <w:rPr>
            <w:rFonts w:ascii="Times New Roman" w:hAnsi="Times New Roman" w:cs="Times New Roman"/>
            <w:sz w:val="24"/>
            <w:szCs w:val="24"/>
            <w:lang w:eastAsia="en-US"/>
            <w:rPrChange w:id="3336" w:author="Gates TEM" w:date="2025-03-25T09:24:00Z" w16du:dateUtc="2025-03-25T08:24:00Z">
              <w:rPr>
                <w:rFonts w:ascii="Times New Roman" w:hAnsi="Times New Roman" w:cs="Times New Roman"/>
                <w:sz w:val="24"/>
                <w:szCs w:val="24"/>
                <w:lang w:val="en-US" w:eastAsia="en-US"/>
              </w:rPr>
            </w:rPrChange>
          </w:rPr>
          <w:t>La divergence pour x3</w:t>
        </w:r>
        <w:r w:rsidRPr="001E4C28">
          <w:rPr>
            <w:rFonts w:ascii="Times New Roman" w:hAnsi="Times New Roman" w:cs="Times New Roman"/>
            <w:i/>
            <w:iCs/>
            <w:sz w:val="24"/>
            <w:szCs w:val="24"/>
            <w:lang w:eastAsia="en-US"/>
            <w:rPrChange w:id="3337" w:author="Gates TEM" w:date="2025-03-25T09:24:00Z" w16du:dateUtc="2025-03-25T08:24:00Z">
              <w:rPr>
                <w:rFonts w:ascii="Times New Roman" w:hAnsi="Times New Roman" w:cs="Times New Roman"/>
                <w:i/>
                <w:iCs/>
                <w:sz w:val="24"/>
                <w:szCs w:val="24"/>
                <w:lang w:val="en-US" w:eastAsia="en-US"/>
              </w:rPr>
            </w:rPrChange>
          </w:rPr>
          <w:t>x</w:t>
        </w:r>
        <w:r w:rsidRPr="001E4C28">
          <w:rPr>
            <w:rFonts w:ascii="Times New Roman" w:hAnsi="Times New Roman" w:cs="Times New Roman"/>
            <w:sz w:val="24"/>
            <w:szCs w:val="24"/>
            <w:lang w:eastAsia="en-US"/>
            <w:rPrChange w:id="3338" w:author="Gates TEM" w:date="2025-03-25T09:24:00Z" w16du:dateUtc="2025-03-25T08:24:00Z">
              <w:rPr>
                <w:rFonts w:ascii="Times New Roman" w:hAnsi="Times New Roman" w:cs="Times New Roman"/>
                <w:sz w:val="24"/>
                <w:szCs w:val="24"/>
                <w:lang w:val="en-US" w:eastAsia="en-US"/>
              </w:rPr>
            </w:rPrChange>
          </w:rPr>
          <w:t>3 s'explique par la non-application des conditions aux limites naturelles (</w:t>
        </w:r>
        <w:r w:rsidRPr="001E4C28">
          <w:rPr>
            <w:rFonts w:ascii="Times New Roman" w:hAnsi="Times New Roman" w:cs="Times New Roman"/>
            <w:i/>
            <w:iCs/>
            <w:sz w:val="24"/>
            <w:szCs w:val="24"/>
            <w:lang w:eastAsia="en-US"/>
            <w:rPrChange w:id="3339" w:author="Gates TEM" w:date="2025-03-25T09:24:00Z" w16du:dateUtc="2025-03-25T08:24:00Z">
              <w:rPr>
                <w:rFonts w:ascii="Times New Roman" w:hAnsi="Times New Roman" w:cs="Times New Roman"/>
                <w:i/>
                <w:iCs/>
                <w:sz w:val="24"/>
                <w:szCs w:val="24"/>
                <w:lang w:val="en-US" w:eastAsia="en-US"/>
              </w:rPr>
            </w:rPrChange>
          </w:rPr>
          <w:t>u</w:t>
        </w:r>
      </w:ins>
      <w:ins w:id="3340" w:author="Gates TEM" w:date="2025-03-26T11:20:00Z" w16du:dateUtc="2025-03-26T10:20:00Z">
        <w:r w:rsidR="000C349F">
          <w:rPr>
            <w:rFonts w:ascii="Times New Roman" w:hAnsi="Times New Roman" w:cs="Times New Roman"/>
            <w:sz w:val="24"/>
            <w:szCs w:val="24"/>
            <w:lang w:eastAsia="en-US"/>
          </w:rPr>
          <w:t>’</w:t>
        </w:r>
      </w:ins>
      <w:ins w:id="3341" w:author="Gates TEM" w:date="2025-03-25T09:23:00Z">
        <w:r w:rsidRPr="001E4C28">
          <w:rPr>
            <w:rFonts w:ascii="Times New Roman" w:hAnsi="Times New Roman" w:cs="Times New Roman" w:hint="eastAsia"/>
            <w:sz w:val="24"/>
            <w:szCs w:val="24"/>
            <w:lang w:eastAsia="en-US"/>
            <w:rPrChange w:id="3342" w:author="Gates TEM" w:date="2025-03-25T09:24:00Z" w16du:dateUtc="2025-03-25T08:24:00Z">
              <w:rPr>
                <w:rFonts w:ascii="Times New Roman" w:hAnsi="Times New Roman" w:cs="Times New Roman" w:hint="eastAsia"/>
                <w:sz w:val="24"/>
                <w:szCs w:val="24"/>
                <w:lang w:val="en-US" w:eastAsia="en-US"/>
              </w:rPr>
            </w:rPrChange>
          </w:rPr>
          <w:t>′</w:t>
        </w:r>
        <w:r w:rsidRPr="001E4C28">
          <w:rPr>
            <w:rFonts w:ascii="Times New Roman" w:hAnsi="Times New Roman" w:cs="Times New Roman" w:hint="eastAsia"/>
            <w:sz w:val="24"/>
            <w:szCs w:val="24"/>
            <w:lang w:eastAsia="en-US"/>
            <w:rPrChange w:id="3343" w:author="Gates TEM" w:date="2025-03-25T09:24:00Z" w16du:dateUtc="2025-03-25T08:24:00Z">
              <w:rPr>
                <w:rFonts w:ascii="Times New Roman" w:hAnsi="Times New Roman" w:cs="Times New Roman" w:hint="eastAsia"/>
                <w:sz w:val="24"/>
                <w:szCs w:val="24"/>
                <w:lang w:val="en-US" w:eastAsia="en-US"/>
              </w:rPr>
            </w:rPrChange>
          </w:rPr>
          <w:t>(</w:t>
        </w:r>
        <w:r w:rsidRPr="001E4C28">
          <w:rPr>
            <w:rFonts w:ascii="Times New Roman" w:hAnsi="Times New Roman" w:cs="Times New Roman"/>
            <w:sz w:val="24"/>
            <w:szCs w:val="24"/>
            <w:lang w:eastAsia="en-US"/>
            <w:rPrChange w:id="3344" w:author="Gates TEM" w:date="2025-03-25T09:24:00Z" w16du:dateUtc="2025-03-25T08:24:00Z">
              <w:rPr>
                <w:rFonts w:ascii="Times New Roman" w:hAnsi="Times New Roman" w:cs="Times New Roman"/>
                <w:sz w:val="24"/>
                <w:szCs w:val="24"/>
                <w:lang w:val="en-US" w:eastAsia="en-US"/>
              </w:rPr>
            </w:rPrChange>
          </w:rPr>
          <w:t>0)=0 non imposée).</w:t>
        </w:r>
      </w:ins>
    </w:p>
    <w:p w14:paraId="3D479BAF" w14:textId="77777777" w:rsidR="001E4C28" w:rsidRPr="001E4C28" w:rsidRDefault="001E4C28">
      <w:pPr>
        <w:numPr>
          <w:ilvl w:val="0"/>
          <w:numId w:val="16"/>
        </w:numPr>
        <w:rPr>
          <w:ins w:id="3345" w:author="Gates TEM" w:date="2025-03-25T09:23:00Z"/>
          <w:rFonts w:ascii="Times New Roman" w:hAnsi="Times New Roman" w:cs="Times New Roman"/>
          <w:sz w:val="24"/>
          <w:szCs w:val="24"/>
          <w:lang w:eastAsia="en-US"/>
          <w:rPrChange w:id="3346" w:author="Gates TEM" w:date="2025-03-25T09:24:00Z" w16du:dateUtc="2025-03-25T08:24:00Z">
            <w:rPr>
              <w:ins w:id="3347" w:author="Gates TEM" w:date="2025-03-25T09:23:00Z"/>
              <w:rFonts w:ascii="Times New Roman" w:hAnsi="Times New Roman" w:cs="Times New Roman"/>
              <w:sz w:val="24"/>
              <w:szCs w:val="24"/>
              <w:lang w:val="en-US" w:eastAsia="en-US"/>
            </w:rPr>
          </w:rPrChange>
        </w:rPr>
        <w:pPrChange w:id="3348" w:author="Gates TEM" w:date="2025-03-25T09:24:00Z" w16du:dateUtc="2025-03-25T08:24:00Z">
          <w:pPr>
            <w:numPr>
              <w:numId w:val="15"/>
            </w:numPr>
            <w:tabs>
              <w:tab w:val="num" w:pos="720"/>
            </w:tabs>
            <w:ind w:left="720" w:hanging="360"/>
          </w:pPr>
        </w:pPrChange>
      </w:pPr>
      <w:ins w:id="3349" w:author="Gates TEM" w:date="2025-03-25T09:23:00Z">
        <w:r w:rsidRPr="001E4C28">
          <w:rPr>
            <w:rFonts w:ascii="Times New Roman" w:hAnsi="Times New Roman" w:cs="Times New Roman"/>
            <w:sz w:val="24"/>
            <w:szCs w:val="24"/>
            <w:lang w:eastAsia="en-US"/>
            <w:rPrChange w:id="3350" w:author="Gates TEM" w:date="2025-03-25T09:24:00Z" w16du:dateUtc="2025-03-25T08:24:00Z">
              <w:rPr>
                <w:rFonts w:ascii="Times New Roman" w:hAnsi="Times New Roman" w:cs="Times New Roman"/>
                <w:sz w:val="24"/>
                <w:szCs w:val="24"/>
                <w:lang w:val="en-US" w:eastAsia="en-US"/>
              </w:rPr>
            </w:rPrChange>
          </w:rPr>
          <w:t>Les résultats valident l'importance de la </w:t>
        </w:r>
        <w:r w:rsidRPr="001E4C28">
          <w:rPr>
            <w:rFonts w:ascii="Times New Roman" w:hAnsi="Times New Roman" w:cs="Times New Roman"/>
            <w:b/>
            <w:bCs/>
            <w:sz w:val="24"/>
            <w:szCs w:val="24"/>
            <w:lang w:eastAsia="en-US"/>
            <w:rPrChange w:id="3351" w:author="Gates TEM" w:date="2025-03-25T09:24:00Z" w16du:dateUtc="2025-03-25T08:24:00Z">
              <w:rPr>
                <w:rFonts w:ascii="Times New Roman" w:hAnsi="Times New Roman" w:cs="Times New Roman"/>
                <w:b/>
                <w:bCs/>
                <w:sz w:val="24"/>
                <w:szCs w:val="24"/>
                <w:lang w:val="en-US" w:eastAsia="en-US"/>
              </w:rPr>
            </w:rPrChange>
          </w:rPr>
          <w:t>régularité de la solution</w:t>
        </w:r>
        <w:r w:rsidRPr="001E4C28">
          <w:rPr>
            <w:rFonts w:ascii="Times New Roman" w:hAnsi="Times New Roman" w:cs="Times New Roman"/>
            <w:sz w:val="24"/>
            <w:szCs w:val="24"/>
            <w:lang w:eastAsia="en-US"/>
            <w:rPrChange w:id="3352" w:author="Gates TEM" w:date="2025-03-25T09:24:00Z" w16du:dateUtc="2025-03-25T08:24:00Z">
              <w:rPr>
                <w:rFonts w:ascii="Times New Roman" w:hAnsi="Times New Roman" w:cs="Times New Roman"/>
                <w:sz w:val="24"/>
                <w:szCs w:val="24"/>
                <w:lang w:val="en-US" w:eastAsia="en-US"/>
              </w:rPr>
            </w:rPrChange>
          </w:rPr>
          <w:t> pour la convergence des méthodes numériques.</w:t>
        </w:r>
      </w:ins>
    </w:p>
    <w:p w14:paraId="7F2C62DC" w14:textId="7B1114CF" w:rsidR="001E4C28" w:rsidRPr="001E4C28" w:rsidRDefault="001E4C28">
      <w:pPr>
        <w:numPr>
          <w:ilvl w:val="0"/>
          <w:numId w:val="16"/>
        </w:numPr>
        <w:rPr>
          <w:ins w:id="3353" w:author="Gates TEM" w:date="2025-03-25T09:23:00Z"/>
          <w:rFonts w:ascii="Times New Roman" w:hAnsi="Times New Roman" w:cs="Times New Roman"/>
          <w:sz w:val="24"/>
          <w:szCs w:val="24"/>
          <w:lang w:eastAsia="en-US"/>
          <w:rPrChange w:id="3354" w:author="Gates TEM" w:date="2025-03-25T09:24:00Z" w16du:dateUtc="2025-03-25T08:24:00Z">
            <w:rPr>
              <w:ins w:id="3355" w:author="Gates TEM" w:date="2025-03-25T09:23:00Z"/>
              <w:rFonts w:ascii="Times New Roman" w:hAnsi="Times New Roman" w:cs="Times New Roman"/>
              <w:sz w:val="24"/>
              <w:szCs w:val="24"/>
              <w:lang w:val="en-US" w:eastAsia="en-US"/>
            </w:rPr>
          </w:rPrChange>
        </w:rPr>
        <w:pPrChange w:id="3356" w:author="Gates TEM" w:date="2025-03-25T09:24:00Z" w16du:dateUtc="2025-03-25T08:24:00Z">
          <w:pPr>
            <w:numPr>
              <w:numId w:val="15"/>
            </w:numPr>
            <w:tabs>
              <w:tab w:val="num" w:pos="720"/>
            </w:tabs>
            <w:ind w:left="720" w:hanging="360"/>
          </w:pPr>
        </w:pPrChange>
      </w:pPr>
      <w:ins w:id="3357" w:author="Gates TEM" w:date="2025-03-25T09:23:00Z">
        <w:r w:rsidRPr="001E4C28">
          <w:rPr>
            <w:rFonts w:ascii="Times New Roman" w:hAnsi="Times New Roman" w:cs="Times New Roman"/>
            <w:sz w:val="24"/>
            <w:szCs w:val="24"/>
            <w:lang w:eastAsia="en-US"/>
            <w:rPrChange w:id="3358" w:author="Gates TEM" w:date="2025-03-25T09:24:00Z" w16du:dateUtc="2025-03-25T08:24:00Z">
              <w:rPr>
                <w:rFonts w:ascii="Times New Roman" w:hAnsi="Times New Roman" w:cs="Times New Roman"/>
                <w:sz w:val="24"/>
                <w:szCs w:val="24"/>
                <w:lang w:val="en-US" w:eastAsia="en-US"/>
              </w:rPr>
            </w:rPrChange>
          </w:rPr>
          <w:t>La visualisation des erreurs a permis d'identifier les zones critiques (bords pour </w:t>
        </w:r>
      </w:ins>
      <m:oMath>
        <m:sSup>
          <m:sSupPr>
            <m:ctrlPr>
              <w:ins w:id="3359" w:author="Gates TEM" w:date="2025-03-25T09:28:00Z" w16du:dateUtc="2025-03-25T08:28:00Z">
                <w:rPr>
                  <w:rFonts w:ascii="Cambria Math" w:hAnsi="Cambria Math" w:cs="Times New Roman"/>
                  <w:i/>
                  <w:sz w:val="24"/>
                  <w:szCs w:val="24"/>
                </w:rPr>
              </w:ins>
            </m:ctrlPr>
          </m:sSupPr>
          <m:e>
            <m:r>
              <w:ins w:id="3360" w:author="Gates TEM" w:date="2025-03-25T09:28:00Z" w16du:dateUtc="2025-03-25T08:28:00Z">
                <w:rPr>
                  <w:rFonts w:ascii="Cambria Math" w:hAnsi="Cambria Math" w:cs="Times New Roman"/>
                  <w:sz w:val="24"/>
                  <w:szCs w:val="24"/>
                </w:rPr>
                <m:t>x</m:t>
              </w:ins>
            </m:r>
          </m:e>
          <m:sup>
            <m:r>
              <w:ins w:id="3361" w:author="Gates TEM" w:date="2025-03-25T09:28:00Z" w16du:dateUtc="2025-03-25T08:28:00Z">
                <m:rPr>
                  <m:sty m:val="p"/>
                </m:rPr>
                <w:rPr>
                  <w:rFonts w:ascii="Cambria Math" w:hAnsi="Cambria Math" w:cs="Times New Roman"/>
                  <w:sz w:val="24"/>
                  <w:szCs w:val="24"/>
                  <w:lang w:eastAsia="en-US"/>
                </w:rPr>
                <m:t>3</m:t>
              </w:ins>
            </m:r>
          </m:sup>
        </m:sSup>
      </m:oMath>
      <w:ins w:id="3362" w:author="Gates TEM" w:date="2025-03-25T09:23:00Z">
        <w:r w:rsidRPr="001E4C28">
          <w:rPr>
            <w:rFonts w:ascii="Times New Roman" w:hAnsi="Times New Roman" w:cs="Times New Roman"/>
            <w:sz w:val="24"/>
            <w:szCs w:val="24"/>
            <w:lang w:eastAsia="en-US"/>
            <w:rPrChange w:id="3363" w:author="Gates TEM" w:date="2025-03-25T09:24:00Z" w16du:dateUtc="2025-03-25T08:24:00Z">
              <w:rPr>
                <w:rFonts w:ascii="Times New Roman" w:hAnsi="Times New Roman" w:cs="Times New Roman"/>
                <w:sz w:val="24"/>
                <w:szCs w:val="24"/>
                <w:lang w:val="en-US" w:eastAsia="en-US"/>
              </w:rPr>
            </w:rPrChange>
          </w:rPr>
          <w:t>).</w:t>
        </w:r>
      </w:ins>
    </w:p>
    <w:p w14:paraId="64D98D67" w14:textId="77777777" w:rsidR="001E4C28" w:rsidRPr="001E4C28" w:rsidRDefault="001E4C28">
      <w:pPr>
        <w:numPr>
          <w:ilvl w:val="0"/>
          <w:numId w:val="16"/>
        </w:numPr>
        <w:rPr>
          <w:ins w:id="3364" w:author="Gates TEM" w:date="2025-03-25T09:23:00Z"/>
          <w:rFonts w:ascii="Times New Roman" w:hAnsi="Times New Roman" w:cs="Times New Roman"/>
          <w:sz w:val="24"/>
          <w:szCs w:val="24"/>
          <w:lang w:eastAsia="en-US"/>
          <w:rPrChange w:id="3365" w:author="Gates TEM" w:date="2025-03-25T09:24:00Z" w16du:dateUtc="2025-03-25T08:24:00Z">
            <w:rPr>
              <w:ins w:id="3366" w:author="Gates TEM" w:date="2025-03-25T09:23:00Z"/>
              <w:rFonts w:ascii="Times New Roman" w:hAnsi="Times New Roman" w:cs="Times New Roman"/>
              <w:sz w:val="24"/>
              <w:szCs w:val="24"/>
              <w:lang w:val="en-US" w:eastAsia="en-US"/>
            </w:rPr>
          </w:rPrChange>
        </w:rPr>
        <w:pPrChange w:id="3367" w:author="Gates TEM" w:date="2025-03-25T09:24:00Z" w16du:dateUtc="2025-03-25T08:24:00Z">
          <w:pPr>
            <w:numPr>
              <w:numId w:val="15"/>
            </w:numPr>
            <w:tabs>
              <w:tab w:val="num" w:pos="720"/>
            </w:tabs>
            <w:ind w:left="720" w:hanging="360"/>
          </w:pPr>
        </w:pPrChange>
      </w:pPr>
      <w:ins w:id="3368" w:author="Gates TEM" w:date="2025-03-25T09:23:00Z">
        <w:r w:rsidRPr="001E4C28">
          <w:rPr>
            <w:rFonts w:ascii="Times New Roman" w:hAnsi="Times New Roman" w:cs="Times New Roman"/>
            <w:sz w:val="24"/>
            <w:szCs w:val="24"/>
            <w:lang w:eastAsia="en-US"/>
            <w:rPrChange w:id="3369" w:author="Gates TEM" w:date="2025-03-25T09:24:00Z" w16du:dateUtc="2025-03-25T08:24:00Z">
              <w:rPr>
                <w:rFonts w:ascii="Times New Roman" w:hAnsi="Times New Roman" w:cs="Times New Roman"/>
                <w:sz w:val="24"/>
                <w:szCs w:val="24"/>
                <w:lang w:val="en-US" w:eastAsia="en-US"/>
              </w:rPr>
            </w:rPrChange>
          </w:rPr>
          <w:t>L'implémentation a exploité des outils scientifiques (Python, matrices creuses) pour une résolution efficace.</w:t>
        </w:r>
      </w:ins>
    </w:p>
    <w:p w14:paraId="66892A98" w14:textId="77777777" w:rsidR="00053F9D" w:rsidRPr="00F636E1" w:rsidRDefault="00053F9D">
      <w:pPr>
        <w:rPr>
          <w:rFonts w:ascii="Times New Roman" w:hAnsi="Times New Roman" w:cs="Times New Roman"/>
          <w:sz w:val="24"/>
          <w:szCs w:val="24"/>
          <w:lang w:eastAsia="en-US"/>
          <w:rPrChange w:id="3370" w:author="Gates TEM" w:date="2025-03-25T08:36:00Z" w16du:dateUtc="2025-03-25T07:36:00Z">
            <w:rPr>
              <w:lang w:eastAsia="en-US"/>
            </w:rPr>
          </w:rPrChange>
        </w:rPr>
      </w:pPr>
    </w:p>
    <w:p w14:paraId="4F2570FB" w14:textId="77777777" w:rsidR="006C7E5B" w:rsidRDefault="00000000">
      <w:pPr>
        <w:pStyle w:val="Heading1"/>
        <w:rPr>
          <w:rStyle w:val="Emphasis"/>
        </w:rPr>
      </w:pPr>
      <w:bookmarkStart w:id="3371" w:name="_Toc1200"/>
      <w:r>
        <w:rPr>
          <w:rStyle w:val="Emphasis"/>
        </w:rPr>
        <w:lastRenderedPageBreak/>
        <w:t xml:space="preserve">Rapport de </w:t>
      </w:r>
      <w:commentRangeStart w:id="3372"/>
      <w:r>
        <w:rPr>
          <w:rStyle w:val="Emphasis"/>
        </w:rPr>
        <w:t>sources</w:t>
      </w:r>
      <w:commentRangeEnd w:id="3372"/>
      <w:r>
        <w:rPr>
          <w:rStyle w:val="CommentReference"/>
          <w:rFonts w:asciiTheme="minorHAnsi" w:eastAsiaTheme="minorHAnsi" w:hAnsiTheme="minorHAnsi" w:cstheme="minorBidi"/>
          <w:b w:val="0"/>
          <w:bCs w:val="0"/>
        </w:rPr>
        <w:commentReference w:id="3372"/>
      </w:r>
      <w:r>
        <w:rPr>
          <w:rStyle w:val="Emphasis"/>
        </w:rPr>
        <w:t xml:space="preserve"> documentaires</w:t>
      </w:r>
      <w:bookmarkEnd w:id="745"/>
      <w:bookmarkEnd w:id="3371"/>
    </w:p>
    <w:p w14:paraId="2913CE5B" w14:textId="77777777" w:rsidR="006C7E5B" w:rsidRDefault="00000000">
      <w:pPr>
        <w:pStyle w:val="Heading2"/>
      </w:pPr>
      <w:bookmarkStart w:id="3373" w:name="_Toc61600900"/>
      <w:bookmarkStart w:id="3374" w:name="_Toc9862"/>
      <w:r>
        <w:t>Rapport des  recherches sur internet</w:t>
      </w:r>
      <w:bookmarkEnd w:id="3373"/>
      <w:r>
        <w:t> </w:t>
      </w:r>
      <w:bookmarkEnd w:id="3374"/>
    </w:p>
    <w:p w14:paraId="77E03453" w14:textId="77777777" w:rsidR="006C7E5B" w:rsidRDefault="00000000">
      <w:pPr>
        <w:rPr>
          <w:rFonts w:cs="Times New Roman"/>
          <w:szCs w:val="24"/>
        </w:rPr>
      </w:pPr>
      <w:r>
        <w:t xml:space="preserve"> </w:t>
      </w:r>
      <w:r>
        <w:rPr>
          <w:rFonts w:cs="Times New Roman"/>
          <w:szCs w:val="24"/>
        </w:rPr>
        <w:t>Le</w:t>
      </w:r>
      <w:r>
        <w:rPr>
          <w:szCs w:val="24"/>
        </w:rPr>
        <w:t xml:space="preserve"> </w:t>
      </w:r>
      <w:r>
        <w:rPr>
          <w:rFonts w:cs="Times New Roman"/>
          <w:szCs w:val="24"/>
        </w:rPr>
        <w:t xml:space="preserve">tableau suivant illustre la démarche adoptée pour notre recherche internet en faisant ressortir les temps passés, les sites visités, les requêtes saisies dans les </w:t>
      </w:r>
      <w:commentRangeStart w:id="3375"/>
      <w:r>
        <w:rPr>
          <w:rFonts w:cs="Times New Roman"/>
          <w:szCs w:val="24"/>
        </w:rPr>
        <w:t>moteurs</w:t>
      </w:r>
      <w:commentRangeEnd w:id="3375"/>
      <w:r>
        <w:rPr>
          <w:rStyle w:val="CommentReference"/>
          <w:rFonts w:eastAsiaTheme="minorHAnsi"/>
          <w:lang w:eastAsia="en-US"/>
        </w:rPr>
        <w:commentReference w:id="3375"/>
      </w:r>
      <w:r>
        <w:rPr>
          <w:rFonts w:cs="Times New Roman"/>
          <w:szCs w:val="24"/>
        </w:rPr>
        <w:t xml:space="preserve"> et tous les liens visités (avec le temps moyen mis par lien).</w:t>
      </w:r>
    </w:p>
    <w:p w14:paraId="6F4447FD" w14:textId="77777777" w:rsidR="006C7E5B" w:rsidRDefault="006C7E5B">
      <w:pPr>
        <w:spacing w:after="0"/>
        <w:rPr>
          <w:rFonts w:eastAsia="Times New Roman" w:cs="Times New Roman"/>
          <w:b/>
          <w:bCs/>
          <w:szCs w:val="24"/>
        </w:rPr>
      </w:pPr>
    </w:p>
    <w:tbl>
      <w:tblPr>
        <w:tblStyle w:val="TableGrid"/>
        <w:tblW w:w="10314" w:type="dxa"/>
        <w:tblLayout w:type="fixed"/>
        <w:tblLook w:val="04A0" w:firstRow="1" w:lastRow="0" w:firstColumn="1" w:lastColumn="0" w:noHBand="0" w:noVBand="1"/>
      </w:tblPr>
      <w:tblGrid>
        <w:gridCol w:w="1000"/>
        <w:gridCol w:w="2369"/>
        <w:gridCol w:w="3685"/>
        <w:gridCol w:w="1701"/>
        <w:gridCol w:w="1559"/>
      </w:tblGrid>
      <w:tr w:rsidR="006C7E5B" w14:paraId="286098B4" w14:textId="77777777">
        <w:tc>
          <w:tcPr>
            <w:tcW w:w="1000" w:type="dxa"/>
          </w:tcPr>
          <w:p w14:paraId="298AAE39" w14:textId="77777777" w:rsidR="006C7E5B" w:rsidRDefault="00000000">
            <w:pPr>
              <w:spacing w:after="0" w:line="240" w:lineRule="auto"/>
              <w:rPr>
                <w:rFonts w:eastAsia="Times New Roman" w:cs="Times New Roman"/>
                <w:b/>
                <w:bCs/>
                <w:sz w:val="24"/>
                <w:szCs w:val="24"/>
              </w:rPr>
            </w:pPr>
            <w:r>
              <w:rPr>
                <w:rFonts w:eastAsia="Times New Roman" w:cs="Times New Roman"/>
                <w:b/>
                <w:bCs/>
                <w:sz w:val="24"/>
                <w:szCs w:val="24"/>
              </w:rPr>
              <w:t>Moteurs</w:t>
            </w:r>
          </w:p>
        </w:tc>
        <w:tc>
          <w:tcPr>
            <w:tcW w:w="2369" w:type="dxa"/>
          </w:tcPr>
          <w:p w14:paraId="484A772E" w14:textId="77777777" w:rsidR="006C7E5B" w:rsidRDefault="00000000">
            <w:pPr>
              <w:spacing w:after="0" w:line="240" w:lineRule="auto"/>
              <w:rPr>
                <w:rFonts w:eastAsia="Times New Roman" w:cs="Times New Roman"/>
                <w:b/>
                <w:bCs/>
                <w:sz w:val="24"/>
                <w:szCs w:val="24"/>
              </w:rPr>
            </w:pPr>
            <w:r>
              <w:rPr>
                <w:rFonts w:eastAsia="Times New Roman" w:cs="Times New Roman"/>
                <w:b/>
                <w:bCs/>
                <w:sz w:val="24"/>
                <w:szCs w:val="24"/>
              </w:rPr>
              <w:t>Requêtes Soumises</w:t>
            </w:r>
          </w:p>
        </w:tc>
        <w:tc>
          <w:tcPr>
            <w:tcW w:w="3685" w:type="dxa"/>
          </w:tcPr>
          <w:p w14:paraId="6BCAFB92" w14:textId="77777777" w:rsidR="006C7E5B" w:rsidRDefault="00000000">
            <w:pPr>
              <w:spacing w:after="0" w:line="240" w:lineRule="auto"/>
              <w:rPr>
                <w:rFonts w:eastAsia="Times New Roman" w:cs="Times New Roman"/>
                <w:b/>
                <w:bCs/>
                <w:sz w:val="24"/>
                <w:szCs w:val="24"/>
              </w:rPr>
            </w:pPr>
            <w:r>
              <w:rPr>
                <w:rFonts w:eastAsia="Times New Roman" w:cs="Times New Roman"/>
                <w:b/>
                <w:bCs/>
                <w:sz w:val="24"/>
                <w:szCs w:val="24"/>
              </w:rPr>
              <w:t xml:space="preserve">Sites Visités </w:t>
            </w:r>
          </w:p>
        </w:tc>
        <w:tc>
          <w:tcPr>
            <w:tcW w:w="1701" w:type="dxa"/>
          </w:tcPr>
          <w:p w14:paraId="65220467" w14:textId="77777777" w:rsidR="006C7E5B" w:rsidRDefault="00000000">
            <w:pPr>
              <w:spacing w:after="0" w:line="240" w:lineRule="auto"/>
              <w:rPr>
                <w:rFonts w:eastAsia="Times New Roman" w:cs="Times New Roman"/>
                <w:b/>
                <w:bCs/>
                <w:sz w:val="24"/>
                <w:szCs w:val="24"/>
              </w:rPr>
            </w:pPr>
            <w:r>
              <w:rPr>
                <w:rFonts w:eastAsia="Times New Roman" w:cs="Times New Roman"/>
                <w:b/>
                <w:bCs/>
                <w:sz w:val="24"/>
                <w:szCs w:val="24"/>
              </w:rPr>
              <w:t>Liens Visités</w:t>
            </w:r>
          </w:p>
        </w:tc>
        <w:tc>
          <w:tcPr>
            <w:tcW w:w="1559" w:type="dxa"/>
          </w:tcPr>
          <w:p w14:paraId="650FC0B4" w14:textId="77777777" w:rsidR="006C7E5B" w:rsidRDefault="00000000">
            <w:pPr>
              <w:spacing w:after="0" w:line="240" w:lineRule="auto"/>
              <w:rPr>
                <w:rFonts w:eastAsia="Times New Roman" w:cs="Times New Roman"/>
                <w:b/>
                <w:bCs/>
                <w:sz w:val="24"/>
                <w:szCs w:val="24"/>
              </w:rPr>
            </w:pPr>
            <w:r>
              <w:rPr>
                <w:rFonts w:eastAsia="Times New Roman" w:cs="Times New Roman"/>
                <w:b/>
                <w:bCs/>
                <w:sz w:val="24"/>
                <w:szCs w:val="24"/>
              </w:rPr>
              <w:t>Temps Passé (mn)</w:t>
            </w:r>
          </w:p>
        </w:tc>
      </w:tr>
      <w:tr w:rsidR="006C7E5B" w14:paraId="2F732449" w14:textId="77777777">
        <w:tc>
          <w:tcPr>
            <w:tcW w:w="1000" w:type="dxa"/>
            <w:vMerge w:val="restart"/>
          </w:tcPr>
          <w:p w14:paraId="1CCEE6AB" w14:textId="77777777" w:rsidR="006C7E5B" w:rsidRDefault="00000000">
            <w:pPr>
              <w:spacing w:after="0" w:line="240" w:lineRule="auto"/>
              <w:rPr>
                <w:rFonts w:eastAsia="Times New Roman" w:cs="Times New Roman"/>
                <w:bCs/>
                <w:sz w:val="24"/>
                <w:szCs w:val="24"/>
              </w:rPr>
            </w:pPr>
            <w:r>
              <w:rPr>
                <w:rFonts w:eastAsia="Times New Roman" w:cs="Times New Roman"/>
                <w:bCs/>
                <w:sz w:val="24"/>
                <w:szCs w:val="24"/>
              </w:rPr>
              <w:t>Google</w:t>
            </w:r>
          </w:p>
        </w:tc>
        <w:tc>
          <w:tcPr>
            <w:tcW w:w="2369" w:type="dxa"/>
          </w:tcPr>
          <w:p w14:paraId="4873E737" w14:textId="77777777" w:rsidR="006C7E5B" w:rsidRDefault="00000000">
            <w:pPr>
              <w:spacing w:after="0" w:line="240" w:lineRule="auto"/>
              <w:rPr>
                <w:rFonts w:eastAsia="Times New Roman" w:cs="Times New Roman"/>
                <w:b/>
                <w:bCs/>
                <w:sz w:val="24"/>
                <w:szCs w:val="24"/>
              </w:rPr>
            </w:pPr>
            <w:r>
              <w:rPr>
                <w:rFonts w:eastAsia="Times New Roman" w:cs="Times New Roman"/>
                <w:bCs/>
                <w:sz w:val="24"/>
                <w:szCs w:val="24"/>
              </w:rPr>
              <w:t>tout sur l'estimation du risque</w:t>
            </w:r>
          </w:p>
        </w:tc>
        <w:tc>
          <w:tcPr>
            <w:tcW w:w="3685" w:type="dxa"/>
          </w:tcPr>
          <w:p w14:paraId="217A128E" w14:textId="77777777" w:rsidR="006C7E5B" w:rsidRDefault="00000000">
            <w:pPr>
              <w:spacing w:after="0" w:line="240" w:lineRule="auto"/>
              <w:rPr>
                <w:rFonts w:eastAsia="Times New Roman" w:cs="Times New Roman"/>
                <w:bCs/>
                <w:sz w:val="24"/>
                <w:szCs w:val="24"/>
              </w:rPr>
            </w:pPr>
            <w:r>
              <w:rPr>
                <w:rFonts w:eastAsia="Times New Roman" w:cs="Times New Roman"/>
                <w:bCs/>
                <w:sz w:val="24"/>
                <w:szCs w:val="24"/>
              </w:rPr>
              <w:t>http://www.inrs.fr/accueil/demarche/</w:t>
            </w:r>
            <w:commentRangeStart w:id="3376"/>
            <w:r>
              <w:rPr>
                <w:rFonts w:eastAsia="Times New Roman" w:cs="Times New Roman"/>
                <w:bCs/>
                <w:sz w:val="24"/>
                <w:szCs w:val="24"/>
              </w:rPr>
              <w:t>evaluation</w:t>
            </w:r>
            <w:commentRangeEnd w:id="3376"/>
            <w:r>
              <w:rPr>
                <w:rStyle w:val="CommentReference"/>
                <w:lang w:eastAsia="en-US"/>
              </w:rPr>
              <w:commentReference w:id="3376"/>
            </w:r>
            <w:r>
              <w:rPr>
                <w:rFonts w:eastAsia="Times New Roman" w:cs="Times New Roman"/>
                <w:bCs/>
                <w:sz w:val="24"/>
                <w:szCs w:val="24"/>
              </w:rPr>
              <w:t>-risques.html</w:t>
            </w:r>
          </w:p>
        </w:tc>
        <w:tc>
          <w:tcPr>
            <w:tcW w:w="1701" w:type="dxa"/>
          </w:tcPr>
          <w:p w14:paraId="6326A8CD" w14:textId="77777777" w:rsidR="006C7E5B" w:rsidRDefault="006C7E5B">
            <w:pPr>
              <w:spacing w:after="0" w:line="240" w:lineRule="auto"/>
              <w:rPr>
                <w:lang w:eastAsia="en-US"/>
              </w:rPr>
            </w:pPr>
          </w:p>
        </w:tc>
        <w:tc>
          <w:tcPr>
            <w:tcW w:w="1559" w:type="dxa"/>
          </w:tcPr>
          <w:p w14:paraId="5D26AACB" w14:textId="77777777" w:rsidR="006C7E5B" w:rsidRDefault="00000000">
            <w:pPr>
              <w:spacing w:after="0" w:line="240" w:lineRule="auto"/>
              <w:rPr>
                <w:rFonts w:eastAsia="Times New Roman" w:cs="Times New Roman"/>
                <w:bCs/>
                <w:sz w:val="24"/>
                <w:szCs w:val="24"/>
              </w:rPr>
            </w:pPr>
            <w:r>
              <w:rPr>
                <w:rFonts w:eastAsia="Times New Roman" w:cs="Times New Roman"/>
                <w:bCs/>
                <w:sz w:val="24"/>
                <w:szCs w:val="24"/>
              </w:rPr>
              <w:t>20</w:t>
            </w:r>
          </w:p>
        </w:tc>
      </w:tr>
      <w:tr w:rsidR="006C7E5B" w14:paraId="6132210D" w14:textId="77777777">
        <w:tc>
          <w:tcPr>
            <w:tcW w:w="1000" w:type="dxa"/>
            <w:vMerge/>
          </w:tcPr>
          <w:p w14:paraId="6F43C5A1" w14:textId="77777777" w:rsidR="006C7E5B" w:rsidRDefault="006C7E5B">
            <w:pPr>
              <w:spacing w:after="0" w:line="240" w:lineRule="auto"/>
              <w:rPr>
                <w:rFonts w:eastAsia="Times New Roman" w:cs="Times New Roman"/>
                <w:bCs/>
                <w:sz w:val="24"/>
                <w:szCs w:val="24"/>
              </w:rPr>
            </w:pPr>
          </w:p>
        </w:tc>
        <w:tc>
          <w:tcPr>
            <w:tcW w:w="2369" w:type="dxa"/>
          </w:tcPr>
          <w:p w14:paraId="1601ABC6" w14:textId="77777777" w:rsidR="006C7E5B" w:rsidRDefault="00000000">
            <w:pPr>
              <w:spacing w:after="0" w:line="240" w:lineRule="auto"/>
              <w:rPr>
                <w:rFonts w:eastAsia="Times New Roman" w:cs="Times New Roman"/>
                <w:bCs/>
                <w:sz w:val="24"/>
                <w:szCs w:val="24"/>
              </w:rPr>
            </w:pPr>
            <w:r>
              <w:rPr>
                <w:rFonts w:eastAsia="Times New Roman" w:cs="Times New Roman"/>
                <w:bCs/>
                <w:sz w:val="24"/>
                <w:szCs w:val="24"/>
              </w:rPr>
              <w:t>Bonnes pratiques en matière de …..</w:t>
            </w:r>
          </w:p>
        </w:tc>
        <w:tc>
          <w:tcPr>
            <w:tcW w:w="3685" w:type="dxa"/>
          </w:tcPr>
          <w:p w14:paraId="59278F30" w14:textId="77777777" w:rsidR="006C7E5B" w:rsidRDefault="006C7E5B">
            <w:pPr>
              <w:spacing w:after="0" w:line="240" w:lineRule="auto"/>
              <w:rPr>
                <w:rFonts w:eastAsia="Times New Roman" w:cs="Times New Roman"/>
                <w:bCs/>
                <w:sz w:val="24"/>
                <w:szCs w:val="24"/>
              </w:rPr>
            </w:pPr>
          </w:p>
        </w:tc>
        <w:tc>
          <w:tcPr>
            <w:tcW w:w="1701" w:type="dxa"/>
          </w:tcPr>
          <w:p w14:paraId="5DAD107C" w14:textId="77777777" w:rsidR="006C7E5B" w:rsidRDefault="006C7E5B">
            <w:pPr>
              <w:spacing w:after="0" w:line="240" w:lineRule="auto"/>
              <w:rPr>
                <w:lang w:eastAsia="en-US"/>
              </w:rPr>
            </w:pPr>
          </w:p>
        </w:tc>
        <w:tc>
          <w:tcPr>
            <w:tcW w:w="1559" w:type="dxa"/>
          </w:tcPr>
          <w:p w14:paraId="535E3C0A" w14:textId="77777777" w:rsidR="006C7E5B" w:rsidRDefault="006C7E5B">
            <w:pPr>
              <w:spacing w:after="0" w:line="240" w:lineRule="auto"/>
              <w:rPr>
                <w:rFonts w:eastAsia="Times New Roman" w:cs="Times New Roman"/>
                <w:bCs/>
                <w:sz w:val="24"/>
                <w:szCs w:val="24"/>
              </w:rPr>
            </w:pPr>
          </w:p>
        </w:tc>
      </w:tr>
      <w:tr w:rsidR="006C7E5B" w14:paraId="6E3FB7F2" w14:textId="77777777">
        <w:tc>
          <w:tcPr>
            <w:tcW w:w="1000" w:type="dxa"/>
            <w:vMerge/>
          </w:tcPr>
          <w:p w14:paraId="5B2ACC42" w14:textId="77777777" w:rsidR="006C7E5B" w:rsidRDefault="006C7E5B">
            <w:pPr>
              <w:spacing w:after="0" w:line="240" w:lineRule="auto"/>
              <w:rPr>
                <w:rFonts w:eastAsia="Times New Roman" w:cs="Times New Roman"/>
                <w:bCs/>
                <w:sz w:val="24"/>
                <w:szCs w:val="24"/>
              </w:rPr>
            </w:pPr>
          </w:p>
        </w:tc>
        <w:tc>
          <w:tcPr>
            <w:tcW w:w="2369" w:type="dxa"/>
          </w:tcPr>
          <w:p w14:paraId="13EAE655" w14:textId="77777777" w:rsidR="006C7E5B" w:rsidRDefault="00000000">
            <w:pPr>
              <w:spacing w:after="0" w:line="240" w:lineRule="auto"/>
              <w:rPr>
                <w:rFonts w:eastAsia="Times New Roman" w:cs="Times New Roman"/>
                <w:bCs/>
                <w:sz w:val="24"/>
                <w:szCs w:val="24"/>
              </w:rPr>
            </w:pPr>
            <w:r>
              <w:rPr>
                <w:rFonts w:eastAsia="Times New Roman" w:cs="Times New Roman"/>
                <w:bCs/>
                <w:sz w:val="24"/>
                <w:szCs w:val="24"/>
              </w:rPr>
              <w:t>Meilleures solutions dans le domaine</w:t>
            </w:r>
          </w:p>
        </w:tc>
        <w:tc>
          <w:tcPr>
            <w:tcW w:w="3685" w:type="dxa"/>
          </w:tcPr>
          <w:p w14:paraId="35930300" w14:textId="77777777" w:rsidR="006C7E5B" w:rsidRDefault="006C7E5B">
            <w:pPr>
              <w:spacing w:after="0" w:line="240" w:lineRule="auto"/>
              <w:rPr>
                <w:rFonts w:eastAsia="Times New Roman" w:cs="Times New Roman"/>
                <w:bCs/>
                <w:sz w:val="24"/>
                <w:szCs w:val="24"/>
              </w:rPr>
            </w:pPr>
          </w:p>
        </w:tc>
        <w:tc>
          <w:tcPr>
            <w:tcW w:w="1701" w:type="dxa"/>
          </w:tcPr>
          <w:p w14:paraId="63E6F2B6" w14:textId="77777777" w:rsidR="006C7E5B" w:rsidRDefault="006C7E5B">
            <w:pPr>
              <w:spacing w:after="0" w:line="240" w:lineRule="auto"/>
              <w:rPr>
                <w:lang w:eastAsia="en-US"/>
              </w:rPr>
            </w:pPr>
          </w:p>
        </w:tc>
        <w:tc>
          <w:tcPr>
            <w:tcW w:w="1559" w:type="dxa"/>
          </w:tcPr>
          <w:p w14:paraId="2DFA168C" w14:textId="77777777" w:rsidR="006C7E5B" w:rsidRDefault="006C7E5B">
            <w:pPr>
              <w:spacing w:after="0" w:line="240" w:lineRule="auto"/>
              <w:rPr>
                <w:rFonts w:eastAsia="Times New Roman" w:cs="Times New Roman"/>
                <w:bCs/>
                <w:sz w:val="24"/>
                <w:szCs w:val="24"/>
              </w:rPr>
            </w:pPr>
          </w:p>
        </w:tc>
      </w:tr>
      <w:tr w:rsidR="006C7E5B" w14:paraId="48EFEC1A" w14:textId="77777777">
        <w:tc>
          <w:tcPr>
            <w:tcW w:w="1000" w:type="dxa"/>
            <w:vMerge/>
          </w:tcPr>
          <w:p w14:paraId="1D80BCDF" w14:textId="77777777" w:rsidR="006C7E5B" w:rsidRDefault="006C7E5B">
            <w:pPr>
              <w:spacing w:after="0" w:line="240" w:lineRule="auto"/>
              <w:rPr>
                <w:rFonts w:eastAsia="Times New Roman" w:cs="Times New Roman"/>
                <w:bCs/>
                <w:sz w:val="24"/>
                <w:szCs w:val="24"/>
              </w:rPr>
            </w:pPr>
          </w:p>
        </w:tc>
        <w:tc>
          <w:tcPr>
            <w:tcW w:w="2369" w:type="dxa"/>
          </w:tcPr>
          <w:p w14:paraId="6EDA7786" w14:textId="77777777" w:rsidR="006C7E5B" w:rsidRDefault="00000000">
            <w:pPr>
              <w:spacing w:after="0" w:line="240" w:lineRule="auto"/>
              <w:rPr>
                <w:rFonts w:eastAsia="Times New Roman" w:cs="Times New Roman"/>
                <w:bCs/>
                <w:sz w:val="24"/>
                <w:szCs w:val="24"/>
              </w:rPr>
            </w:pPr>
            <w:r>
              <w:rPr>
                <w:rFonts w:eastAsia="Times New Roman" w:cs="Times New Roman"/>
                <w:bCs/>
                <w:sz w:val="24"/>
                <w:szCs w:val="24"/>
              </w:rPr>
              <w:t>Best practices</w:t>
            </w:r>
          </w:p>
        </w:tc>
        <w:tc>
          <w:tcPr>
            <w:tcW w:w="3685" w:type="dxa"/>
          </w:tcPr>
          <w:p w14:paraId="4E283894" w14:textId="77777777" w:rsidR="006C7E5B" w:rsidRDefault="006C7E5B">
            <w:pPr>
              <w:spacing w:after="0" w:line="240" w:lineRule="auto"/>
              <w:rPr>
                <w:rFonts w:eastAsia="Times New Roman" w:cs="Times New Roman"/>
                <w:bCs/>
                <w:sz w:val="24"/>
                <w:szCs w:val="24"/>
              </w:rPr>
            </w:pPr>
          </w:p>
        </w:tc>
        <w:tc>
          <w:tcPr>
            <w:tcW w:w="1701" w:type="dxa"/>
          </w:tcPr>
          <w:p w14:paraId="780F6AFE" w14:textId="77777777" w:rsidR="006C7E5B" w:rsidRDefault="006C7E5B">
            <w:pPr>
              <w:spacing w:after="0" w:line="240" w:lineRule="auto"/>
              <w:rPr>
                <w:lang w:eastAsia="en-US"/>
              </w:rPr>
            </w:pPr>
          </w:p>
        </w:tc>
        <w:tc>
          <w:tcPr>
            <w:tcW w:w="1559" w:type="dxa"/>
          </w:tcPr>
          <w:p w14:paraId="02887B54" w14:textId="77777777" w:rsidR="006C7E5B" w:rsidRDefault="006C7E5B">
            <w:pPr>
              <w:spacing w:after="0" w:line="240" w:lineRule="auto"/>
              <w:rPr>
                <w:rFonts w:eastAsia="Times New Roman" w:cs="Times New Roman"/>
                <w:bCs/>
                <w:sz w:val="24"/>
                <w:szCs w:val="24"/>
              </w:rPr>
            </w:pPr>
          </w:p>
        </w:tc>
      </w:tr>
      <w:tr w:rsidR="006C7E5B" w14:paraId="4A77E4D7" w14:textId="77777777">
        <w:tc>
          <w:tcPr>
            <w:tcW w:w="1000" w:type="dxa"/>
            <w:vMerge/>
          </w:tcPr>
          <w:p w14:paraId="37419031" w14:textId="77777777" w:rsidR="006C7E5B" w:rsidRDefault="006C7E5B">
            <w:pPr>
              <w:spacing w:after="0" w:line="240" w:lineRule="auto"/>
              <w:rPr>
                <w:rFonts w:eastAsia="Times New Roman" w:cs="Times New Roman"/>
                <w:bCs/>
                <w:sz w:val="24"/>
                <w:szCs w:val="24"/>
              </w:rPr>
            </w:pPr>
          </w:p>
        </w:tc>
        <w:tc>
          <w:tcPr>
            <w:tcW w:w="2369" w:type="dxa"/>
          </w:tcPr>
          <w:p w14:paraId="6945841C" w14:textId="77777777" w:rsidR="006C7E5B" w:rsidRDefault="00000000">
            <w:pPr>
              <w:spacing w:after="0" w:line="240" w:lineRule="auto"/>
              <w:rPr>
                <w:rFonts w:eastAsia="Times New Roman" w:cs="Times New Roman"/>
                <w:bCs/>
                <w:sz w:val="24"/>
                <w:szCs w:val="24"/>
              </w:rPr>
            </w:pPr>
            <w:commentRangeStart w:id="3377"/>
            <w:commentRangeEnd w:id="3377"/>
            <w:r>
              <w:rPr>
                <w:rStyle w:val="CommentReference"/>
                <w:lang w:eastAsia="en-US"/>
              </w:rPr>
              <w:commentReference w:id="3377"/>
            </w:r>
          </w:p>
        </w:tc>
        <w:tc>
          <w:tcPr>
            <w:tcW w:w="3685" w:type="dxa"/>
          </w:tcPr>
          <w:p w14:paraId="2AEA1DFC" w14:textId="77777777" w:rsidR="006C7E5B" w:rsidRDefault="006C7E5B">
            <w:pPr>
              <w:spacing w:after="0" w:line="240" w:lineRule="auto"/>
              <w:rPr>
                <w:rFonts w:eastAsia="Times New Roman" w:cs="Times New Roman"/>
                <w:bCs/>
                <w:sz w:val="24"/>
                <w:szCs w:val="24"/>
              </w:rPr>
            </w:pPr>
          </w:p>
        </w:tc>
        <w:tc>
          <w:tcPr>
            <w:tcW w:w="1701" w:type="dxa"/>
          </w:tcPr>
          <w:p w14:paraId="728D1107" w14:textId="77777777" w:rsidR="006C7E5B" w:rsidRDefault="006C7E5B">
            <w:pPr>
              <w:spacing w:after="0" w:line="240" w:lineRule="auto"/>
              <w:rPr>
                <w:lang w:eastAsia="en-US"/>
              </w:rPr>
            </w:pPr>
          </w:p>
        </w:tc>
        <w:tc>
          <w:tcPr>
            <w:tcW w:w="1559" w:type="dxa"/>
          </w:tcPr>
          <w:p w14:paraId="28D33A7F" w14:textId="77777777" w:rsidR="006C7E5B" w:rsidRDefault="006C7E5B">
            <w:pPr>
              <w:spacing w:after="0" w:line="240" w:lineRule="auto"/>
              <w:rPr>
                <w:rFonts w:eastAsia="Times New Roman" w:cs="Times New Roman"/>
                <w:bCs/>
                <w:sz w:val="24"/>
                <w:szCs w:val="24"/>
              </w:rPr>
            </w:pPr>
          </w:p>
        </w:tc>
      </w:tr>
      <w:tr w:rsidR="006C7E5B" w14:paraId="4593ACA9" w14:textId="77777777">
        <w:tc>
          <w:tcPr>
            <w:tcW w:w="1000" w:type="dxa"/>
            <w:vMerge/>
          </w:tcPr>
          <w:p w14:paraId="7492E99D" w14:textId="77777777" w:rsidR="006C7E5B" w:rsidRDefault="006C7E5B">
            <w:pPr>
              <w:spacing w:after="0" w:line="240" w:lineRule="auto"/>
              <w:rPr>
                <w:rFonts w:eastAsia="Times New Roman" w:cs="Times New Roman"/>
                <w:bCs/>
                <w:sz w:val="24"/>
                <w:szCs w:val="24"/>
              </w:rPr>
            </w:pPr>
          </w:p>
        </w:tc>
        <w:tc>
          <w:tcPr>
            <w:tcW w:w="2369" w:type="dxa"/>
          </w:tcPr>
          <w:p w14:paraId="43192040" w14:textId="77777777" w:rsidR="006C7E5B" w:rsidRDefault="006C7E5B">
            <w:pPr>
              <w:spacing w:after="0" w:line="240" w:lineRule="auto"/>
              <w:rPr>
                <w:rFonts w:eastAsia="Times New Roman" w:cs="Times New Roman"/>
                <w:bCs/>
                <w:sz w:val="24"/>
                <w:szCs w:val="24"/>
              </w:rPr>
            </w:pPr>
          </w:p>
        </w:tc>
        <w:tc>
          <w:tcPr>
            <w:tcW w:w="3685" w:type="dxa"/>
          </w:tcPr>
          <w:p w14:paraId="35F7069A" w14:textId="77777777" w:rsidR="006C7E5B" w:rsidRDefault="006C7E5B">
            <w:pPr>
              <w:spacing w:after="0" w:line="240" w:lineRule="auto"/>
              <w:rPr>
                <w:rFonts w:eastAsia="Times New Roman" w:cs="Times New Roman"/>
                <w:bCs/>
                <w:sz w:val="24"/>
                <w:szCs w:val="24"/>
              </w:rPr>
            </w:pPr>
          </w:p>
        </w:tc>
        <w:tc>
          <w:tcPr>
            <w:tcW w:w="1701" w:type="dxa"/>
          </w:tcPr>
          <w:p w14:paraId="60C50322" w14:textId="77777777" w:rsidR="006C7E5B" w:rsidRDefault="006C7E5B">
            <w:pPr>
              <w:spacing w:after="0" w:line="240" w:lineRule="auto"/>
              <w:rPr>
                <w:lang w:eastAsia="en-US"/>
              </w:rPr>
            </w:pPr>
          </w:p>
        </w:tc>
        <w:tc>
          <w:tcPr>
            <w:tcW w:w="1559" w:type="dxa"/>
          </w:tcPr>
          <w:p w14:paraId="01160A3E" w14:textId="77777777" w:rsidR="006C7E5B" w:rsidRDefault="006C7E5B">
            <w:pPr>
              <w:spacing w:after="0" w:line="240" w:lineRule="auto"/>
              <w:rPr>
                <w:rFonts w:eastAsia="Times New Roman" w:cs="Times New Roman"/>
                <w:bCs/>
                <w:sz w:val="24"/>
                <w:szCs w:val="24"/>
              </w:rPr>
            </w:pPr>
          </w:p>
        </w:tc>
      </w:tr>
      <w:tr w:rsidR="006C7E5B" w14:paraId="401139CE" w14:textId="77777777">
        <w:tc>
          <w:tcPr>
            <w:tcW w:w="1000" w:type="dxa"/>
            <w:vMerge/>
          </w:tcPr>
          <w:p w14:paraId="4D53BBD1" w14:textId="77777777" w:rsidR="006C7E5B" w:rsidRDefault="006C7E5B">
            <w:pPr>
              <w:spacing w:after="0" w:line="240" w:lineRule="auto"/>
              <w:rPr>
                <w:rFonts w:eastAsia="Times New Roman" w:cs="Times New Roman"/>
                <w:bCs/>
                <w:sz w:val="24"/>
                <w:szCs w:val="24"/>
              </w:rPr>
            </w:pPr>
          </w:p>
        </w:tc>
        <w:tc>
          <w:tcPr>
            <w:tcW w:w="2369" w:type="dxa"/>
          </w:tcPr>
          <w:p w14:paraId="20591FDD" w14:textId="77777777" w:rsidR="006C7E5B" w:rsidRDefault="006C7E5B">
            <w:pPr>
              <w:spacing w:after="0" w:line="240" w:lineRule="auto"/>
              <w:rPr>
                <w:rFonts w:eastAsia="Times New Roman" w:cs="Times New Roman"/>
                <w:bCs/>
                <w:sz w:val="24"/>
                <w:szCs w:val="24"/>
              </w:rPr>
            </w:pPr>
          </w:p>
        </w:tc>
        <w:tc>
          <w:tcPr>
            <w:tcW w:w="3685" w:type="dxa"/>
          </w:tcPr>
          <w:p w14:paraId="16281A15" w14:textId="77777777" w:rsidR="006C7E5B" w:rsidRDefault="006C7E5B">
            <w:pPr>
              <w:spacing w:after="0" w:line="240" w:lineRule="auto"/>
              <w:rPr>
                <w:rFonts w:eastAsia="Times New Roman" w:cs="Times New Roman"/>
                <w:bCs/>
                <w:sz w:val="24"/>
                <w:szCs w:val="24"/>
              </w:rPr>
            </w:pPr>
          </w:p>
        </w:tc>
        <w:tc>
          <w:tcPr>
            <w:tcW w:w="1701" w:type="dxa"/>
          </w:tcPr>
          <w:p w14:paraId="1B7D6555" w14:textId="77777777" w:rsidR="006C7E5B" w:rsidRDefault="006C7E5B">
            <w:pPr>
              <w:spacing w:after="0" w:line="240" w:lineRule="auto"/>
              <w:rPr>
                <w:lang w:eastAsia="en-US"/>
              </w:rPr>
            </w:pPr>
          </w:p>
        </w:tc>
        <w:tc>
          <w:tcPr>
            <w:tcW w:w="1559" w:type="dxa"/>
          </w:tcPr>
          <w:p w14:paraId="34A52F38" w14:textId="77777777" w:rsidR="006C7E5B" w:rsidRDefault="006C7E5B">
            <w:pPr>
              <w:spacing w:after="0" w:line="240" w:lineRule="auto"/>
              <w:rPr>
                <w:rFonts w:eastAsia="Times New Roman" w:cs="Times New Roman"/>
                <w:bCs/>
                <w:sz w:val="24"/>
                <w:szCs w:val="24"/>
              </w:rPr>
            </w:pPr>
          </w:p>
        </w:tc>
      </w:tr>
      <w:tr w:rsidR="006C7E5B" w14:paraId="22E745ED" w14:textId="77777777">
        <w:tc>
          <w:tcPr>
            <w:tcW w:w="1000" w:type="dxa"/>
            <w:vMerge/>
          </w:tcPr>
          <w:p w14:paraId="6FE37218" w14:textId="77777777" w:rsidR="006C7E5B" w:rsidRDefault="006C7E5B">
            <w:pPr>
              <w:spacing w:after="0" w:line="240" w:lineRule="auto"/>
              <w:rPr>
                <w:rFonts w:eastAsia="Times New Roman" w:cs="Times New Roman"/>
                <w:bCs/>
                <w:sz w:val="24"/>
                <w:szCs w:val="24"/>
              </w:rPr>
            </w:pPr>
          </w:p>
        </w:tc>
        <w:tc>
          <w:tcPr>
            <w:tcW w:w="2369" w:type="dxa"/>
          </w:tcPr>
          <w:p w14:paraId="039CEFE5" w14:textId="77777777" w:rsidR="006C7E5B" w:rsidRDefault="006C7E5B">
            <w:pPr>
              <w:spacing w:after="0" w:line="240" w:lineRule="auto"/>
              <w:rPr>
                <w:rFonts w:eastAsia="Times New Roman" w:cs="Times New Roman"/>
                <w:bCs/>
                <w:sz w:val="24"/>
                <w:szCs w:val="24"/>
              </w:rPr>
            </w:pPr>
          </w:p>
        </w:tc>
        <w:tc>
          <w:tcPr>
            <w:tcW w:w="3685" w:type="dxa"/>
          </w:tcPr>
          <w:p w14:paraId="36ABCA55" w14:textId="77777777" w:rsidR="006C7E5B" w:rsidRDefault="006C7E5B">
            <w:pPr>
              <w:spacing w:after="0" w:line="240" w:lineRule="auto"/>
              <w:rPr>
                <w:rFonts w:eastAsia="Times New Roman" w:cs="Times New Roman"/>
                <w:bCs/>
                <w:sz w:val="24"/>
                <w:szCs w:val="24"/>
              </w:rPr>
            </w:pPr>
          </w:p>
        </w:tc>
        <w:tc>
          <w:tcPr>
            <w:tcW w:w="1701" w:type="dxa"/>
          </w:tcPr>
          <w:p w14:paraId="777DE3CF" w14:textId="77777777" w:rsidR="006C7E5B" w:rsidRDefault="006C7E5B">
            <w:pPr>
              <w:spacing w:after="0" w:line="240" w:lineRule="auto"/>
              <w:rPr>
                <w:lang w:eastAsia="en-US"/>
              </w:rPr>
            </w:pPr>
          </w:p>
        </w:tc>
        <w:tc>
          <w:tcPr>
            <w:tcW w:w="1559" w:type="dxa"/>
          </w:tcPr>
          <w:p w14:paraId="33998099" w14:textId="77777777" w:rsidR="006C7E5B" w:rsidRDefault="006C7E5B">
            <w:pPr>
              <w:spacing w:after="0" w:line="240" w:lineRule="auto"/>
              <w:rPr>
                <w:rFonts w:eastAsia="Times New Roman" w:cs="Times New Roman"/>
                <w:bCs/>
                <w:sz w:val="24"/>
                <w:szCs w:val="24"/>
              </w:rPr>
            </w:pPr>
          </w:p>
        </w:tc>
      </w:tr>
      <w:tr w:rsidR="006C7E5B" w14:paraId="0BEDBEDB" w14:textId="77777777">
        <w:tc>
          <w:tcPr>
            <w:tcW w:w="1000" w:type="dxa"/>
            <w:vMerge/>
          </w:tcPr>
          <w:p w14:paraId="1D724E7F" w14:textId="77777777" w:rsidR="006C7E5B" w:rsidRDefault="006C7E5B">
            <w:pPr>
              <w:spacing w:after="0" w:line="240" w:lineRule="auto"/>
              <w:rPr>
                <w:rFonts w:eastAsia="Times New Roman" w:cs="Times New Roman"/>
                <w:bCs/>
                <w:sz w:val="24"/>
                <w:szCs w:val="24"/>
              </w:rPr>
            </w:pPr>
          </w:p>
        </w:tc>
        <w:tc>
          <w:tcPr>
            <w:tcW w:w="2369" w:type="dxa"/>
          </w:tcPr>
          <w:p w14:paraId="453A16DC" w14:textId="77777777" w:rsidR="006C7E5B" w:rsidRDefault="006C7E5B">
            <w:pPr>
              <w:spacing w:after="0" w:line="240" w:lineRule="auto"/>
              <w:rPr>
                <w:rFonts w:eastAsia="Times New Roman" w:cs="Times New Roman"/>
                <w:bCs/>
                <w:sz w:val="24"/>
                <w:szCs w:val="24"/>
              </w:rPr>
            </w:pPr>
          </w:p>
        </w:tc>
        <w:tc>
          <w:tcPr>
            <w:tcW w:w="3685" w:type="dxa"/>
          </w:tcPr>
          <w:p w14:paraId="608BBCA7" w14:textId="77777777" w:rsidR="006C7E5B" w:rsidRDefault="006C7E5B">
            <w:pPr>
              <w:spacing w:after="0" w:line="240" w:lineRule="auto"/>
              <w:rPr>
                <w:rFonts w:eastAsia="Times New Roman" w:cs="Times New Roman"/>
                <w:bCs/>
                <w:sz w:val="24"/>
                <w:szCs w:val="24"/>
              </w:rPr>
            </w:pPr>
          </w:p>
        </w:tc>
        <w:tc>
          <w:tcPr>
            <w:tcW w:w="1701" w:type="dxa"/>
          </w:tcPr>
          <w:p w14:paraId="6BD13E7D" w14:textId="77777777" w:rsidR="006C7E5B" w:rsidRDefault="006C7E5B">
            <w:pPr>
              <w:spacing w:after="0" w:line="240" w:lineRule="auto"/>
              <w:rPr>
                <w:lang w:eastAsia="en-US"/>
              </w:rPr>
            </w:pPr>
          </w:p>
        </w:tc>
        <w:tc>
          <w:tcPr>
            <w:tcW w:w="1559" w:type="dxa"/>
          </w:tcPr>
          <w:p w14:paraId="555729DC" w14:textId="77777777" w:rsidR="006C7E5B" w:rsidRDefault="006C7E5B">
            <w:pPr>
              <w:spacing w:after="0" w:line="240" w:lineRule="auto"/>
              <w:rPr>
                <w:rFonts w:eastAsia="Times New Roman" w:cs="Times New Roman"/>
                <w:bCs/>
                <w:sz w:val="24"/>
                <w:szCs w:val="24"/>
              </w:rPr>
            </w:pPr>
          </w:p>
        </w:tc>
      </w:tr>
      <w:tr w:rsidR="006C7E5B" w14:paraId="3E9B41D7" w14:textId="77777777">
        <w:tc>
          <w:tcPr>
            <w:tcW w:w="1000" w:type="dxa"/>
            <w:vMerge/>
          </w:tcPr>
          <w:p w14:paraId="3ABF9A8C" w14:textId="77777777" w:rsidR="006C7E5B" w:rsidRDefault="006C7E5B">
            <w:pPr>
              <w:spacing w:after="0" w:line="240" w:lineRule="auto"/>
              <w:rPr>
                <w:rFonts w:eastAsia="Times New Roman" w:cs="Times New Roman"/>
                <w:bCs/>
                <w:sz w:val="24"/>
                <w:szCs w:val="24"/>
              </w:rPr>
            </w:pPr>
          </w:p>
        </w:tc>
        <w:tc>
          <w:tcPr>
            <w:tcW w:w="2369" w:type="dxa"/>
          </w:tcPr>
          <w:p w14:paraId="6398AF2B" w14:textId="77777777" w:rsidR="006C7E5B" w:rsidRDefault="006C7E5B">
            <w:pPr>
              <w:spacing w:after="0" w:line="240" w:lineRule="auto"/>
              <w:rPr>
                <w:rFonts w:eastAsia="Times New Roman" w:cs="Times New Roman"/>
                <w:bCs/>
                <w:sz w:val="24"/>
                <w:szCs w:val="24"/>
              </w:rPr>
            </w:pPr>
          </w:p>
        </w:tc>
        <w:tc>
          <w:tcPr>
            <w:tcW w:w="3685" w:type="dxa"/>
          </w:tcPr>
          <w:p w14:paraId="7384FB4E" w14:textId="77777777" w:rsidR="006C7E5B" w:rsidRDefault="006C7E5B">
            <w:pPr>
              <w:spacing w:after="0" w:line="240" w:lineRule="auto"/>
              <w:rPr>
                <w:rFonts w:eastAsia="Times New Roman" w:cs="Times New Roman"/>
                <w:bCs/>
                <w:sz w:val="24"/>
                <w:szCs w:val="24"/>
              </w:rPr>
            </w:pPr>
          </w:p>
        </w:tc>
        <w:tc>
          <w:tcPr>
            <w:tcW w:w="1701" w:type="dxa"/>
          </w:tcPr>
          <w:p w14:paraId="4FA9D4BF" w14:textId="77777777" w:rsidR="006C7E5B" w:rsidRDefault="006C7E5B">
            <w:pPr>
              <w:spacing w:after="0" w:line="240" w:lineRule="auto"/>
              <w:rPr>
                <w:lang w:eastAsia="en-US"/>
              </w:rPr>
            </w:pPr>
          </w:p>
        </w:tc>
        <w:tc>
          <w:tcPr>
            <w:tcW w:w="1559" w:type="dxa"/>
          </w:tcPr>
          <w:p w14:paraId="41539581" w14:textId="77777777" w:rsidR="006C7E5B" w:rsidRDefault="006C7E5B">
            <w:pPr>
              <w:spacing w:after="0" w:line="240" w:lineRule="auto"/>
              <w:rPr>
                <w:rFonts w:eastAsia="Times New Roman" w:cs="Times New Roman"/>
                <w:bCs/>
                <w:sz w:val="24"/>
                <w:szCs w:val="24"/>
              </w:rPr>
            </w:pPr>
          </w:p>
        </w:tc>
      </w:tr>
      <w:tr w:rsidR="006C7E5B" w14:paraId="4E8B9E24" w14:textId="77777777">
        <w:tc>
          <w:tcPr>
            <w:tcW w:w="1000" w:type="dxa"/>
            <w:vMerge/>
          </w:tcPr>
          <w:p w14:paraId="6539B5FC" w14:textId="77777777" w:rsidR="006C7E5B" w:rsidRDefault="006C7E5B">
            <w:pPr>
              <w:spacing w:after="0" w:line="240" w:lineRule="auto"/>
              <w:rPr>
                <w:rFonts w:eastAsia="Times New Roman" w:cs="Times New Roman"/>
                <w:bCs/>
                <w:sz w:val="24"/>
                <w:szCs w:val="24"/>
              </w:rPr>
            </w:pPr>
          </w:p>
        </w:tc>
        <w:tc>
          <w:tcPr>
            <w:tcW w:w="2369" w:type="dxa"/>
          </w:tcPr>
          <w:p w14:paraId="72077F6D" w14:textId="77777777" w:rsidR="006C7E5B" w:rsidRDefault="006C7E5B">
            <w:pPr>
              <w:spacing w:after="0" w:line="240" w:lineRule="auto"/>
              <w:rPr>
                <w:rFonts w:eastAsia="Times New Roman" w:cs="Times New Roman"/>
                <w:bCs/>
                <w:sz w:val="24"/>
                <w:szCs w:val="24"/>
              </w:rPr>
            </w:pPr>
          </w:p>
        </w:tc>
        <w:tc>
          <w:tcPr>
            <w:tcW w:w="3685" w:type="dxa"/>
          </w:tcPr>
          <w:p w14:paraId="24B0749B" w14:textId="77777777" w:rsidR="006C7E5B" w:rsidRDefault="006C7E5B">
            <w:pPr>
              <w:spacing w:after="0" w:line="240" w:lineRule="auto"/>
              <w:rPr>
                <w:rFonts w:eastAsia="Times New Roman" w:cs="Times New Roman"/>
                <w:bCs/>
                <w:sz w:val="24"/>
                <w:szCs w:val="24"/>
              </w:rPr>
            </w:pPr>
          </w:p>
        </w:tc>
        <w:tc>
          <w:tcPr>
            <w:tcW w:w="1701" w:type="dxa"/>
          </w:tcPr>
          <w:p w14:paraId="20762977" w14:textId="77777777" w:rsidR="006C7E5B" w:rsidRDefault="006C7E5B">
            <w:pPr>
              <w:spacing w:after="0" w:line="240" w:lineRule="auto"/>
              <w:rPr>
                <w:lang w:eastAsia="en-US"/>
              </w:rPr>
            </w:pPr>
          </w:p>
        </w:tc>
        <w:tc>
          <w:tcPr>
            <w:tcW w:w="1559" w:type="dxa"/>
          </w:tcPr>
          <w:p w14:paraId="702174D2" w14:textId="77777777" w:rsidR="006C7E5B" w:rsidRDefault="006C7E5B">
            <w:pPr>
              <w:spacing w:after="0" w:line="240" w:lineRule="auto"/>
              <w:rPr>
                <w:rFonts w:eastAsia="Times New Roman" w:cs="Times New Roman"/>
                <w:bCs/>
                <w:sz w:val="24"/>
                <w:szCs w:val="24"/>
              </w:rPr>
            </w:pPr>
          </w:p>
        </w:tc>
      </w:tr>
      <w:tr w:rsidR="006C7E5B" w14:paraId="584076DB" w14:textId="77777777">
        <w:tc>
          <w:tcPr>
            <w:tcW w:w="1000" w:type="dxa"/>
            <w:vMerge/>
          </w:tcPr>
          <w:p w14:paraId="5D3E9CAC" w14:textId="77777777" w:rsidR="006C7E5B" w:rsidRDefault="006C7E5B">
            <w:pPr>
              <w:spacing w:after="0" w:line="240" w:lineRule="auto"/>
              <w:rPr>
                <w:rFonts w:eastAsia="Times New Roman" w:cs="Times New Roman"/>
                <w:bCs/>
                <w:sz w:val="24"/>
                <w:szCs w:val="24"/>
              </w:rPr>
            </w:pPr>
          </w:p>
        </w:tc>
        <w:tc>
          <w:tcPr>
            <w:tcW w:w="2369" w:type="dxa"/>
          </w:tcPr>
          <w:p w14:paraId="460D6B45" w14:textId="77777777" w:rsidR="006C7E5B" w:rsidRDefault="006C7E5B">
            <w:pPr>
              <w:spacing w:after="0" w:line="240" w:lineRule="auto"/>
              <w:rPr>
                <w:rFonts w:eastAsia="Times New Roman" w:cs="Times New Roman"/>
                <w:bCs/>
                <w:sz w:val="24"/>
                <w:szCs w:val="24"/>
              </w:rPr>
            </w:pPr>
          </w:p>
        </w:tc>
        <w:tc>
          <w:tcPr>
            <w:tcW w:w="3685" w:type="dxa"/>
          </w:tcPr>
          <w:p w14:paraId="0BD9086B" w14:textId="77777777" w:rsidR="006C7E5B" w:rsidRDefault="006C7E5B">
            <w:pPr>
              <w:spacing w:after="0" w:line="240" w:lineRule="auto"/>
              <w:rPr>
                <w:rFonts w:eastAsia="Times New Roman" w:cs="Times New Roman"/>
                <w:bCs/>
                <w:sz w:val="24"/>
                <w:szCs w:val="24"/>
              </w:rPr>
            </w:pPr>
          </w:p>
        </w:tc>
        <w:tc>
          <w:tcPr>
            <w:tcW w:w="1701" w:type="dxa"/>
          </w:tcPr>
          <w:p w14:paraId="202495E3" w14:textId="77777777" w:rsidR="006C7E5B" w:rsidRDefault="006C7E5B">
            <w:pPr>
              <w:spacing w:after="0" w:line="240" w:lineRule="auto"/>
              <w:rPr>
                <w:lang w:eastAsia="en-US"/>
              </w:rPr>
            </w:pPr>
          </w:p>
        </w:tc>
        <w:tc>
          <w:tcPr>
            <w:tcW w:w="1559" w:type="dxa"/>
          </w:tcPr>
          <w:p w14:paraId="3696F4F7" w14:textId="77777777" w:rsidR="006C7E5B" w:rsidRDefault="006C7E5B">
            <w:pPr>
              <w:spacing w:after="0" w:line="240" w:lineRule="auto"/>
              <w:rPr>
                <w:rFonts w:eastAsia="Times New Roman" w:cs="Times New Roman"/>
                <w:bCs/>
                <w:sz w:val="24"/>
                <w:szCs w:val="24"/>
              </w:rPr>
            </w:pPr>
          </w:p>
        </w:tc>
      </w:tr>
      <w:tr w:rsidR="006C7E5B" w14:paraId="1BA8F96B" w14:textId="77777777">
        <w:tc>
          <w:tcPr>
            <w:tcW w:w="1000" w:type="dxa"/>
            <w:vMerge/>
          </w:tcPr>
          <w:p w14:paraId="3C1C8234" w14:textId="77777777" w:rsidR="006C7E5B" w:rsidRDefault="006C7E5B">
            <w:pPr>
              <w:spacing w:after="0" w:line="240" w:lineRule="auto"/>
              <w:rPr>
                <w:rFonts w:eastAsia="Times New Roman" w:cs="Times New Roman"/>
                <w:bCs/>
                <w:sz w:val="24"/>
                <w:szCs w:val="24"/>
              </w:rPr>
            </w:pPr>
          </w:p>
        </w:tc>
        <w:tc>
          <w:tcPr>
            <w:tcW w:w="2369" w:type="dxa"/>
          </w:tcPr>
          <w:p w14:paraId="2CBBEC25" w14:textId="77777777" w:rsidR="006C7E5B" w:rsidRDefault="006C7E5B">
            <w:pPr>
              <w:spacing w:after="0" w:line="240" w:lineRule="auto"/>
              <w:rPr>
                <w:rFonts w:eastAsia="Times New Roman" w:cs="Times New Roman"/>
                <w:bCs/>
                <w:sz w:val="24"/>
                <w:szCs w:val="24"/>
              </w:rPr>
            </w:pPr>
          </w:p>
        </w:tc>
        <w:tc>
          <w:tcPr>
            <w:tcW w:w="3685" w:type="dxa"/>
          </w:tcPr>
          <w:p w14:paraId="405F0675" w14:textId="77777777" w:rsidR="006C7E5B" w:rsidRDefault="006C7E5B">
            <w:pPr>
              <w:spacing w:after="0" w:line="240" w:lineRule="auto"/>
              <w:rPr>
                <w:rFonts w:eastAsia="Times New Roman" w:cs="Times New Roman"/>
                <w:bCs/>
                <w:sz w:val="24"/>
                <w:szCs w:val="24"/>
              </w:rPr>
            </w:pPr>
          </w:p>
        </w:tc>
        <w:tc>
          <w:tcPr>
            <w:tcW w:w="1701" w:type="dxa"/>
          </w:tcPr>
          <w:p w14:paraId="18878721" w14:textId="77777777" w:rsidR="006C7E5B" w:rsidRDefault="006C7E5B">
            <w:pPr>
              <w:spacing w:before="100" w:beforeAutospacing="1" w:after="100" w:afterAutospacing="1" w:line="240" w:lineRule="auto"/>
              <w:outlineLvl w:val="2"/>
              <w:rPr>
                <w:rFonts w:eastAsia="Times New Roman" w:cs="Times New Roman"/>
                <w:bCs/>
                <w:sz w:val="20"/>
                <w:szCs w:val="20"/>
                <w:u w:val="single"/>
              </w:rPr>
            </w:pPr>
          </w:p>
        </w:tc>
        <w:tc>
          <w:tcPr>
            <w:tcW w:w="1559" w:type="dxa"/>
          </w:tcPr>
          <w:p w14:paraId="2257C18D" w14:textId="77777777" w:rsidR="006C7E5B" w:rsidRDefault="006C7E5B">
            <w:pPr>
              <w:spacing w:after="0" w:line="240" w:lineRule="auto"/>
              <w:rPr>
                <w:rFonts w:eastAsia="Times New Roman" w:cs="Times New Roman"/>
                <w:bCs/>
                <w:sz w:val="24"/>
                <w:szCs w:val="24"/>
              </w:rPr>
            </w:pPr>
          </w:p>
        </w:tc>
      </w:tr>
      <w:tr w:rsidR="006C7E5B" w14:paraId="4D52CC86" w14:textId="77777777">
        <w:trPr>
          <w:trHeight w:val="3055"/>
        </w:trPr>
        <w:tc>
          <w:tcPr>
            <w:tcW w:w="1000" w:type="dxa"/>
            <w:vMerge w:val="restart"/>
          </w:tcPr>
          <w:p w14:paraId="3C754461" w14:textId="77777777" w:rsidR="006C7E5B" w:rsidRDefault="00000000">
            <w:pPr>
              <w:spacing w:after="0" w:line="240" w:lineRule="auto"/>
              <w:rPr>
                <w:rFonts w:eastAsia="Times New Roman" w:cs="Times New Roman"/>
                <w:bCs/>
                <w:sz w:val="24"/>
                <w:szCs w:val="24"/>
              </w:rPr>
            </w:pPr>
            <w:r>
              <w:rPr>
                <w:rFonts w:eastAsia="Times New Roman" w:cs="Times New Roman"/>
                <w:bCs/>
                <w:sz w:val="24"/>
                <w:szCs w:val="24"/>
                <w:lang w:val="en-US"/>
              </w:rPr>
              <w:t>Yahoo</w:t>
            </w:r>
          </w:p>
        </w:tc>
        <w:tc>
          <w:tcPr>
            <w:tcW w:w="2369" w:type="dxa"/>
          </w:tcPr>
          <w:p w14:paraId="79CD1427" w14:textId="77777777" w:rsidR="006C7E5B" w:rsidRDefault="006C7E5B">
            <w:pPr>
              <w:spacing w:after="0" w:line="240" w:lineRule="auto"/>
              <w:rPr>
                <w:rFonts w:eastAsia="Times New Roman" w:cs="Times New Roman"/>
                <w:bCs/>
                <w:sz w:val="24"/>
                <w:szCs w:val="24"/>
              </w:rPr>
            </w:pPr>
          </w:p>
        </w:tc>
        <w:tc>
          <w:tcPr>
            <w:tcW w:w="3685" w:type="dxa"/>
          </w:tcPr>
          <w:p w14:paraId="4B8B10FB" w14:textId="77777777" w:rsidR="006C7E5B" w:rsidRDefault="006C7E5B">
            <w:pPr>
              <w:spacing w:after="0" w:line="240" w:lineRule="auto"/>
              <w:rPr>
                <w:rFonts w:eastAsia="Times New Roman" w:cs="Times New Roman"/>
                <w:bCs/>
                <w:sz w:val="24"/>
                <w:szCs w:val="24"/>
              </w:rPr>
            </w:pPr>
          </w:p>
        </w:tc>
        <w:tc>
          <w:tcPr>
            <w:tcW w:w="1701" w:type="dxa"/>
          </w:tcPr>
          <w:p w14:paraId="31174DEB" w14:textId="77777777" w:rsidR="006C7E5B" w:rsidRDefault="006C7E5B">
            <w:pPr>
              <w:spacing w:after="0" w:line="240" w:lineRule="auto"/>
              <w:rPr>
                <w:rFonts w:cs="Times New Roman"/>
                <w:sz w:val="24"/>
                <w:szCs w:val="24"/>
                <w:lang w:eastAsia="en-US"/>
              </w:rPr>
            </w:pPr>
          </w:p>
        </w:tc>
        <w:tc>
          <w:tcPr>
            <w:tcW w:w="1559" w:type="dxa"/>
          </w:tcPr>
          <w:p w14:paraId="6614F6F4" w14:textId="77777777" w:rsidR="006C7E5B" w:rsidRDefault="006C7E5B">
            <w:pPr>
              <w:spacing w:after="0" w:line="240" w:lineRule="auto"/>
              <w:rPr>
                <w:rFonts w:eastAsia="Times New Roman" w:cs="Times New Roman"/>
                <w:bCs/>
                <w:sz w:val="24"/>
                <w:szCs w:val="24"/>
              </w:rPr>
            </w:pPr>
          </w:p>
        </w:tc>
      </w:tr>
      <w:tr w:rsidR="006C7E5B" w14:paraId="216064CE" w14:textId="77777777">
        <w:tc>
          <w:tcPr>
            <w:tcW w:w="1000" w:type="dxa"/>
            <w:vMerge/>
          </w:tcPr>
          <w:p w14:paraId="7C7D215E" w14:textId="77777777" w:rsidR="006C7E5B" w:rsidRDefault="006C7E5B">
            <w:pPr>
              <w:spacing w:after="0" w:line="240" w:lineRule="auto"/>
              <w:rPr>
                <w:rFonts w:eastAsia="Times New Roman" w:cs="Times New Roman"/>
                <w:bCs/>
                <w:sz w:val="24"/>
                <w:szCs w:val="24"/>
              </w:rPr>
            </w:pPr>
          </w:p>
        </w:tc>
        <w:tc>
          <w:tcPr>
            <w:tcW w:w="2369" w:type="dxa"/>
            <w:vMerge w:val="restart"/>
          </w:tcPr>
          <w:p w14:paraId="67761A8B" w14:textId="77777777" w:rsidR="006C7E5B" w:rsidRDefault="006C7E5B">
            <w:pPr>
              <w:spacing w:after="0" w:line="240" w:lineRule="auto"/>
              <w:rPr>
                <w:rFonts w:eastAsia="Times New Roman" w:cs="Times New Roman"/>
                <w:bCs/>
                <w:sz w:val="24"/>
                <w:szCs w:val="24"/>
              </w:rPr>
            </w:pPr>
          </w:p>
        </w:tc>
        <w:tc>
          <w:tcPr>
            <w:tcW w:w="3685" w:type="dxa"/>
          </w:tcPr>
          <w:p w14:paraId="38E52907" w14:textId="77777777" w:rsidR="006C7E5B" w:rsidRDefault="006C7E5B">
            <w:pPr>
              <w:spacing w:after="0" w:line="240" w:lineRule="auto"/>
              <w:rPr>
                <w:rFonts w:eastAsia="Times New Roman" w:cs="Times New Roman"/>
                <w:bCs/>
                <w:sz w:val="24"/>
                <w:szCs w:val="24"/>
              </w:rPr>
            </w:pPr>
          </w:p>
        </w:tc>
        <w:tc>
          <w:tcPr>
            <w:tcW w:w="1701" w:type="dxa"/>
          </w:tcPr>
          <w:p w14:paraId="4A63C5E9" w14:textId="77777777" w:rsidR="006C7E5B" w:rsidRDefault="006C7E5B">
            <w:pPr>
              <w:spacing w:after="0" w:line="240" w:lineRule="auto"/>
              <w:rPr>
                <w:lang w:eastAsia="en-US"/>
              </w:rPr>
            </w:pPr>
          </w:p>
        </w:tc>
        <w:tc>
          <w:tcPr>
            <w:tcW w:w="1559" w:type="dxa"/>
          </w:tcPr>
          <w:p w14:paraId="70AC69B6" w14:textId="77777777" w:rsidR="006C7E5B" w:rsidRDefault="006C7E5B">
            <w:pPr>
              <w:spacing w:after="0" w:line="240" w:lineRule="auto"/>
              <w:rPr>
                <w:rFonts w:eastAsia="Times New Roman" w:cs="Times New Roman"/>
                <w:bCs/>
                <w:sz w:val="24"/>
                <w:szCs w:val="24"/>
              </w:rPr>
            </w:pPr>
          </w:p>
        </w:tc>
      </w:tr>
      <w:tr w:rsidR="006C7E5B" w14:paraId="79461F93" w14:textId="77777777">
        <w:tc>
          <w:tcPr>
            <w:tcW w:w="1000" w:type="dxa"/>
            <w:vMerge/>
          </w:tcPr>
          <w:p w14:paraId="0A07E5B7" w14:textId="77777777" w:rsidR="006C7E5B" w:rsidRDefault="006C7E5B">
            <w:pPr>
              <w:spacing w:after="0" w:line="240" w:lineRule="auto"/>
              <w:rPr>
                <w:rFonts w:eastAsia="Times New Roman" w:cs="Times New Roman"/>
                <w:bCs/>
                <w:sz w:val="24"/>
                <w:szCs w:val="24"/>
              </w:rPr>
            </w:pPr>
          </w:p>
        </w:tc>
        <w:tc>
          <w:tcPr>
            <w:tcW w:w="2369" w:type="dxa"/>
            <w:vMerge/>
          </w:tcPr>
          <w:p w14:paraId="6C045DC4" w14:textId="77777777" w:rsidR="006C7E5B" w:rsidRDefault="006C7E5B">
            <w:pPr>
              <w:spacing w:after="0" w:line="240" w:lineRule="auto"/>
              <w:rPr>
                <w:rFonts w:eastAsia="Times New Roman" w:cs="Times New Roman"/>
                <w:bCs/>
                <w:sz w:val="24"/>
                <w:szCs w:val="24"/>
              </w:rPr>
            </w:pPr>
          </w:p>
        </w:tc>
        <w:tc>
          <w:tcPr>
            <w:tcW w:w="3685" w:type="dxa"/>
          </w:tcPr>
          <w:p w14:paraId="7E8E228F" w14:textId="77777777" w:rsidR="006C7E5B" w:rsidRDefault="006C7E5B">
            <w:pPr>
              <w:spacing w:after="0" w:line="240" w:lineRule="auto"/>
              <w:rPr>
                <w:rFonts w:eastAsia="Times New Roman" w:cs="Times New Roman"/>
                <w:bCs/>
                <w:sz w:val="24"/>
                <w:szCs w:val="24"/>
              </w:rPr>
            </w:pPr>
          </w:p>
        </w:tc>
        <w:tc>
          <w:tcPr>
            <w:tcW w:w="1701" w:type="dxa"/>
          </w:tcPr>
          <w:p w14:paraId="2DD0B99E" w14:textId="77777777" w:rsidR="006C7E5B" w:rsidRDefault="006C7E5B">
            <w:pPr>
              <w:spacing w:after="0" w:line="240" w:lineRule="auto"/>
              <w:rPr>
                <w:lang w:eastAsia="en-US"/>
              </w:rPr>
            </w:pPr>
          </w:p>
        </w:tc>
        <w:tc>
          <w:tcPr>
            <w:tcW w:w="1559" w:type="dxa"/>
          </w:tcPr>
          <w:p w14:paraId="3B6DAB01" w14:textId="77777777" w:rsidR="006C7E5B" w:rsidRDefault="006C7E5B">
            <w:pPr>
              <w:spacing w:after="0" w:line="240" w:lineRule="auto"/>
              <w:rPr>
                <w:rFonts w:eastAsia="Times New Roman" w:cs="Times New Roman"/>
                <w:bCs/>
                <w:sz w:val="24"/>
                <w:szCs w:val="24"/>
              </w:rPr>
            </w:pPr>
          </w:p>
        </w:tc>
      </w:tr>
      <w:tr w:rsidR="006C7E5B" w14:paraId="1112EC78" w14:textId="77777777">
        <w:tc>
          <w:tcPr>
            <w:tcW w:w="1000" w:type="dxa"/>
            <w:vMerge/>
          </w:tcPr>
          <w:p w14:paraId="12363EEB" w14:textId="77777777" w:rsidR="006C7E5B" w:rsidRDefault="006C7E5B">
            <w:pPr>
              <w:spacing w:after="0" w:line="240" w:lineRule="auto"/>
              <w:rPr>
                <w:rFonts w:eastAsia="Times New Roman" w:cs="Times New Roman"/>
                <w:bCs/>
                <w:sz w:val="24"/>
                <w:szCs w:val="24"/>
              </w:rPr>
            </w:pPr>
          </w:p>
        </w:tc>
        <w:tc>
          <w:tcPr>
            <w:tcW w:w="2369" w:type="dxa"/>
          </w:tcPr>
          <w:p w14:paraId="4618823B" w14:textId="77777777" w:rsidR="006C7E5B" w:rsidRDefault="006C7E5B">
            <w:pPr>
              <w:spacing w:after="0" w:line="240" w:lineRule="auto"/>
              <w:rPr>
                <w:rFonts w:eastAsia="Times New Roman" w:cs="Times New Roman"/>
                <w:bCs/>
                <w:sz w:val="24"/>
                <w:szCs w:val="24"/>
              </w:rPr>
            </w:pPr>
          </w:p>
        </w:tc>
        <w:tc>
          <w:tcPr>
            <w:tcW w:w="3685" w:type="dxa"/>
          </w:tcPr>
          <w:p w14:paraId="3548E880" w14:textId="77777777" w:rsidR="006C7E5B" w:rsidRDefault="006C7E5B">
            <w:pPr>
              <w:spacing w:after="0" w:line="240" w:lineRule="auto"/>
              <w:rPr>
                <w:rFonts w:eastAsia="Times New Roman" w:cs="Times New Roman"/>
                <w:bCs/>
                <w:sz w:val="24"/>
                <w:szCs w:val="24"/>
              </w:rPr>
            </w:pPr>
          </w:p>
        </w:tc>
        <w:tc>
          <w:tcPr>
            <w:tcW w:w="1701" w:type="dxa"/>
          </w:tcPr>
          <w:p w14:paraId="490C52E3" w14:textId="77777777" w:rsidR="006C7E5B" w:rsidRDefault="006C7E5B">
            <w:pPr>
              <w:spacing w:after="0" w:line="240" w:lineRule="auto"/>
              <w:rPr>
                <w:lang w:eastAsia="en-US"/>
              </w:rPr>
            </w:pPr>
          </w:p>
        </w:tc>
        <w:tc>
          <w:tcPr>
            <w:tcW w:w="1559" w:type="dxa"/>
          </w:tcPr>
          <w:p w14:paraId="78D4A6E1" w14:textId="77777777" w:rsidR="006C7E5B" w:rsidRDefault="006C7E5B">
            <w:pPr>
              <w:spacing w:after="0" w:line="240" w:lineRule="auto"/>
              <w:rPr>
                <w:rFonts w:eastAsia="Times New Roman" w:cs="Times New Roman"/>
                <w:bCs/>
                <w:sz w:val="24"/>
                <w:szCs w:val="24"/>
              </w:rPr>
            </w:pPr>
          </w:p>
        </w:tc>
      </w:tr>
      <w:tr w:rsidR="006C7E5B" w14:paraId="2CD4E510" w14:textId="77777777">
        <w:tc>
          <w:tcPr>
            <w:tcW w:w="1000" w:type="dxa"/>
            <w:vMerge/>
          </w:tcPr>
          <w:p w14:paraId="1E066C45" w14:textId="77777777" w:rsidR="006C7E5B" w:rsidRDefault="006C7E5B">
            <w:pPr>
              <w:spacing w:after="0" w:line="240" w:lineRule="auto"/>
              <w:rPr>
                <w:rFonts w:eastAsia="Times New Roman" w:cs="Times New Roman"/>
                <w:bCs/>
                <w:sz w:val="24"/>
                <w:szCs w:val="24"/>
              </w:rPr>
            </w:pPr>
          </w:p>
        </w:tc>
        <w:tc>
          <w:tcPr>
            <w:tcW w:w="2369" w:type="dxa"/>
          </w:tcPr>
          <w:p w14:paraId="77746123" w14:textId="77777777" w:rsidR="006C7E5B" w:rsidRDefault="006C7E5B">
            <w:pPr>
              <w:spacing w:after="0" w:line="240" w:lineRule="auto"/>
              <w:rPr>
                <w:rFonts w:eastAsia="Times New Roman" w:cs="Times New Roman"/>
                <w:bCs/>
                <w:sz w:val="24"/>
                <w:szCs w:val="24"/>
              </w:rPr>
            </w:pPr>
          </w:p>
        </w:tc>
        <w:tc>
          <w:tcPr>
            <w:tcW w:w="3685" w:type="dxa"/>
          </w:tcPr>
          <w:p w14:paraId="46BF8642" w14:textId="77777777" w:rsidR="006C7E5B" w:rsidRDefault="006C7E5B">
            <w:pPr>
              <w:spacing w:after="0" w:line="240" w:lineRule="auto"/>
              <w:rPr>
                <w:rFonts w:eastAsia="Times New Roman" w:cs="Times New Roman"/>
                <w:bCs/>
                <w:sz w:val="24"/>
                <w:szCs w:val="24"/>
              </w:rPr>
            </w:pPr>
          </w:p>
        </w:tc>
        <w:tc>
          <w:tcPr>
            <w:tcW w:w="1701" w:type="dxa"/>
          </w:tcPr>
          <w:p w14:paraId="3C8E6645" w14:textId="77777777" w:rsidR="006C7E5B" w:rsidRDefault="006C7E5B">
            <w:pPr>
              <w:spacing w:after="0" w:line="240" w:lineRule="auto"/>
              <w:rPr>
                <w:lang w:eastAsia="en-US"/>
              </w:rPr>
            </w:pPr>
          </w:p>
        </w:tc>
        <w:tc>
          <w:tcPr>
            <w:tcW w:w="1559" w:type="dxa"/>
          </w:tcPr>
          <w:p w14:paraId="3DF64C2B" w14:textId="77777777" w:rsidR="006C7E5B" w:rsidRDefault="006C7E5B">
            <w:pPr>
              <w:spacing w:after="0" w:line="240" w:lineRule="auto"/>
              <w:rPr>
                <w:rFonts w:eastAsia="Times New Roman" w:cs="Times New Roman"/>
                <w:bCs/>
                <w:sz w:val="24"/>
                <w:szCs w:val="24"/>
              </w:rPr>
            </w:pPr>
          </w:p>
        </w:tc>
      </w:tr>
      <w:tr w:rsidR="006C7E5B" w14:paraId="5FF917CA" w14:textId="77777777">
        <w:tc>
          <w:tcPr>
            <w:tcW w:w="1000" w:type="dxa"/>
            <w:vMerge/>
          </w:tcPr>
          <w:p w14:paraId="7E646FAD" w14:textId="77777777" w:rsidR="006C7E5B" w:rsidRDefault="006C7E5B">
            <w:pPr>
              <w:spacing w:after="0" w:line="240" w:lineRule="auto"/>
              <w:rPr>
                <w:rFonts w:eastAsia="Times New Roman" w:cs="Times New Roman"/>
                <w:bCs/>
                <w:sz w:val="24"/>
                <w:szCs w:val="24"/>
              </w:rPr>
            </w:pPr>
          </w:p>
        </w:tc>
        <w:tc>
          <w:tcPr>
            <w:tcW w:w="2369" w:type="dxa"/>
            <w:vMerge w:val="restart"/>
          </w:tcPr>
          <w:p w14:paraId="6E1D2A05" w14:textId="77777777" w:rsidR="006C7E5B" w:rsidRDefault="006C7E5B">
            <w:pPr>
              <w:spacing w:after="0" w:line="240" w:lineRule="auto"/>
              <w:rPr>
                <w:rFonts w:eastAsia="Times New Roman" w:cs="Times New Roman"/>
                <w:bCs/>
                <w:sz w:val="24"/>
                <w:szCs w:val="24"/>
              </w:rPr>
            </w:pPr>
          </w:p>
        </w:tc>
        <w:tc>
          <w:tcPr>
            <w:tcW w:w="3685" w:type="dxa"/>
          </w:tcPr>
          <w:p w14:paraId="6FE1EA7D" w14:textId="77777777" w:rsidR="006C7E5B" w:rsidRDefault="006C7E5B">
            <w:pPr>
              <w:spacing w:after="0" w:line="240" w:lineRule="auto"/>
              <w:rPr>
                <w:rFonts w:eastAsia="Times New Roman" w:cs="Times New Roman"/>
                <w:bCs/>
                <w:sz w:val="24"/>
                <w:szCs w:val="24"/>
              </w:rPr>
            </w:pPr>
          </w:p>
        </w:tc>
        <w:tc>
          <w:tcPr>
            <w:tcW w:w="1701" w:type="dxa"/>
          </w:tcPr>
          <w:p w14:paraId="48EDB42C" w14:textId="77777777" w:rsidR="006C7E5B" w:rsidRDefault="006C7E5B">
            <w:pPr>
              <w:spacing w:after="0" w:line="240" w:lineRule="auto"/>
              <w:rPr>
                <w:lang w:eastAsia="en-US"/>
              </w:rPr>
            </w:pPr>
          </w:p>
        </w:tc>
        <w:tc>
          <w:tcPr>
            <w:tcW w:w="1559" w:type="dxa"/>
          </w:tcPr>
          <w:p w14:paraId="6225D213" w14:textId="77777777" w:rsidR="006C7E5B" w:rsidRDefault="006C7E5B">
            <w:pPr>
              <w:spacing w:after="0" w:line="240" w:lineRule="auto"/>
              <w:rPr>
                <w:rFonts w:eastAsia="Times New Roman" w:cs="Times New Roman"/>
                <w:bCs/>
                <w:sz w:val="24"/>
                <w:szCs w:val="24"/>
              </w:rPr>
            </w:pPr>
          </w:p>
        </w:tc>
      </w:tr>
      <w:tr w:rsidR="006C7E5B" w14:paraId="260FAEF7" w14:textId="77777777">
        <w:tc>
          <w:tcPr>
            <w:tcW w:w="1000" w:type="dxa"/>
            <w:vMerge/>
          </w:tcPr>
          <w:p w14:paraId="72128802" w14:textId="77777777" w:rsidR="006C7E5B" w:rsidRDefault="006C7E5B">
            <w:pPr>
              <w:spacing w:after="0" w:line="240" w:lineRule="auto"/>
              <w:rPr>
                <w:rFonts w:eastAsia="Times New Roman" w:cs="Times New Roman"/>
                <w:bCs/>
                <w:sz w:val="24"/>
                <w:szCs w:val="24"/>
              </w:rPr>
            </w:pPr>
          </w:p>
        </w:tc>
        <w:tc>
          <w:tcPr>
            <w:tcW w:w="2369" w:type="dxa"/>
            <w:vMerge/>
          </w:tcPr>
          <w:p w14:paraId="4BF89695" w14:textId="77777777" w:rsidR="006C7E5B" w:rsidRDefault="006C7E5B">
            <w:pPr>
              <w:spacing w:after="0" w:line="240" w:lineRule="auto"/>
              <w:rPr>
                <w:rFonts w:eastAsia="Times New Roman" w:cs="Times New Roman"/>
                <w:bCs/>
                <w:sz w:val="24"/>
                <w:szCs w:val="24"/>
              </w:rPr>
            </w:pPr>
          </w:p>
        </w:tc>
        <w:tc>
          <w:tcPr>
            <w:tcW w:w="3685" w:type="dxa"/>
          </w:tcPr>
          <w:p w14:paraId="1AB5B4AA" w14:textId="77777777" w:rsidR="006C7E5B" w:rsidRDefault="006C7E5B">
            <w:pPr>
              <w:spacing w:after="0" w:line="240" w:lineRule="auto"/>
              <w:rPr>
                <w:rFonts w:eastAsia="Times New Roman" w:cs="Times New Roman"/>
                <w:bCs/>
                <w:sz w:val="24"/>
                <w:szCs w:val="24"/>
              </w:rPr>
            </w:pPr>
          </w:p>
        </w:tc>
        <w:tc>
          <w:tcPr>
            <w:tcW w:w="1701" w:type="dxa"/>
          </w:tcPr>
          <w:p w14:paraId="47E08BC3" w14:textId="77777777" w:rsidR="006C7E5B" w:rsidRDefault="006C7E5B">
            <w:pPr>
              <w:spacing w:after="0" w:line="240" w:lineRule="auto"/>
              <w:rPr>
                <w:lang w:eastAsia="en-US"/>
              </w:rPr>
            </w:pPr>
          </w:p>
        </w:tc>
        <w:tc>
          <w:tcPr>
            <w:tcW w:w="1559" w:type="dxa"/>
          </w:tcPr>
          <w:p w14:paraId="0C5EA5EA" w14:textId="77777777" w:rsidR="006C7E5B" w:rsidRDefault="006C7E5B">
            <w:pPr>
              <w:spacing w:after="0" w:line="240" w:lineRule="auto"/>
              <w:rPr>
                <w:rFonts w:eastAsia="Times New Roman" w:cs="Times New Roman"/>
                <w:bCs/>
                <w:sz w:val="24"/>
                <w:szCs w:val="24"/>
              </w:rPr>
            </w:pPr>
          </w:p>
        </w:tc>
      </w:tr>
      <w:tr w:rsidR="006C7E5B" w14:paraId="6C2F33EA" w14:textId="77777777">
        <w:tc>
          <w:tcPr>
            <w:tcW w:w="1000" w:type="dxa"/>
            <w:vMerge/>
          </w:tcPr>
          <w:p w14:paraId="42B812F8" w14:textId="77777777" w:rsidR="006C7E5B" w:rsidRDefault="006C7E5B">
            <w:pPr>
              <w:spacing w:after="0" w:line="240" w:lineRule="auto"/>
              <w:rPr>
                <w:rFonts w:eastAsia="Times New Roman" w:cs="Times New Roman"/>
                <w:bCs/>
                <w:sz w:val="24"/>
                <w:szCs w:val="24"/>
              </w:rPr>
            </w:pPr>
          </w:p>
        </w:tc>
        <w:tc>
          <w:tcPr>
            <w:tcW w:w="2369" w:type="dxa"/>
            <w:vMerge/>
          </w:tcPr>
          <w:p w14:paraId="2ABC9ABF" w14:textId="77777777" w:rsidR="006C7E5B" w:rsidRDefault="006C7E5B">
            <w:pPr>
              <w:spacing w:after="0" w:line="240" w:lineRule="auto"/>
              <w:rPr>
                <w:rFonts w:eastAsia="Times New Roman" w:cs="Times New Roman"/>
                <w:bCs/>
                <w:sz w:val="24"/>
                <w:szCs w:val="24"/>
              </w:rPr>
            </w:pPr>
          </w:p>
        </w:tc>
        <w:tc>
          <w:tcPr>
            <w:tcW w:w="3685" w:type="dxa"/>
          </w:tcPr>
          <w:p w14:paraId="20896562" w14:textId="77777777" w:rsidR="006C7E5B" w:rsidRDefault="006C7E5B">
            <w:pPr>
              <w:spacing w:after="0" w:line="240" w:lineRule="auto"/>
              <w:rPr>
                <w:rFonts w:eastAsia="Times New Roman" w:cs="Times New Roman"/>
                <w:bCs/>
                <w:sz w:val="24"/>
                <w:szCs w:val="24"/>
              </w:rPr>
            </w:pPr>
          </w:p>
        </w:tc>
        <w:tc>
          <w:tcPr>
            <w:tcW w:w="1701" w:type="dxa"/>
          </w:tcPr>
          <w:p w14:paraId="52032BD4" w14:textId="77777777" w:rsidR="006C7E5B" w:rsidRDefault="006C7E5B">
            <w:pPr>
              <w:spacing w:after="0" w:line="240" w:lineRule="auto"/>
              <w:rPr>
                <w:rFonts w:ascii="Times New Roman" w:hAnsi="Times New Roman" w:cs="Times New Roman"/>
                <w:i/>
                <w:u w:val="single"/>
                <w:lang w:eastAsia="en-US"/>
              </w:rPr>
            </w:pPr>
          </w:p>
        </w:tc>
        <w:tc>
          <w:tcPr>
            <w:tcW w:w="1559" w:type="dxa"/>
          </w:tcPr>
          <w:p w14:paraId="5EB54BF1" w14:textId="77777777" w:rsidR="006C7E5B" w:rsidRDefault="006C7E5B">
            <w:pPr>
              <w:spacing w:after="0" w:line="240" w:lineRule="auto"/>
              <w:rPr>
                <w:rFonts w:eastAsia="Times New Roman" w:cs="Times New Roman"/>
                <w:bCs/>
                <w:sz w:val="24"/>
                <w:szCs w:val="24"/>
              </w:rPr>
            </w:pPr>
          </w:p>
        </w:tc>
      </w:tr>
      <w:tr w:rsidR="006C7E5B" w14:paraId="338B8A28" w14:textId="77777777">
        <w:tc>
          <w:tcPr>
            <w:tcW w:w="1000" w:type="dxa"/>
            <w:vMerge/>
          </w:tcPr>
          <w:p w14:paraId="69E79044" w14:textId="77777777" w:rsidR="006C7E5B" w:rsidRDefault="006C7E5B">
            <w:pPr>
              <w:spacing w:after="0" w:line="240" w:lineRule="auto"/>
              <w:rPr>
                <w:rFonts w:eastAsia="Times New Roman" w:cs="Times New Roman"/>
                <w:bCs/>
                <w:sz w:val="24"/>
                <w:szCs w:val="24"/>
              </w:rPr>
            </w:pPr>
          </w:p>
        </w:tc>
        <w:tc>
          <w:tcPr>
            <w:tcW w:w="2369" w:type="dxa"/>
            <w:vMerge/>
          </w:tcPr>
          <w:p w14:paraId="73966F12" w14:textId="77777777" w:rsidR="006C7E5B" w:rsidRDefault="006C7E5B">
            <w:pPr>
              <w:spacing w:after="0" w:line="240" w:lineRule="auto"/>
              <w:rPr>
                <w:rFonts w:eastAsia="Times New Roman" w:cs="Times New Roman"/>
                <w:bCs/>
                <w:sz w:val="24"/>
                <w:szCs w:val="24"/>
              </w:rPr>
            </w:pPr>
          </w:p>
        </w:tc>
        <w:tc>
          <w:tcPr>
            <w:tcW w:w="3685" w:type="dxa"/>
          </w:tcPr>
          <w:p w14:paraId="6D2FF4BB" w14:textId="77777777" w:rsidR="006C7E5B" w:rsidRDefault="006C7E5B">
            <w:pPr>
              <w:spacing w:after="0" w:line="240" w:lineRule="auto"/>
              <w:rPr>
                <w:rFonts w:eastAsia="Times New Roman" w:cs="Times New Roman"/>
                <w:bCs/>
                <w:sz w:val="24"/>
                <w:szCs w:val="24"/>
              </w:rPr>
            </w:pPr>
          </w:p>
        </w:tc>
        <w:tc>
          <w:tcPr>
            <w:tcW w:w="1701" w:type="dxa"/>
          </w:tcPr>
          <w:p w14:paraId="63CC990D" w14:textId="77777777" w:rsidR="006C7E5B" w:rsidRDefault="006C7E5B">
            <w:pPr>
              <w:spacing w:after="0" w:line="240" w:lineRule="auto"/>
              <w:rPr>
                <w:rFonts w:ascii="Times New Roman" w:hAnsi="Times New Roman" w:cs="Times New Roman"/>
                <w:lang w:eastAsia="en-US"/>
              </w:rPr>
            </w:pPr>
          </w:p>
        </w:tc>
        <w:tc>
          <w:tcPr>
            <w:tcW w:w="1559" w:type="dxa"/>
          </w:tcPr>
          <w:p w14:paraId="3B186FF3" w14:textId="77777777" w:rsidR="006C7E5B" w:rsidRDefault="006C7E5B">
            <w:pPr>
              <w:spacing w:after="0" w:line="240" w:lineRule="auto"/>
              <w:rPr>
                <w:rFonts w:eastAsia="Times New Roman" w:cs="Times New Roman"/>
                <w:bCs/>
                <w:sz w:val="24"/>
                <w:szCs w:val="24"/>
              </w:rPr>
            </w:pPr>
          </w:p>
        </w:tc>
      </w:tr>
      <w:tr w:rsidR="006C7E5B" w14:paraId="5CCD4F74" w14:textId="77777777">
        <w:tc>
          <w:tcPr>
            <w:tcW w:w="1000" w:type="dxa"/>
            <w:vMerge/>
          </w:tcPr>
          <w:p w14:paraId="0B3FE1F2" w14:textId="77777777" w:rsidR="006C7E5B" w:rsidRDefault="006C7E5B">
            <w:pPr>
              <w:spacing w:after="0" w:line="240" w:lineRule="auto"/>
              <w:rPr>
                <w:rFonts w:eastAsia="Times New Roman" w:cs="Times New Roman"/>
                <w:bCs/>
                <w:sz w:val="24"/>
                <w:szCs w:val="24"/>
              </w:rPr>
            </w:pPr>
          </w:p>
        </w:tc>
        <w:tc>
          <w:tcPr>
            <w:tcW w:w="2369" w:type="dxa"/>
            <w:vMerge/>
          </w:tcPr>
          <w:p w14:paraId="2CCBCA58" w14:textId="77777777" w:rsidR="006C7E5B" w:rsidRDefault="006C7E5B">
            <w:pPr>
              <w:spacing w:after="0" w:line="240" w:lineRule="auto"/>
              <w:rPr>
                <w:rFonts w:eastAsia="Times New Roman" w:cs="Times New Roman"/>
                <w:bCs/>
                <w:sz w:val="24"/>
                <w:szCs w:val="24"/>
              </w:rPr>
            </w:pPr>
          </w:p>
        </w:tc>
        <w:tc>
          <w:tcPr>
            <w:tcW w:w="3685" w:type="dxa"/>
          </w:tcPr>
          <w:p w14:paraId="211E6C1C" w14:textId="77777777" w:rsidR="006C7E5B" w:rsidRDefault="006C7E5B">
            <w:pPr>
              <w:spacing w:after="0" w:line="240" w:lineRule="auto"/>
              <w:rPr>
                <w:rFonts w:eastAsia="Times New Roman" w:cs="Times New Roman"/>
                <w:bCs/>
                <w:sz w:val="24"/>
                <w:szCs w:val="24"/>
              </w:rPr>
            </w:pPr>
          </w:p>
        </w:tc>
        <w:tc>
          <w:tcPr>
            <w:tcW w:w="1701" w:type="dxa"/>
          </w:tcPr>
          <w:p w14:paraId="2726355B" w14:textId="77777777" w:rsidR="006C7E5B" w:rsidRDefault="006C7E5B">
            <w:pPr>
              <w:spacing w:after="0" w:line="240" w:lineRule="auto"/>
              <w:rPr>
                <w:lang w:eastAsia="en-US"/>
              </w:rPr>
            </w:pPr>
          </w:p>
        </w:tc>
        <w:tc>
          <w:tcPr>
            <w:tcW w:w="1559" w:type="dxa"/>
          </w:tcPr>
          <w:p w14:paraId="7FD9ACF6" w14:textId="77777777" w:rsidR="006C7E5B" w:rsidRDefault="006C7E5B">
            <w:pPr>
              <w:spacing w:after="0" w:line="240" w:lineRule="auto"/>
              <w:rPr>
                <w:rFonts w:eastAsia="Times New Roman" w:cs="Times New Roman"/>
                <w:bCs/>
                <w:sz w:val="24"/>
                <w:szCs w:val="24"/>
              </w:rPr>
            </w:pPr>
          </w:p>
        </w:tc>
      </w:tr>
    </w:tbl>
    <w:p w14:paraId="4B6DF92B" w14:textId="77777777" w:rsidR="006C7E5B" w:rsidRDefault="006C7E5B"/>
    <w:p w14:paraId="4CA6D5F7" w14:textId="77777777" w:rsidR="006C7E5B" w:rsidRDefault="00000000">
      <w:pPr>
        <w:pStyle w:val="Heading1"/>
      </w:pPr>
      <w:bookmarkStart w:id="3378" w:name="_Toc22581"/>
      <w:r>
        <w:lastRenderedPageBreak/>
        <w:t xml:space="preserve">Liste de courriers et emails </w:t>
      </w:r>
      <w:commentRangeStart w:id="3379"/>
      <w:r>
        <w:t>échangés</w:t>
      </w:r>
      <w:commentRangeEnd w:id="3379"/>
      <w:r>
        <w:rPr>
          <w:rStyle w:val="CommentReference"/>
          <w:rFonts w:asciiTheme="minorHAnsi" w:eastAsiaTheme="minorHAnsi" w:hAnsiTheme="minorHAnsi" w:cstheme="minorBidi"/>
          <w:b w:val="0"/>
          <w:bCs w:val="0"/>
        </w:rPr>
        <w:commentReference w:id="3379"/>
      </w:r>
      <w:bookmarkEnd w:id="3378"/>
    </w:p>
    <w:p w14:paraId="376B5127" w14:textId="77777777" w:rsidR="006C7E5B" w:rsidRDefault="00000000">
      <w:pPr>
        <w:pStyle w:val="Heading1"/>
        <w:rPr>
          <w:rStyle w:val="Emphasis"/>
        </w:rPr>
      </w:pPr>
      <w:bookmarkStart w:id="3380" w:name="_Toc61600902"/>
      <w:bookmarkStart w:id="3381" w:name="_Toc15811"/>
      <w:r>
        <w:rPr>
          <w:rStyle w:val="Emphasis"/>
        </w:rPr>
        <w:lastRenderedPageBreak/>
        <w:t>Conclusion</w:t>
      </w:r>
      <w:bookmarkEnd w:id="3380"/>
      <w:bookmarkEnd w:id="3381"/>
      <w:r>
        <w:rPr>
          <w:rStyle w:val="Emphasis"/>
        </w:rPr>
        <w:t xml:space="preserve"> </w:t>
      </w:r>
    </w:p>
    <w:p w14:paraId="2B1518A4" w14:textId="77777777" w:rsidR="006C7E5B" w:rsidRDefault="00000000">
      <w:pPr>
        <w:pStyle w:val="Heading1"/>
        <w:rPr>
          <w:rStyle w:val="Emphasis"/>
        </w:rPr>
      </w:pPr>
      <w:bookmarkStart w:id="3382" w:name="_Toc61600903"/>
      <w:bookmarkStart w:id="3383" w:name="_Toc7356"/>
      <w:r>
        <w:rPr>
          <w:rStyle w:val="Emphasis"/>
        </w:rPr>
        <w:lastRenderedPageBreak/>
        <w:t>[Un commentaire sur les auteurs]</w:t>
      </w:r>
      <w:bookmarkEnd w:id="3382"/>
      <w:bookmarkEnd w:id="3383"/>
    </w:p>
    <w:p w14:paraId="635F0C64" w14:textId="77777777" w:rsidR="006C7E5B" w:rsidRDefault="00000000">
      <w:pPr>
        <w:pStyle w:val="Heading1"/>
        <w:rPr>
          <w:rStyle w:val="Emphasis"/>
        </w:rPr>
      </w:pPr>
      <w:bookmarkStart w:id="3384" w:name="_Toc61600904"/>
      <w:bookmarkStart w:id="3385" w:name="_Toc4754"/>
      <w:r>
        <w:rPr>
          <w:rStyle w:val="Emphasis"/>
        </w:rPr>
        <w:lastRenderedPageBreak/>
        <w:t>[Appendice]</w:t>
      </w:r>
      <w:bookmarkEnd w:id="3384"/>
      <w:bookmarkEnd w:id="3385"/>
    </w:p>
    <w:p w14:paraId="506B36BD" w14:textId="77777777" w:rsidR="006C7E5B" w:rsidRDefault="00000000">
      <w:pPr>
        <w:pStyle w:val="Heading1"/>
        <w:rPr>
          <w:rStyle w:val="Emphasis"/>
        </w:rPr>
      </w:pPr>
      <w:bookmarkStart w:id="3386" w:name="_Toc61600905"/>
      <w:bookmarkStart w:id="3387" w:name="_Toc29627"/>
      <w:r>
        <w:rPr>
          <w:rStyle w:val="Emphasis"/>
        </w:rPr>
        <w:lastRenderedPageBreak/>
        <w:t>Bibliographie</w:t>
      </w:r>
      <w:bookmarkEnd w:id="3386"/>
      <w:bookmarkEnd w:id="3387"/>
    </w:p>
    <w:p w14:paraId="3C1FC568" w14:textId="77777777" w:rsidR="006C7E5B" w:rsidRDefault="006C7E5B">
      <w:pPr>
        <w:rPr>
          <w:lang w:eastAsia="en-US"/>
        </w:rPr>
      </w:pPr>
    </w:p>
    <w:p w14:paraId="16524D25" w14:textId="77777777" w:rsidR="006C7E5B" w:rsidRDefault="00000000">
      <w:pPr>
        <w:pStyle w:val="Heading1"/>
        <w:rPr>
          <w:rStyle w:val="Emphasis"/>
        </w:rPr>
      </w:pPr>
      <w:bookmarkStart w:id="3388" w:name="_Toc61600927"/>
      <w:bookmarkStart w:id="3389" w:name="_Toc22386"/>
      <w:r>
        <w:rPr>
          <w:rStyle w:val="Emphasis"/>
        </w:rPr>
        <w:lastRenderedPageBreak/>
        <w:t>Glossaire</w:t>
      </w:r>
      <w:bookmarkEnd w:id="3388"/>
      <w:bookmarkEnd w:id="3389"/>
      <w:r>
        <w:rPr>
          <w:rStyle w:val="Emphasis"/>
        </w:rPr>
        <w:t xml:space="preserve"> </w:t>
      </w:r>
    </w:p>
    <w:p w14:paraId="6E6652AA" w14:textId="77777777" w:rsidR="006C7E5B" w:rsidRDefault="00000000">
      <w:r>
        <w:t>Mesh= maillage ou image sous forme de squelette</w:t>
      </w:r>
    </w:p>
    <w:p w14:paraId="667E35DF" w14:textId="77777777" w:rsidR="006C7E5B" w:rsidRDefault="00000000">
      <w:pPr>
        <w:pStyle w:val="Heading1"/>
        <w:rPr>
          <w:rStyle w:val="Emphasis"/>
        </w:rPr>
      </w:pPr>
      <w:bookmarkStart w:id="3390" w:name="_Toc61600928"/>
      <w:bookmarkStart w:id="3391" w:name="_Toc26920"/>
      <w:r>
        <w:rPr>
          <w:rStyle w:val="Emphasis"/>
        </w:rPr>
        <w:lastRenderedPageBreak/>
        <w:t>Index</w:t>
      </w:r>
      <w:bookmarkEnd w:id="3390"/>
      <w:bookmarkEnd w:id="3391"/>
    </w:p>
    <w:p w14:paraId="12E59E6E" w14:textId="77777777" w:rsidR="006C7E5B" w:rsidRDefault="00000000">
      <w:pPr>
        <w:sectPr w:rsidR="006C7E5B">
          <w:footerReference w:type="default" r:id="rId17"/>
          <w:pgSz w:w="11906" w:h="16838"/>
          <w:pgMar w:top="1417" w:right="1417" w:bottom="1417" w:left="1417" w:header="708" w:footer="708" w:gutter="0"/>
          <w:cols w:space="708"/>
          <w:docGrid w:linePitch="360"/>
        </w:sectPr>
      </w:pPr>
      <w:r>
        <w:fldChar w:fldCharType="begin"/>
      </w:r>
      <w:r>
        <w:instrText xml:space="preserve"> INDEX \c "2" \z "1036" </w:instrText>
      </w:r>
      <w:r>
        <w:fldChar w:fldCharType="separate"/>
      </w:r>
    </w:p>
    <w:p w14:paraId="0DFBA374" w14:textId="77777777" w:rsidR="006C7E5B" w:rsidRDefault="00000000">
      <w:pPr>
        <w:pStyle w:val="Index1"/>
        <w:tabs>
          <w:tab w:val="right" w:leader="dot" w:pos="4166"/>
        </w:tabs>
      </w:pPr>
      <w:r>
        <w:t>index, 6</w:t>
      </w:r>
    </w:p>
    <w:p w14:paraId="09BA432E" w14:textId="77777777" w:rsidR="006C7E5B" w:rsidRDefault="00000000">
      <w:pPr>
        <w:pStyle w:val="Index1"/>
        <w:tabs>
          <w:tab w:val="right" w:leader="dot" w:pos="4166"/>
        </w:tabs>
      </w:pPr>
      <w:r>
        <w:t>les gros documents, 6</w:t>
      </w:r>
    </w:p>
    <w:p w14:paraId="49AFEB5D" w14:textId="77777777" w:rsidR="006C7E5B" w:rsidRDefault="006C7E5B">
      <w:pPr>
        <w:sectPr w:rsidR="006C7E5B">
          <w:type w:val="continuous"/>
          <w:pgSz w:w="11906" w:h="16838"/>
          <w:pgMar w:top="1417" w:right="1417" w:bottom="1417" w:left="1417" w:header="708" w:footer="708" w:gutter="0"/>
          <w:cols w:num="2" w:space="720"/>
          <w:docGrid w:linePitch="360"/>
        </w:sectPr>
      </w:pPr>
    </w:p>
    <w:p w14:paraId="7CE53CB4" w14:textId="77777777" w:rsidR="006C7E5B" w:rsidRDefault="00000000">
      <w:r>
        <w:fldChar w:fldCharType="end"/>
      </w:r>
    </w:p>
    <w:p w14:paraId="0156B124" w14:textId="77777777" w:rsidR="006C7E5B" w:rsidRDefault="00000000">
      <w:pPr>
        <w:pStyle w:val="Heading1"/>
        <w:rPr>
          <w:rStyle w:val="Emphasis"/>
        </w:rPr>
      </w:pPr>
      <w:bookmarkStart w:id="3392" w:name="_Toc61600929"/>
      <w:bookmarkStart w:id="3393" w:name="_Toc17958"/>
      <w:r>
        <w:rPr>
          <w:rStyle w:val="Emphasis"/>
        </w:rPr>
        <w:lastRenderedPageBreak/>
        <w:t>[Résumé et mots clés]</w:t>
      </w:r>
      <w:bookmarkEnd w:id="3392"/>
      <w:bookmarkEnd w:id="3393"/>
    </w:p>
    <w:p w14:paraId="75D66D58" w14:textId="77777777" w:rsidR="006C7E5B" w:rsidRDefault="00000000">
      <w:pPr>
        <w:pStyle w:val="Heading1"/>
        <w:rPr>
          <w:rStyle w:val="Emphasis"/>
        </w:rPr>
      </w:pPr>
      <w:bookmarkStart w:id="3394" w:name="_Toc61600930"/>
      <w:bookmarkStart w:id="3395" w:name="_Toc24250"/>
      <w:r>
        <w:rPr>
          <w:rStyle w:val="Emphasis"/>
        </w:rPr>
        <w:lastRenderedPageBreak/>
        <w:t>[Enfin une 4ème de couverture]</w:t>
      </w:r>
      <w:bookmarkEnd w:id="3394"/>
      <w:bookmarkEnd w:id="3395"/>
    </w:p>
    <w:p w14:paraId="3E2DBCCF" w14:textId="77777777" w:rsidR="006C7E5B" w:rsidRDefault="006C7E5B"/>
    <w:p w14:paraId="7BB12F88" w14:textId="77777777" w:rsidR="006C7E5B" w:rsidRDefault="006C7E5B"/>
    <w:sectPr w:rsidR="006C7E5B">
      <w:type w:val="continuous"/>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user" w:date="2021-07-29T17:22:00Z" w:initials="u">
    <w:p w14:paraId="67AC8B50" w14:textId="77777777" w:rsidR="006C7E5B" w:rsidRDefault="00000000">
      <w:pPr>
        <w:pStyle w:val="CommentText"/>
        <w:rPr>
          <w:b/>
          <w:sz w:val="40"/>
          <w:szCs w:val="40"/>
        </w:rPr>
      </w:pPr>
      <w:r>
        <w:rPr>
          <w:b/>
          <w:color w:val="FF0000"/>
          <w:sz w:val="40"/>
          <w:szCs w:val="40"/>
        </w:rPr>
        <w:t>LISEZ MOI</w:t>
      </w:r>
    </w:p>
    <w:p w14:paraId="61696EB3" w14:textId="77777777" w:rsidR="006C7E5B" w:rsidRDefault="00000000">
      <w:pPr>
        <w:pStyle w:val="CommentText"/>
      </w:pPr>
      <w:r>
        <w:t xml:space="preserve">Remplacer le titre ci bas par le titre approprié à  votre document. </w:t>
      </w:r>
    </w:p>
    <w:p w14:paraId="24C8C5C9" w14:textId="77777777" w:rsidR="006C7E5B" w:rsidRDefault="00000000">
      <w:pPr>
        <w:pStyle w:val="CommentText"/>
        <w:rPr>
          <w:b/>
          <w:color w:val="FF0000"/>
          <w:sz w:val="28"/>
          <w:szCs w:val="28"/>
        </w:rPr>
      </w:pPr>
      <w:r>
        <w:rPr>
          <w:b/>
          <w:color w:val="FF0000"/>
          <w:sz w:val="28"/>
          <w:szCs w:val="28"/>
        </w:rPr>
        <w:t>Ne supprimer aucun commentaire ni aucun titre de ce doccument.</w:t>
      </w:r>
    </w:p>
    <w:p w14:paraId="4558740E" w14:textId="77777777" w:rsidR="006C7E5B" w:rsidRDefault="00000000">
      <w:pPr>
        <w:pStyle w:val="CommentText"/>
      </w:pPr>
      <w:r>
        <w:rPr>
          <w:b/>
          <w:color w:val="FF0000"/>
          <w:sz w:val="28"/>
          <w:szCs w:val="28"/>
        </w:rPr>
        <w:t>Ne modifier aucune mise en forme sans que cela vous soit demandé explicitement</w:t>
      </w:r>
    </w:p>
  </w:comment>
  <w:comment w:id="2" w:author="imoukouo" w:date="2021-01-15T10:43:00Z" w:initials="i">
    <w:p w14:paraId="4EAD32FE" w14:textId="77777777" w:rsidR="006C7E5B" w:rsidRDefault="00000000">
      <w:pPr>
        <w:pStyle w:val="CommentText"/>
      </w:pPr>
      <w:r>
        <w:t>Pour le moment, mettre ici les éléments permettant de vérifier. Ils doivent provenir de la spécification ou des scenarios de tests ou de l’expression de besoin lorsque les autres n’existent pas (spécifs et scenarios)</w:t>
      </w:r>
    </w:p>
    <w:p w14:paraId="658A0BDE" w14:textId="77777777" w:rsidR="006C7E5B" w:rsidRDefault="006C7E5B">
      <w:pPr>
        <w:pStyle w:val="CommentText"/>
      </w:pPr>
    </w:p>
    <w:p w14:paraId="7BF63C6E" w14:textId="77777777" w:rsidR="006C7E5B" w:rsidRDefault="00000000">
      <w:pPr>
        <w:pStyle w:val="CommentText"/>
      </w:pPr>
      <w:r>
        <w:t>Vous devez ajouter vos lignes de contrôle à celles existantes, ne supprimez rien</w:t>
      </w:r>
    </w:p>
  </w:comment>
  <w:comment w:id="13" w:author="user" w:date="2017-02-14T10:54:00Z" w:initials="u">
    <w:p w14:paraId="307940AC" w14:textId="77777777" w:rsidR="006C7E5B" w:rsidRDefault="00000000">
      <w:pPr>
        <w:pStyle w:val="CommentText"/>
      </w:pPr>
      <w:r>
        <w:t>Remplacer ceci par le titre de votre document</w:t>
      </w:r>
    </w:p>
  </w:comment>
  <w:comment w:id="14" w:author="user" w:date="2021-07-26T19:57:00Z" w:initials="u">
    <w:p w14:paraId="76194E49" w14:textId="77777777" w:rsidR="006C7E5B" w:rsidRDefault="00000000">
      <w:r>
        <w:t>Remplir ce tableau avec les infos demandées</w:t>
      </w:r>
    </w:p>
  </w:comment>
  <w:comment w:id="60" w:author="user" w:date="2017-11-18T17:21:00Z" w:initials="u">
    <w:p w14:paraId="43DD509D" w14:textId="77777777" w:rsidR="006C7E5B" w:rsidRDefault="006C7E5B">
      <w:pPr>
        <w:pStyle w:val="CommentText"/>
      </w:pPr>
    </w:p>
    <w:p w14:paraId="1C6A67E3" w14:textId="77777777" w:rsidR="006C7E5B" w:rsidRDefault="00000000">
      <w:pPr>
        <w:pStyle w:val="CommentText"/>
      </w:pPr>
      <w:r>
        <w:rPr>
          <w:b/>
          <w:color w:val="FF0000"/>
        </w:rPr>
        <w:t>IMPORTANT</w:t>
      </w:r>
      <w:r>
        <w:rPr>
          <w:color w:val="FF0000"/>
        </w:rPr>
        <w:t> </w:t>
      </w:r>
      <w:r>
        <w:t>:</w:t>
      </w:r>
    </w:p>
    <w:p w14:paraId="39202291" w14:textId="77777777" w:rsidR="006C7E5B" w:rsidRDefault="00000000">
      <w:pPr>
        <w:pStyle w:val="CommentText"/>
        <w:rPr>
          <w:b/>
          <w:color w:val="FF0000"/>
          <w:sz w:val="28"/>
          <w:szCs w:val="28"/>
        </w:rPr>
      </w:pPr>
      <w:r>
        <w:rPr>
          <w:b/>
          <w:color w:val="FF0000"/>
          <w:sz w:val="28"/>
          <w:szCs w:val="28"/>
        </w:rPr>
        <w:t xml:space="preserve">Il faut absolument  préserver la structure de ce document. Ne pas supprimer un titre ou un sous-titre, sauf autorisation. Pour la version finale, on peut supprimer ce qui est dans la partie annexes, et que nous-mêmes n’avons pas mis. </w:t>
      </w:r>
    </w:p>
    <w:p w14:paraId="20DAE9DF" w14:textId="77777777" w:rsidR="006C7E5B" w:rsidRDefault="006C7E5B">
      <w:pPr>
        <w:pStyle w:val="CommentText"/>
      </w:pPr>
    </w:p>
    <w:p w14:paraId="094AD7A6" w14:textId="77777777" w:rsidR="006C7E5B" w:rsidRDefault="00000000">
      <w:pPr>
        <w:pStyle w:val="CommentText"/>
      </w:pPr>
      <w:r>
        <w:t xml:space="preserve">Si un titre n’a rien, on le conserve et on le laisse vide. </w:t>
      </w:r>
    </w:p>
    <w:p w14:paraId="173FA14C" w14:textId="77777777" w:rsidR="006C7E5B" w:rsidRDefault="00000000">
      <w:pPr>
        <w:pStyle w:val="CommentText"/>
      </w:pPr>
      <w:r>
        <w:t>Au minimum, il faudra remplir les section 3.1 (expression de besoin) 3.4 (scenario de verification) et 3.7 check list.</w:t>
      </w:r>
    </w:p>
    <w:p w14:paraId="7F1B979A" w14:textId="77777777" w:rsidR="006C7E5B" w:rsidRDefault="006C7E5B">
      <w:pPr>
        <w:pStyle w:val="CommentText"/>
      </w:pPr>
    </w:p>
    <w:p w14:paraId="6093FB96" w14:textId="77777777" w:rsidR="006C7E5B" w:rsidRDefault="00000000">
      <w:pPr>
        <w:pStyle w:val="CommentText"/>
      </w:pPr>
      <w:r>
        <w:t>AVANT TOUTE RECHRECHE INTERNET, LIRE D’ABORD le chapitre  RAPPORT DE SOURCES DOCUMENTAIRES, Car il faudra remplir cette partie de manière conforme</w:t>
      </w:r>
    </w:p>
    <w:p w14:paraId="28278116" w14:textId="77777777" w:rsidR="006C7E5B" w:rsidRDefault="00000000">
      <w:pPr>
        <w:pStyle w:val="CommentText"/>
      </w:pPr>
      <w:r>
        <w:t xml:space="preserve"> </w:t>
      </w:r>
    </w:p>
  </w:comment>
  <w:comment w:id="70" w:author="user" w:date="2017-02-14T10:55:00Z" w:initials="u">
    <w:p w14:paraId="385B1E16" w14:textId="77777777" w:rsidR="006C7E5B" w:rsidRDefault="00000000">
      <w:pPr>
        <w:pStyle w:val="CommentText"/>
      </w:pPr>
      <w:r>
        <w:t>Ce sommaire est automatiquement généré. Le sélectionner et taper F9 pour le mettre à jour lorsque le document a changé.</w:t>
      </w:r>
    </w:p>
  </w:comment>
  <w:comment w:id="71" w:author="user" w:date="2017-02-14T10:54:00Z" w:initials="u">
    <w:p w14:paraId="1A9E1713" w14:textId="77777777" w:rsidR="006C7E5B" w:rsidRDefault="00000000">
      <w:pPr>
        <w:pStyle w:val="CommentText"/>
      </w:pPr>
      <w:r>
        <w:annotationRef/>
      </w:r>
    </w:p>
  </w:comment>
  <w:comment w:id="122" w:author="user" w:date="2017-02-14T10:29:00Z" w:initials="u">
    <w:p w14:paraId="3DE7E8A7" w14:textId="77777777" w:rsidR="006C7E5B" w:rsidRDefault="00000000">
      <w:pPr>
        <w:pStyle w:val="CommentText"/>
      </w:pPr>
      <w:r>
        <w:t xml:space="preserve">Cette liste est obtenue en utilisant « inserer une table des illustrations » dans l’onglet références de Word ; </w:t>
      </w:r>
    </w:p>
    <w:p w14:paraId="04D523B7" w14:textId="77777777" w:rsidR="006C7E5B" w:rsidRDefault="006C7E5B">
      <w:pPr>
        <w:pStyle w:val="CommentText"/>
      </w:pPr>
    </w:p>
    <w:p w14:paraId="7FC7DD2C" w14:textId="77777777" w:rsidR="006C7E5B" w:rsidRDefault="00000000">
      <w:pPr>
        <w:pStyle w:val="CommentText"/>
      </w:pPr>
      <w:r>
        <w:t>Effacez la si votre document ne contient pas d’illustrations</w:t>
      </w:r>
    </w:p>
  </w:comment>
  <w:comment w:id="588" w:author="user" w:date="2021-07-27T08:27:00Z" w:initials="u">
    <w:p w14:paraId="5B9EC8EB" w14:textId="77777777" w:rsidR="006C7E5B" w:rsidRDefault="00000000">
      <w:pPr>
        <w:pStyle w:val="CommentText"/>
      </w:pPr>
      <w:r>
        <w:annotationRef/>
      </w:r>
    </w:p>
  </w:comment>
  <w:comment w:id="589" w:author="user" w:date="2021-07-27T08:27:00Z" w:initials="u">
    <w:p w14:paraId="758ECB57" w14:textId="77777777" w:rsidR="006C7E5B" w:rsidRDefault="00000000">
      <w:pPr>
        <w:pStyle w:val="CommentText"/>
      </w:pPr>
      <w:r>
        <w:t>Remplir le code approprié pour le type de dossier traité ici (projet, ticket, dossier, opportunité…)</w:t>
      </w:r>
    </w:p>
  </w:comment>
  <w:comment w:id="746" w:author="user" w:date="2021-07-26T20:40:00Z" w:initials="u">
    <w:p w14:paraId="29286263" w14:textId="77777777" w:rsidR="006C7E5B" w:rsidRDefault="00000000">
      <w:pPr>
        <w:pStyle w:val="CommentText"/>
      </w:pPr>
      <w:r>
        <w:t>Remplacer ce titre et faire autant de chapitres que necessaire pour rendre compte du travail effectué</w:t>
      </w:r>
    </w:p>
  </w:comment>
  <w:comment w:id="3372" w:author="user" w:date="2017-02-14T10:35:00Z" w:initials="u">
    <w:p w14:paraId="0D533E7E" w14:textId="77777777" w:rsidR="006C7E5B" w:rsidRDefault="00000000">
      <w:pPr>
        <w:pStyle w:val="CommentText"/>
      </w:pPr>
      <w:r>
        <w:rPr>
          <w:rStyle w:val="CommentReference"/>
        </w:rPr>
        <w:t xml:space="preserve">Tout document interne doit être remis avec ce rapport rempli. </w:t>
      </w:r>
    </w:p>
  </w:comment>
  <w:comment w:id="3375" w:author="user" w:date="2017-02-14T10:38:00Z" w:initials="u">
    <w:p w14:paraId="215D19D8" w14:textId="77777777" w:rsidR="006C7E5B" w:rsidRDefault="00000000">
      <w:pPr>
        <w:pStyle w:val="CommentText"/>
      </w:pPr>
      <w:r>
        <w:t>Veillez à remplir soigneusement ce rapport de recherches internet. C’est l’élément de base pour valider votre travail et lui donner une crédibilité.  Ne faites pas de recherche internet sans être en train de remplir ce tableau au fur et à mesure de vos recherches</w:t>
      </w:r>
    </w:p>
  </w:comment>
  <w:comment w:id="3376" w:author="user" w:date="2016-04-10T13:12:00Z" w:initials="u">
    <w:p w14:paraId="0BB5460B" w14:textId="77777777" w:rsidR="006C7E5B" w:rsidRDefault="00000000">
      <w:pPr>
        <w:pStyle w:val="CommentText"/>
      </w:pPr>
      <w:r>
        <w:t>Modifier ce tableau à votre convenance</w:t>
      </w:r>
    </w:p>
  </w:comment>
  <w:comment w:id="3377" w:author="user" w:date="2017-02-14T10:39:00Z" w:initials="u">
    <w:p w14:paraId="444CCDEA" w14:textId="77777777" w:rsidR="006C7E5B" w:rsidRDefault="00000000">
      <w:pPr>
        <w:pStyle w:val="CommentText"/>
      </w:pPr>
      <w:r>
        <w:t>Chercher aussi en anglais. Une recherche complète doit inclure une recherche en anglais, à moins qu’en français on ait trouvé la solution au problème posé</w:t>
      </w:r>
    </w:p>
  </w:comment>
  <w:comment w:id="3379" w:author="user" w:date="2021-08-23T15:36:00Z" w:initials="u">
    <w:p w14:paraId="61501279" w14:textId="77777777" w:rsidR="006C7E5B" w:rsidRDefault="00000000">
      <w:pPr>
        <w:pStyle w:val="CommentText"/>
      </w:pPr>
      <w:r>
        <w:t>Liste de emails reçus ou envoyés permettant de confirmer l’expression de besoin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558740E" w15:done="0"/>
  <w15:commentEx w15:paraId="7BF63C6E" w15:done="0"/>
  <w15:commentEx w15:paraId="307940AC" w15:done="0"/>
  <w15:commentEx w15:paraId="76194E49" w15:done="0"/>
  <w15:commentEx w15:paraId="28278116" w15:done="0"/>
  <w15:commentEx w15:paraId="385B1E16" w15:done="0"/>
  <w15:commentEx w15:paraId="1A9E1713" w15:done="0"/>
  <w15:commentEx w15:paraId="7FC7DD2C" w15:done="0"/>
  <w15:commentEx w15:paraId="5B9EC8EB" w15:done="0"/>
  <w15:commentEx w15:paraId="758ECB57" w15:paraIdParent="5B9EC8EB" w15:done="0"/>
  <w15:commentEx w15:paraId="29286263" w15:done="0"/>
  <w15:commentEx w15:paraId="0D533E7E" w15:done="0"/>
  <w15:commentEx w15:paraId="215D19D8" w15:done="0"/>
  <w15:commentEx w15:paraId="0BB5460B" w15:done="0"/>
  <w15:commentEx w15:paraId="444CCDEA" w15:done="0"/>
  <w15:commentEx w15:paraId="6150127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558740E" w16cid:durableId="4558740E"/>
  <w16cid:commentId w16cid:paraId="7BF63C6E" w16cid:durableId="7BF63C6E"/>
  <w16cid:commentId w16cid:paraId="307940AC" w16cid:durableId="307940AC"/>
  <w16cid:commentId w16cid:paraId="76194E49" w16cid:durableId="76194E49"/>
  <w16cid:commentId w16cid:paraId="28278116" w16cid:durableId="28278116"/>
  <w16cid:commentId w16cid:paraId="385B1E16" w16cid:durableId="385B1E16"/>
  <w16cid:commentId w16cid:paraId="1A9E1713" w16cid:durableId="1A9E1713"/>
  <w16cid:commentId w16cid:paraId="7FC7DD2C" w16cid:durableId="7FC7DD2C"/>
  <w16cid:commentId w16cid:paraId="5B9EC8EB" w16cid:durableId="5B9EC8EB"/>
  <w16cid:commentId w16cid:paraId="758ECB57" w16cid:durableId="758ECB57"/>
  <w16cid:commentId w16cid:paraId="29286263" w16cid:durableId="29286263"/>
  <w16cid:commentId w16cid:paraId="0D533E7E" w16cid:durableId="0D533E7E"/>
  <w16cid:commentId w16cid:paraId="215D19D8" w16cid:durableId="215D19D8"/>
  <w16cid:commentId w16cid:paraId="0BB5460B" w16cid:durableId="0BB5460B"/>
  <w16cid:commentId w16cid:paraId="444CCDEA" w16cid:durableId="444CCDEA"/>
  <w16cid:commentId w16cid:paraId="61501279" w16cid:durableId="615012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ECF849" w14:textId="77777777" w:rsidR="000E4866" w:rsidRDefault="000E4866">
      <w:pPr>
        <w:spacing w:line="240" w:lineRule="auto"/>
      </w:pPr>
      <w:r>
        <w:separator/>
      </w:r>
    </w:p>
  </w:endnote>
  <w:endnote w:type="continuationSeparator" w:id="0">
    <w:p w14:paraId="034F9E39" w14:textId="77777777" w:rsidR="000E4866" w:rsidRDefault="000E48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Bookman Old Style">
    <w:charset w:val="00"/>
    <w:family w:val="roman"/>
    <w:pitch w:val="variable"/>
    <w:sig w:usb0="00000287" w:usb1="00000000" w:usb2="00000000" w:usb3="00000000" w:csb0="0000009F" w:csb1="00000000"/>
  </w:font>
  <w:font w:name="Arial Unicode MS">
    <w:altName w:val="Yu Gothic"/>
    <w:panose1 w:val="020B0604020202020204"/>
    <w:charset w:val="80"/>
    <w:family w:val="swiss"/>
    <w:pitch w:val="default"/>
    <w:sig w:usb0="FFFFFFFF" w:usb1="E9FFFFFF" w:usb2="0000003F" w:usb3="00000000" w:csb0="603F01FF" w:csb1="FFFF0000"/>
  </w:font>
  <w:font w:name="Garamond">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458362"/>
      <w:docPartObj>
        <w:docPartGallery w:val="AutoText"/>
      </w:docPartObj>
    </w:sdtPr>
    <w:sdtContent>
      <w:p w14:paraId="265FC3C3" w14:textId="77777777" w:rsidR="006C7E5B" w:rsidRDefault="00000000">
        <w:pPr>
          <w:pStyle w:val="Footer"/>
          <w:jc w:val="right"/>
        </w:pPr>
        <w:r>
          <w:fldChar w:fldCharType="begin"/>
        </w:r>
        <w:r>
          <w:instrText>PAGE   \* MERGEFORMAT</w:instrText>
        </w:r>
        <w:r>
          <w:fldChar w:fldCharType="separate"/>
        </w:r>
        <w:r>
          <w:t>9</w:t>
        </w:r>
        <w:r>
          <w:fldChar w:fldCharType="end"/>
        </w:r>
      </w:p>
    </w:sdtContent>
  </w:sdt>
  <w:p w14:paraId="42E5CDE1" w14:textId="77777777" w:rsidR="006C7E5B" w:rsidRDefault="006C7E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074519"/>
      <w:docPartObj>
        <w:docPartGallery w:val="AutoText"/>
      </w:docPartObj>
    </w:sdtPr>
    <w:sdtContent>
      <w:p w14:paraId="08A5070F" w14:textId="77777777" w:rsidR="006C7E5B" w:rsidRDefault="00000000">
        <w:pPr>
          <w:pStyle w:val="Footer"/>
          <w:jc w:val="right"/>
        </w:pPr>
        <w:r>
          <w:fldChar w:fldCharType="begin"/>
        </w:r>
        <w:r>
          <w:instrText xml:space="preserve"> PAGE   \* MERGEFORMAT </w:instrText>
        </w:r>
        <w:r>
          <w:fldChar w:fldCharType="separate"/>
        </w:r>
        <w:r>
          <w:t>12</w:t>
        </w:r>
        <w:r>
          <w:fldChar w:fldCharType="end"/>
        </w:r>
      </w:p>
    </w:sdtContent>
  </w:sdt>
  <w:p w14:paraId="3E0C80C6" w14:textId="77777777" w:rsidR="006C7E5B" w:rsidRDefault="006C7E5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187432" w14:textId="77777777" w:rsidR="000E4866" w:rsidRDefault="000E4866">
      <w:pPr>
        <w:spacing w:after="0"/>
      </w:pPr>
      <w:r>
        <w:separator/>
      </w:r>
    </w:p>
  </w:footnote>
  <w:footnote w:type="continuationSeparator" w:id="0">
    <w:p w14:paraId="08D67E59" w14:textId="77777777" w:rsidR="000E4866" w:rsidRDefault="000E486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D0D7E"/>
    <w:multiLevelType w:val="multilevel"/>
    <w:tmpl w:val="B2C6F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65E64"/>
    <w:multiLevelType w:val="multilevel"/>
    <w:tmpl w:val="BBCE3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47849"/>
    <w:multiLevelType w:val="multilevel"/>
    <w:tmpl w:val="BF3E5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1C6393"/>
    <w:multiLevelType w:val="multilevel"/>
    <w:tmpl w:val="0F1C639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0D7D7C"/>
    <w:multiLevelType w:val="hybridMultilevel"/>
    <w:tmpl w:val="67824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BD1EFA"/>
    <w:multiLevelType w:val="hybridMultilevel"/>
    <w:tmpl w:val="3D7413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7583BEB"/>
    <w:multiLevelType w:val="multilevel"/>
    <w:tmpl w:val="BFC43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CA4A73"/>
    <w:multiLevelType w:val="multilevel"/>
    <w:tmpl w:val="DAD0E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9C1672"/>
    <w:multiLevelType w:val="hybridMultilevel"/>
    <w:tmpl w:val="7C786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E604A4"/>
    <w:multiLevelType w:val="multilevel"/>
    <w:tmpl w:val="872AF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1C25E9"/>
    <w:multiLevelType w:val="multilevel"/>
    <w:tmpl w:val="33B63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264F1B"/>
    <w:multiLevelType w:val="hybridMultilevel"/>
    <w:tmpl w:val="0DF6E7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72A0FEE"/>
    <w:multiLevelType w:val="multilevel"/>
    <w:tmpl w:val="372A0FE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B01603B"/>
    <w:multiLevelType w:val="multilevel"/>
    <w:tmpl w:val="3B01603B"/>
    <w:lvl w:ilvl="0">
      <w:start w:val="1"/>
      <w:numFmt w:val="bullet"/>
      <w:pStyle w:val="NoSpacing"/>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08320E0"/>
    <w:multiLevelType w:val="multilevel"/>
    <w:tmpl w:val="C31A5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6D7EF5"/>
    <w:multiLevelType w:val="hybridMultilevel"/>
    <w:tmpl w:val="E32EF9A6"/>
    <w:lvl w:ilvl="0" w:tplc="68B09788">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8D4F64"/>
    <w:multiLevelType w:val="hybridMultilevel"/>
    <w:tmpl w:val="E22A2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F85543"/>
    <w:multiLevelType w:val="multilevel"/>
    <w:tmpl w:val="5C209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FC04D1"/>
    <w:multiLevelType w:val="multilevel"/>
    <w:tmpl w:val="F014C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CD6CAF"/>
    <w:multiLevelType w:val="multilevel"/>
    <w:tmpl w:val="8BDA8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D517D84"/>
    <w:multiLevelType w:val="multilevel"/>
    <w:tmpl w:val="B232B83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24F1D3F"/>
    <w:multiLevelType w:val="hybridMultilevel"/>
    <w:tmpl w:val="82D8F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707030"/>
    <w:multiLevelType w:val="multilevel"/>
    <w:tmpl w:val="5BCE6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AC0781"/>
    <w:multiLevelType w:val="multilevel"/>
    <w:tmpl w:val="41B29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2087230">
    <w:abstractNumId w:val="12"/>
  </w:num>
  <w:num w:numId="2" w16cid:durableId="1665232855">
    <w:abstractNumId w:val="13"/>
  </w:num>
  <w:num w:numId="3" w16cid:durableId="27531229">
    <w:abstractNumId w:val="3"/>
  </w:num>
  <w:num w:numId="4" w16cid:durableId="175118940">
    <w:abstractNumId w:val="12"/>
    <w:lvlOverride w:ilvl="0">
      <w:startOverride w:val="1"/>
    </w:lvlOverride>
  </w:num>
  <w:num w:numId="5" w16cid:durableId="1426342203">
    <w:abstractNumId w:val="2"/>
  </w:num>
  <w:num w:numId="6" w16cid:durableId="2009557595">
    <w:abstractNumId w:val="7"/>
  </w:num>
  <w:num w:numId="7" w16cid:durableId="538860477">
    <w:abstractNumId w:val="18"/>
  </w:num>
  <w:num w:numId="8" w16cid:durableId="1528716760">
    <w:abstractNumId w:val="6"/>
  </w:num>
  <w:num w:numId="9" w16cid:durableId="2120097206">
    <w:abstractNumId w:val="14"/>
  </w:num>
  <w:num w:numId="10" w16cid:durableId="170873811">
    <w:abstractNumId w:val="1"/>
  </w:num>
  <w:num w:numId="11" w16cid:durableId="97986095">
    <w:abstractNumId w:val="8"/>
  </w:num>
  <w:num w:numId="12" w16cid:durableId="129830356">
    <w:abstractNumId w:val="11"/>
  </w:num>
  <w:num w:numId="13" w16cid:durableId="238171920">
    <w:abstractNumId w:val="5"/>
  </w:num>
  <w:num w:numId="14" w16cid:durableId="1965235945">
    <w:abstractNumId w:val="17"/>
  </w:num>
  <w:num w:numId="15" w16cid:durableId="685792420">
    <w:abstractNumId w:val="19"/>
  </w:num>
  <w:num w:numId="16" w16cid:durableId="2020354586">
    <w:abstractNumId w:val="20"/>
  </w:num>
  <w:num w:numId="17" w16cid:durableId="719401834">
    <w:abstractNumId w:val="15"/>
  </w:num>
  <w:num w:numId="18" w16cid:durableId="1218471134">
    <w:abstractNumId w:val="21"/>
  </w:num>
  <w:num w:numId="19" w16cid:durableId="738285869">
    <w:abstractNumId w:val="16"/>
  </w:num>
  <w:num w:numId="20" w16cid:durableId="274485213">
    <w:abstractNumId w:val="4"/>
  </w:num>
  <w:num w:numId="21" w16cid:durableId="68117631">
    <w:abstractNumId w:val="9"/>
  </w:num>
  <w:num w:numId="22" w16cid:durableId="567301892">
    <w:abstractNumId w:val="23"/>
  </w:num>
  <w:num w:numId="23" w16cid:durableId="958951562">
    <w:abstractNumId w:val="0"/>
  </w:num>
  <w:num w:numId="24" w16cid:durableId="2147119801">
    <w:abstractNumId w:val="10"/>
  </w:num>
  <w:num w:numId="25" w16cid:durableId="661661072">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user">
    <w15:presenceInfo w15:providerId="None" w15:userId="user"/>
  </w15:person>
  <w15:person w15:author="imoukouo">
    <w15:presenceInfo w15:providerId="None" w15:userId="imoukouo"/>
  </w15:person>
  <w15:person w15:author="Gates TEM">
    <w15:presenceInfo w15:providerId="Windows Live" w15:userId="583c7c08e64234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trackRevision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2C05"/>
    <w:rsid w:val="00004B70"/>
    <w:rsid w:val="00010B5E"/>
    <w:rsid w:val="00025F78"/>
    <w:rsid w:val="000263B7"/>
    <w:rsid w:val="00026D3B"/>
    <w:rsid w:val="00032411"/>
    <w:rsid w:val="000343DC"/>
    <w:rsid w:val="00043E22"/>
    <w:rsid w:val="00053F9D"/>
    <w:rsid w:val="0005574F"/>
    <w:rsid w:val="00067A9A"/>
    <w:rsid w:val="00076342"/>
    <w:rsid w:val="00077E09"/>
    <w:rsid w:val="000813D4"/>
    <w:rsid w:val="000A3688"/>
    <w:rsid w:val="000A4A79"/>
    <w:rsid w:val="000B4965"/>
    <w:rsid w:val="000C349F"/>
    <w:rsid w:val="000E4866"/>
    <w:rsid w:val="000F216D"/>
    <w:rsid w:val="000F68F7"/>
    <w:rsid w:val="00110F8A"/>
    <w:rsid w:val="0011536C"/>
    <w:rsid w:val="00120F05"/>
    <w:rsid w:val="00173514"/>
    <w:rsid w:val="001B59F0"/>
    <w:rsid w:val="001C5B30"/>
    <w:rsid w:val="001C6B65"/>
    <w:rsid w:val="001E4C28"/>
    <w:rsid w:val="00213FCB"/>
    <w:rsid w:val="002202B6"/>
    <w:rsid w:val="00222790"/>
    <w:rsid w:val="0023028A"/>
    <w:rsid w:val="00233BC4"/>
    <w:rsid w:val="00253670"/>
    <w:rsid w:val="00256590"/>
    <w:rsid w:val="0025705D"/>
    <w:rsid w:val="0026119B"/>
    <w:rsid w:val="00261304"/>
    <w:rsid w:val="0027256E"/>
    <w:rsid w:val="00283E7E"/>
    <w:rsid w:val="002879B3"/>
    <w:rsid w:val="002A519A"/>
    <w:rsid w:val="002B4B86"/>
    <w:rsid w:val="002B5820"/>
    <w:rsid w:val="002D44CA"/>
    <w:rsid w:val="002E77FC"/>
    <w:rsid w:val="002F6504"/>
    <w:rsid w:val="003024FC"/>
    <w:rsid w:val="003537B1"/>
    <w:rsid w:val="00360D24"/>
    <w:rsid w:val="003777FA"/>
    <w:rsid w:val="00377D56"/>
    <w:rsid w:val="00383782"/>
    <w:rsid w:val="003941DD"/>
    <w:rsid w:val="003A7F71"/>
    <w:rsid w:val="003C65F5"/>
    <w:rsid w:val="003E0D2D"/>
    <w:rsid w:val="003E1A4B"/>
    <w:rsid w:val="003E2C3A"/>
    <w:rsid w:val="003F1A34"/>
    <w:rsid w:val="00431C1F"/>
    <w:rsid w:val="00436E60"/>
    <w:rsid w:val="00440930"/>
    <w:rsid w:val="00443213"/>
    <w:rsid w:val="004506C2"/>
    <w:rsid w:val="00457E8C"/>
    <w:rsid w:val="004615F7"/>
    <w:rsid w:val="00483481"/>
    <w:rsid w:val="00490C59"/>
    <w:rsid w:val="00490D8C"/>
    <w:rsid w:val="004910DB"/>
    <w:rsid w:val="004973AE"/>
    <w:rsid w:val="004A34BD"/>
    <w:rsid w:val="004A403C"/>
    <w:rsid w:val="004A7F47"/>
    <w:rsid w:val="004C60A3"/>
    <w:rsid w:val="004F084A"/>
    <w:rsid w:val="00520BF4"/>
    <w:rsid w:val="00526C45"/>
    <w:rsid w:val="005356BD"/>
    <w:rsid w:val="00541A22"/>
    <w:rsid w:val="00552199"/>
    <w:rsid w:val="005860A5"/>
    <w:rsid w:val="005A0D0C"/>
    <w:rsid w:val="005A62A9"/>
    <w:rsid w:val="005A7EEB"/>
    <w:rsid w:val="005B0611"/>
    <w:rsid w:val="005B1F66"/>
    <w:rsid w:val="005C1384"/>
    <w:rsid w:val="005E2A54"/>
    <w:rsid w:val="005F10CD"/>
    <w:rsid w:val="006072A8"/>
    <w:rsid w:val="00610291"/>
    <w:rsid w:val="00625C5F"/>
    <w:rsid w:val="00630181"/>
    <w:rsid w:val="00633A47"/>
    <w:rsid w:val="00645DD0"/>
    <w:rsid w:val="00651B1D"/>
    <w:rsid w:val="006729AF"/>
    <w:rsid w:val="00676D7C"/>
    <w:rsid w:val="006B2C05"/>
    <w:rsid w:val="006C292C"/>
    <w:rsid w:val="006C4680"/>
    <w:rsid w:val="006C7E5B"/>
    <w:rsid w:val="006D05D4"/>
    <w:rsid w:val="006D2B41"/>
    <w:rsid w:val="006E0203"/>
    <w:rsid w:val="006F2992"/>
    <w:rsid w:val="007011EE"/>
    <w:rsid w:val="007047AF"/>
    <w:rsid w:val="00710041"/>
    <w:rsid w:val="0072713C"/>
    <w:rsid w:val="007348D8"/>
    <w:rsid w:val="00737C5F"/>
    <w:rsid w:val="00745995"/>
    <w:rsid w:val="007463D5"/>
    <w:rsid w:val="00751A96"/>
    <w:rsid w:val="00755F2D"/>
    <w:rsid w:val="00756CDA"/>
    <w:rsid w:val="007662FF"/>
    <w:rsid w:val="007860FE"/>
    <w:rsid w:val="00790638"/>
    <w:rsid w:val="007A2CFC"/>
    <w:rsid w:val="007B70E4"/>
    <w:rsid w:val="007C2425"/>
    <w:rsid w:val="007C6F51"/>
    <w:rsid w:val="007D63DB"/>
    <w:rsid w:val="008039E7"/>
    <w:rsid w:val="00814B96"/>
    <w:rsid w:val="00816015"/>
    <w:rsid w:val="00836B5C"/>
    <w:rsid w:val="0086036E"/>
    <w:rsid w:val="0086356F"/>
    <w:rsid w:val="00863799"/>
    <w:rsid w:val="00887D82"/>
    <w:rsid w:val="008A14CA"/>
    <w:rsid w:val="008E06C3"/>
    <w:rsid w:val="008E2D8A"/>
    <w:rsid w:val="008E3EE6"/>
    <w:rsid w:val="009107CF"/>
    <w:rsid w:val="00911235"/>
    <w:rsid w:val="009122D3"/>
    <w:rsid w:val="00912E16"/>
    <w:rsid w:val="00916AE9"/>
    <w:rsid w:val="00917969"/>
    <w:rsid w:val="009317F3"/>
    <w:rsid w:val="00932A7E"/>
    <w:rsid w:val="009366AD"/>
    <w:rsid w:val="00937197"/>
    <w:rsid w:val="00973E7C"/>
    <w:rsid w:val="00983E59"/>
    <w:rsid w:val="009871BA"/>
    <w:rsid w:val="0099018B"/>
    <w:rsid w:val="00992EF9"/>
    <w:rsid w:val="009B7FC8"/>
    <w:rsid w:val="009C34E1"/>
    <w:rsid w:val="009D4C17"/>
    <w:rsid w:val="009E042C"/>
    <w:rsid w:val="009F4610"/>
    <w:rsid w:val="00A06D4B"/>
    <w:rsid w:val="00A127B8"/>
    <w:rsid w:val="00A15E74"/>
    <w:rsid w:val="00A15ED8"/>
    <w:rsid w:val="00A21C86"/>
    <w:rsid w:val="00A418CD"/>
    <w:rsid w:val="00A47B8B"/>
    <w:rsid w:val="00A5750D"/>
    <w:rsid w:val="00A748E9"/>
    <w:rsid w:val="00A74E6B"/>
    <w:rsid w:val="00A837EE"/>
    <w:rsid w:val="00AA5F4A"/>
    <w:rsid w:val="00AB0C12"/>
    <w:rsid w:val="00AB5940"/>
    <w:rsid w:val="00AC7B1E"/>
    <w:rsid w:val="00AD3886"/>
    <w:rsid w:val="00B01C6E"/>
    <w:rsid w:val="00B169CF"/>
    <w:rsid w:val="00B228E2"/>
    <w:rsid w:val="00B44AC8"/>
    <w:rsid w:val="00B50575"/>
    <w:rsid w:val="00B55532"/>
    <w:rsid w:val="00B62617"/>
    <w:rsid w:val="00B653D6"/>
    <w:rsid w:val="00B90E9F"/>
    <w:rsid w:val="00BB581B"/>
    <w:rsid w:val="00BB7FA7"/>
    <w:rsid w:val="00BD7158"/>
    <w:rsid w:val="00BE6F05"/>
    <w:rsid w:val="00BF7C5E"/>
    <w:rsid w:val="00C161CB"/>
    <w:rsid w:val="00C31DF4"/>
    <w:rsid w:val="00C34B8A"/>
    <w:rsid w:val="00C372C3"/>
    <w:rsid w:val="00C469F5"/>
    <w:rsid w:val="00C54726"/>
    <w:rsid w:val="00C71A62"/>
    <w:rsid w:val="00C71C9C"/>
    <w:rsid w:val="00C81A4A"/>
    <w:rsid w:val="00C85498"/>
    <w:rsid w:val="00C95ED7"/>
    <w:rsid w:val="00C97149"/>
    <w:rsid w:val="00CB1172"/>
    <w:rsid w:val="00CC4E98"/>
    <w:rsid w:val="00CC6643"/>
    <w:rsid w:val="00CD0A51"/>
    <w:rsid w:val="00CD0BAB"/>
    <w:rsid w:val="00CD2D5C"/>
    <w:rsid w:val="00CD591E"/>
    <w:rsid w:val="00CE66FA"/>
    <w:rsid w:val="00CE7D17"/>
    <w:rsid w:val="00D27C6D"/>
    <w:rsid w:val="00D37D0E"/>
    <w:rsid w:val="00D471A8"/>
    <w:rsid w:val="00D52471"/>
    <w:rsid w:val="00D627E0"/>
    <w:rsid w:val="00D65AC8"/>
    <w:rsid w:val="00D65DEA"/>
    <w:rsid w:val="00D66545"/>
    <w:rsid w:val="00D747F6"/>
    <w:rsid w:val="00D76713"/>
    <w:rsid w:val="00D84E97"/>
    <w:rsid w:val="00D93A99"/>
    <w:rsid w:val="00DA38B5"/>
    <w:rsid w:val="00DB2141"/>
    <w:rsid w:val="00DB790B"/>
    <w:rsid w:val="00DC7FE0"/>
    <w:rsid w:val="00DD636C"/>
    <w:rsid w:val="00DE5A9A"/>
    <w:rsid w:val="00DF0156"/>
    <w:rsid w:val="00DF56D0"/>
    <w:rsid w:val="00E16DE9"/>
    <w:rsid w:val="00E2020B"/>
    <w:rsid w:val="00E558D9"/>
    <w:rsid w:val="00E7277E"/>
    <w:rsid w:val="00E73C0F"/>
    <w:rsid w:val="00E97422"/>
    <w:rsid w:val="00EA05DC"/>
    <w:rsid w:val="00EA4327"/>
    <w:rsid w:val="00ED6F0D"/>
    <w:rsid w:val="00EE1DC0"/>
    <w:rsid w:val="00EF0F54"/>
    <w:rsid w:val="00F00E7F"/>
    <w:rsid w:val="00F11849"/>
    <w:rsid w:val="00F1359D"/>
    <w:rsid w:val="00F13F5D"/>
    <w:rsid w:val="00F227B0"/>
    <w:rsid w:val="00F26B30"/>
    <w:rsid w:val="00F328CD"/>
    <w:rsid w:val="00F53191"/>
    <w:rsid w:val="00F53DCD"/>
    <w:rsid w:val="00F612A9"/>
    <w:rsid w:val="00F614A1"/>
    <w:rsid w:val="00F636E1"/>
    <w:rsid w:val="00F6598B"/>
    <w:rsid w:val="00F66A1F"/>
    <w:rsid w:val="00F77CD3"/>
    <w:rsid w:val="00F8347F"/>
    <w:rsid w:val="00F86AE7"/>
    <w:rsid w:val="00F903F9"/>
    <w:rsid w:val="00F91B0A"/>
    <w:rsid w:val="00FD2C73"/>
    <w:rsid w:val="00FD7806"/>
    <w:rsid w:val="00FE20AF"/>
    <w:rsid w:val="00FE29C6"/>
    <w:rsid w:val="00FF108C"/>
    <w:rsid w:val="4D8A7F14"/>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42A82"/>
  <w15:docId w15:val="{AD36704D-5AC3-4FA5-BC29-FC6E0B43A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qFormat="1"/>
    <w:lsdException w:name="toc 7" w:uiPriority="39" w:unhideWhenUsed="1" w:qFormat="1"/>
    <w:lsdException w:name="toc 8" w:uiPriority="39" w:unhideWhenUsed="1"/>
    <w:lsdException w:name="toc 9" w:uiPriority="39" w:unhideWhenUsed="1"/>
    <w:lsdException w:name="Normal Indent" w:semiHidden="1" w:unhideWhenUsed="1"/>
    <w:lsdException w:name="annotation text" w:unhideWhenUsed="1" w:qFormat="1"/>
    <w:lsdException w:name="header"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uiPriority="0"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uiPriority="29" w:qFormat="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jc w:val="both"/>
    </w:pPr>
    <w:rPr>
      <w:sz w:val="22"/>
      <w:szCs w:val="22"/>
      <w:lang w:val="fr-FR" w:eastAsia="fr-FR"/>
    </w:rPr>
  </w:style>
  <w:style w:type="paragraph" w:styleId="Heading1">
    <w:name w:val="heading 1"/>
    <w:basedOn w:val="Normal"/>
    <w:next w:val="Normal"/>
    <w:link w:val="Heading1Char"/>
    <w:uiPriority w:val="9"/>
    <w:qFormat/>
    <w:pPr>
      <w:keepNext/>
      <w:keepLines/>
      <w:pageBreakBefore/>
      <w:numPr>
        <w:numId w:val="1"/>
      </w:numPr>
      <w:spacing w:before="480" w:after="0"/>
      <w:outlineLvl w:val="0"/>
    </w:pPr>
    <w:rPr>
      <w:rFonts w:asciiTheme="majorHAnsi" w:eastAsiaTheme="majorEastAsia" w:hAnsiTheme="majorHAnsi" w:cstheme="majorBidi"/>
      <w:b/>
      <w:bCs/>
      <w:sz w:val="28"/>
      <w:szCs w:val="28"/>
      <w:lang w:eastAsia="en-US"/>
    </w:rPr>
  </w:style>
  <w:style w:type="paragraph" w:styleId="Heading2">
    <w:name w:val="heading 2"/>
    <w:basedOn w:val="Normal"/>
    <w:next w:val="Normal"/>
    <w:link w:val="Heading2Char"/>
    <w:uiPriority w:val="9"/>
    <w:unhideWhenUsed/>
    <w:qFormat/>
    <w:pPr>
      <w:keepNext/>
      <w:keepLines/>
      <w:numPr>
        <w:ilvl w:val="1"/>
        <w:numId w:val="1"/>
      </w:numPr>
      <w:spacing w:before="200" w:after="0"/>
      <w:outlineLvl w:val="1"/>
    </w:pPr>
    <w:rPr>
      <w:rFonts w:asciiTheme="majorHAnsi" w:eastAsiaTheme="majorEastAsia" w:hAnsiTheme="majorHAnsi" w:cstheme="majorBidi"/>
      <w:b/>
      <w:bCs/>
      <w:sz w:val="26"/>
      <w:szCs w:val="26"/>
      <w:lang w:eastAsia="en-US"/>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Theme="majorHAnsi" w:eastAsiaTheme="majorEastAsia" w:hAnsiTheme="majorHAnsi" w:cstheme="majorBidi"/>
      <w:b/>
      <w:bCs/>
      <w:lang w:eastAsia="en-US"/>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lang w:eastAsia="en-US"/>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asciiTheme="majorHAnsi" w:eastAsiaTheme="majorEastAsia" w:hAnsiTheme="majorHAnsi" w:cstheme="majorBidi"/>
      <w:lang w:eastAsia="en-US"/>
    </w:rPr>
  </w:style>
  <w:style w:type="paragraph" w:styleId="Heading6">
    <w:name w:val="heading 6"/>
    <w:basedOn w:val="Normal"/>
    <w:next w:val="Normal"/>
    <w:link w:val="Heading6Char"/>
    <w:uiPriority w:val="9"/>
    <w:unhideWhenUsed/>
    <w:qFormat/>
    <w:pPr>
      <w:keepNext/>
      <w:keepLines/>
      <w:numPr>
        <w:ilvl w:val="5"/>
        <w:numId w:val="1"/>
      </w:numPr>
      <w:spacing w:before="200" w:after="0"/>
      <w:outlineLvl w:val="5"/>
    </w:pPr>
    <w:rPr>
      <w:rFonts w:asciiTheme="majorHAnsi" w:eastAsiaTheme="majorEastAsia" w:hAnsiTheme="majorHAnsi" w:cstheme="majorBidi"/>
      <w:i/>
      <w:iCs/>
      <w:color w:val="244061" w:themeColor="accent1" w:themeShade="80"/>
      <w:lang w:eastAsia="en-US"/>
    </w:rPr>
  </w:style>
  <w:style w:type="paragraph" w:styleId="Heading7">
    <w:name w:val="heading 7"/>
    <w:basedOn w:val="Normal"/>
    <w:next w:val="Normal"/>
    <w:link w:val="Heading7Char"/>
    <w:uiPriority w:val="9"/>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lang w:eastAsia="en-US"/>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lang w:eastAsia="en-US"/>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000FF"/>
      <w:u w:val="single"/>
    </w:rPr>
  </w:style>
  <w:style w:type="character" w:styleId="FootnoteReference">
    <w:name w:val="footnote reference"/>
    <w:basedOn w:val="DefaultParagraphFont"/>
    <w:uiPriority w:val="99"/>
    <w:semiHidden/>
    <w:unhideWhenUsed/>
    <w:rPr>
      <w:vertAlign w:val="superscript"/>
    </w:rPr>
  </w:style>
  <w:style w:type="character" w:styleId="Strong">
    <w:name w:val="Strong"/>
    <w:uiPriority w:val="22"/>
    <w:qFormat/>
    <w:rPr>
      <w:b/>
      <w:bCs/>
    </w:rPr>
  </w:style>
  <w:style w:type="character" w:styleId="CommentReference">
    <w:name w:val="annotation reference"/>
    <w:basedOn w:val="DefaultParagraphFont"/>
    <w:semiHidden/>
    <w:unhideWhenUsed/>
    <w:rPr>
      <w:sz w:val="16"/>
      <w:szCs w:val="16"/>
    </w:rPr>
  </w:style>
  <w:style w:type="character" w:styleId="Emphasis">
    <w:name w:val="Emphasis"/>
    <w:basedOn w:val="DefaultParagraphFont"/>
    <w:qFormat/>
    <w:rPr>
      <w:i/>
      <w:iCs/>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TOC9">
    <w:name w:val="toc 9"/>
    <w:basedOn w:val="Normal"/>
    <w:next w:val="Normal"/>
    <w:autoRedefine/>
    <w:uiPriority w:val="39"/>
    <w:unhideWhenUsed/>
    <w:pPr>
      <w:spacing w:after="100"/>
      <w:ind w:left="1760"/>
      <w:jc w:val="left"/>
    </w:pPr>
  </w:style>
  <w:style w:type="paragraph" w:styleId="TOC5">
    <w:name w:val="toc 5"/>
    <w:basedOn w:val="Normal"/>
    <w:next w:val="Normal"/>
    <w:autoRedefine/>
    <w:uiPriority w:val="39"/>
    <w:unhideWhenUsed/>
    <w:pPr>
      <w:spacing w:after="100"/>
      <w:ind w:left="880"/>
      <w:jc w:val="left"/>
    </w:pPr>
  </w:style>
  <w:style w:type="paragraph" w:styleId="DocumentMap">
    <w:name w:val="Document Map"/>
    <w:basedOn w:val="Normal"/>
    <w:link w:val="DocumentMapChar"/>
    <w:uiPriority w:val="99"/>
    <w:semiHidden/>
    <w:unhideWhenUsed/>
    <w:qFormat/>
    <w:pPr>
      <w:spacing w:after="0" w:line="240" w:lineRule="auto"/>
    </w:pPr>
    <w:rPr>
      <w:rFonts w:ascii="Tahoma" w:hAnsi="Tahoma" w:cs="Tahoma"/>
      <w:sz w:val="16"/>
      <w:szCs w:val="16"/>
    </w:rPr>
  </w:style>
  <w:style w:type="paragraph" w:styleId="FootnoteText">
    <w:name w:val="footnote text"/>
    <w:basedOn w:val="Normal"/>
    <w:link w:val="FootnoteTextChar"/>
    <w:uiPriority w:val="99"/>
    <w:pPr>
      <w:spacing w:after="0" w:line="240" w:lineRule="auto"/>
    </w:pPr>
    <w:rPr>
      <w:rFonts w:ascii="Times New Roman" w:eastAsia="Times New Roman" w:hAnsi="Times New Roman" w:cs="Times New Roman"/>
      <w:sz w:val="24"/>
      <w:szCs w:val="20"/>
    </w:rPr>
  </w:style>
  <w:style w:type="paragraph" w:styleId="CommentSubject">
    <w:name w:val="annotation subject"/>
    <w:basedOn w:val="CommentText"/>
    <w:next w:val="CommentText"/>
    <w:link w:val="CommentSubjectChar"/>
    <w:uiPriority w:val="99"/>
    <w:semiHidden/>
    <w:unhideWhenUsed/>
    <w:qFormat/>
    <w:pPr>
      <w:jc w:val="left"/>
    </w:pPr>
    <w:rPr>
      <w:rFonts w:eastAsiaTheme="minorEastAsia"/>
      <w:b/>
      <w:bCs/>
      <w:lang w:eastAsia="fr-FR"/>
    </w:rPr>
  </w:style>
  <w:style w:type="paragraph" w:styleId="CommentText">
    <w:name w:val="annotation text"/>
    <w:basedOn w:val="Normal"/>
    <w:link w:val="CommentTextChar"/>
    <w:uiPriority w:val="99"/>
    <w:unhideWhenUsed/>
    <w:qFormat/>
    <w:pPr>
      <w:spacing w:line="240" w:lineRule="auto"/>
    </w:pPr>
    <w:rPr>
      <w:rFonts w:eastAsiaTheme="minorHAnsi"/>
      <w:sz w:val="20"/>
      <w:szCs w:val="20"/>
      <w:lang w:eastAsia="en-US"/>
    </w:rPr>
  </w:style>
  <w:style w:type="paragraph" w:styleId="BodyTextIndent">
    <w:name w:val="Body Text Indent"/>
    <w:basedOn w:val="Normal"/>
    <w:link w:val="BodyTextIndentChar"/>
    <w:qFormat/>
    <w:pPr>
      <w:tabs>
        <w:tab w:val="left" w:pos="-720"/>
      </w:tabs>
      <w:suppressAutoHyphens/>
      <w:spacing w:after="0" w:line="240" w:lineRule="auto"/>
    </w:pPr>
    <w:rPr>
      <w:rFonts w:ascii="Times New Roman" w:eastAsia="Times New Roman" w:hAnsi="Times New Roman" w:cs="Times New Roman"/>
      <w:spacing w:val="-2"/>
      <w:sz w:val="24"/>
      <w:szCs w:val="24"/>
      <w:lang w:eastAsia="it-IT"/>
    </w:rPr>
  </w:style>
  <w:style w:type="paragraph" w:styleId="Caption">
    <w:name w:val="caption"/>
    <w:basedOn w:val="Normal"/>
    <w:next w:val="Normal"/>
    <w:uiPriority w:val="35"/>
    <w:unhideWhenUsed/>
    <w:qFormat/>
    <w:pPr>
      <w:spacing w:line="240" w:lineRule="auto"/>
    </w:pPr>
    <w:rPr>
      <w:rFonts w:eastAsiaTheme="minorHAnsi"/>
      <w:b/>
      <w:bCs/>
      <w:color w:val="4F81BD" w:themeColor="accent1"/>
      <w:sz w:val="18"/>
      <w:szCs w:val="18"/>
      <w:lang w:eastAsia="en-US"/>
    </w:rPr>
  </w:style>
  <w:style w:type="paragraph" w:styleId="Index1">
    <w:name w:val="index 1"/>
    <w:basedOn w:val="Normal"/>
    <w:next w:val="Normal"/>
    <w:autoRedefine/>
    <w:uiPriority w:val="99"/>
    <w:semiHidden/>
    <w:unhideWhenUsed/>
    <w:qFormat/>
    <w:pPr>
      <w:spacing w:after="0" w:line="240" w:lineRule="auto"/>
      <w:ind w:left="220" w:hanging="220"/>
    </w:pPr>
    <w:rPr>
      <w:rFonts w:eastAsiaTheme="minorHAnsi"/>
      <w:lang w:eastAsia="en-US"/>
    </w:rPr>
  </w:style>
  <w:style w:type="paragraph" w:styleId="BodyText">
    <w:name w:val="Body Text"/>
    <w:basedOn w:val="Normal"/>
    <w:link w:val="BodyTextChar"/>
    <w:pPr>
      <w:suppressAutoHyphens/>
      <w:spacing w:after="120"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Indent2">
    <w:name w:val="Body Text Indent 2"/>
    <w:basedOn w:val="Normal"/>
    <w:link w:val="BodyTextIndent2Char"/>
    <w:uiPriority w:val="99"/>
    <w:semiHidden/>
    <w:unhideWhenUsed/>
    <w:qFormat/>
    <w:pPr>
      <w:spacing w:after="120" w:line="480" w:lineRule="auto"/>
      <w:ind w:left="360"/>
    </w:pPr>
    <w:rPr>
      <w:rFonts w:ascii="Times New Roman" w:eastAsia="Times New Roman" w:hAnsi="Times New Roman" w:cs="Times New Roman"/>
      <w:sz w:val="24"/>
      <w:szCs w:val="24"/>
    </w:rPr>
  </w:style>
  <w:style w:type="paragraph" w:styleId="TOC8">
    <w:name w:val="toc 8"/>
    <w:basedOn w:val="Normal"/>
    <w:next w:val="Normal"/>
    <w:autoRedefine/>
    <w:uiPriority w:val="39"/>
    <w:unhideWhenUsed/>
    <w:pPr>
      <w:spacing w:after="100"/>
      <w:ind w:left="1540"/>
      <w:jc w:val="left"/>
    </w:pPr>
  </w:style>
  <w:style w:type="paragraph" w:styleId="TOC4">
    <w:name w:val="toc 4"/>
    <w:basedOn w:val="Normal"/>
    <w:next w:val="Normal"/>
    <w:autoRedefine/>
    <w:uiPriority w:val="39"/>
    <w:unhideWhenUsed/>
    <w:pPr>
      <w:spacing w:after="100"/>
      <w:ind w:left="660"/>
      <w:jc w:val="left"/>
    </w:pPr>
  </w:style>
  <w:style w:type="paragraph" w:styleId="TOC7">
    <w:name w:val="toc 7"/>
    <w:basedOn w:val="Normal"/>
    <w:next w:val="Normal"/>
    <w:autoRedefine/>
    <w:uiPriority w:val="39"/>
    <w:unhideWhenUsed/>
    <w:qFormat/>
    <w:pPr>
      <w:spacing w:after="100"/>
      <w:ind w:left="1320"/>
      <w:jc w:val="left"/>
    </w:pPr>
  </w:style>
  <w:style w:type="paragraph" w:styleId="TOC3">
    <w:name w:val="toc 3"/>
    <w:basedOn w:val="Normal"/>
    <w:next w:val="Normal"/>
    <w:autoRedefine/>
    <w:uiPriority w:val="39"/>
    <w:unhideWhenUsed/>
    <w:qFormat/>
    <w:pPr>
      <w:spacing w:after="100"/>
      <w:ind w:left="440"/>
    </w:pPr>
    <w:rPr>
      <w:rFonts w:eastAsiaTheme="minorHAnsi"/>
      <w:lang w:eastAsia="en-US"/>
    </w:rPr>
  </w:style>
  <w:style w:type="paragraph" w:styleId="NormalWeb">
    <w:name w:val="Normal (Web)"/>
    <w:basedOn w:val="Normal"/>
    <w:link w:val="NormalWebChar"/>
    <w:uiPriority w:val="99"/>
    <w:unhideWhenUsed/>
    <w:qFormat/>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Footer">
    <w:name w:val="footer"/>
    <w:basedOn w:val="Normal"/>
    <w:link w:val="FooterChar"/>
    <w:uiPriority w:val="99"/>
    <w:unhideWhenUsed/>
    <w:qFormat/>
    <w:pPr>
      <w:tabs>
        <w:tab w:val="center" w:pos="4536"/>
        <w:tab w:val="right" w:pos="9072"/>
      </w:tabs>
      <w:spacing w:after="0" w:line="240" w:lineRule="auto"/>
    </w:pPr>
    <w:rPr>
      <w:rFonts w:eastAsiaTheme="minorHAnsi"/>
      <w:lang w:eastAsia="en-US"/>
    </w:rPr>
  </w:style>
  <w:style w:type="paragraph" w:styleId="Header">
    <w:name w:val="header"/>
    <w:basedOn w:val="Normal"/>
    <w:link w:val="HeaderChar"/>
    <w:uiPriority w:val="99"/>
    <w:qFormat/>
    <w:pPr>
      <w:pBdr>
        <w:bottom w:val="single" w:sz="4" w:space="1" w:color="auto"/>
      </w:pBdr>
      <w:tabs>
        <w:tab w:val="right" w:pos="9000"/>
      </w:tabs>
      <w:spacing w:after="0" w:line="240" w:lineRule="auto"/>
      <w:ind w:right="73"/>
    </w:pPr>
    <w:rPr>
      <w:rFonts w:ascii="Times New Roman" w:eastAsia="Times New Roman" w:hAnsi="Times New Roman" w:cs="Times New Roman"/>
      <w:sz w:val="24"/>
      <w:szCs w:val="24"/>
    </w:rPr>
  </w:style>
  <w:style w:type="paragraph" w:styleId="TOC6">
    <w:name w:val="toc 6"/>
    <w:basedOn w:val="Normal"/>
    <w:next w:val="Normal"/>
    <w:autoRedefine/>
    <w:uiPriority w:val="39"/>
    <w:unhideWhenUsed/>
    <w:qFormat/>
    <w:pPr>
      <w:spacing w:after="100"/>
      <w:ind w:left="1100"/>
      <w:jc w:val="left"/>
    </w:pPr>
  </w:style>
  <w:style w:type="paragraph" w:styleId="TOC2">
    <w:name w:val="toc 2"/>
    <w:basedOn w:val="Normal"/>
    <w:next w:val="Normal"/>
    <w:autoRedefine/>
    <w:uiPriority w:val="39"/>
    <w:unhideWhenUsed/>
    <w:qFormat/>
    <w:pPr>
      <w:spacing w:after="100"/>
      <w:ind w:left="220"/>
    </w:pPr>
    <w:rPr>
      <w:rFonts w:eastAsiaTheme="minorHAnsi"/>
      <w:lang w:eastAsia="en-US"/>
    </w:rPr>
  </w:style>
  <w:style w:type="paragraph" w:styleId="TableofFigures">
    <w:name w:val="table of figures"/>
    <w:basedOn w:val="Normal"/>
    <w:next w:val="Normal"/>
    <w:uiPriority w:val="99"/>
    <w:unhideWhenUsed/>
    <w:qFormat/>
    <w:pPr>
      <w:spacing w:after="0"/>
    </w:pPr>
    <w:rPr>
      <w:rFonts w:eastAsiaTheme="minorHAnsi"/>
      <w:lang w:eastAsia="en-US"/>
    </w:rPr>
  </w:style>
  <w:style w:type="paragraph" w:styleId="Title">
    <w:name w:val="Title"/>
    <w:basedOn w:val="Normal"/>
    <w:next w:val="Normal"/>
    <w:link w:val="TitleChar"/>
    <w:uiPriority w:val="10"/>
    <w:qFormat/>
    <w:pPr>
      <w:spacing w:after="0" w:line="240" w:lineRule="auto"/>
      <w:contextualSpacing/>
      <w:jc w:val="center"/>
    </w:pPr>
    <w:rPr>
      <w:rFonts w:ascii="Arial Black" w:eastAsiaTheme="majorEastAsia" w:hAnsi="Arial Black" w:cstheme="majorBidi"/>
      <w:b/>
      <w:spacing w:val="-10"/>
      <w:kern w:val="28"/>
      <w:sz w:val="56"/>
      <w:szCs w:val="56"/>
    </w:rPr>
  </w:style>
  <w:style w:type="paragraph" w:styleId="TOC1">
    <w:name w:val="toc 1"/>
    <w:basedOn w:val="Normal"/>
    <w:next w:val="Normal"/>
    <w:autoRedefine/>
    <w:uiPriority w:val="39"/>
    <w:unhideWhenUsed/>
    <w:qFormat/>
    <w:pPr>
      <w:spacing w:after="100"/>
    </w:pPr>
    <w:rPr>
      <w:rFonts w:eastAsiaTheme="minorHAnsi"/>
      <w:lang w:eastAsia="en-US"/>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sz w:val="26"/>
      <w:szCs w:val="26"/>
      <w:lang w:eastAsia="en-US"/>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lang w:eastAsia="en-US"/>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lang w:eastAsia="en-US"/>
    </w:rPr>
  </w:style>
  <w:style w:type="character" w:customStyle="1" w:styleId="Heading5Char">
    <w:name w:val="Heading 5 Char"/>
    <w:basedOn w:val="DefaultParagraphFont"/>
    <w:link w:val="Heading5"/>
    <w:uiPriority w:val="9"/>
    <w:qFormat/>
    <w:rPr>
      <w:rFonts w:asciiTheme="majorHAnsi" w:eastAsiaTheme="majorEastAsia" w:hAnsiTheme="majorHAnsi" w:cstheme="majorBidi"/>
      <w:lang w:eastAsia="en-US"/>
    </w:rPr>
  </w:style>
  <w:style w:type="character" w:customStyle="1" w:styleId="Heading6Char">
    <w:name w:val="Heading 6 Char"/>
    <w:basedOn w:val="DefaultParagraphFont"/>
    <w:link w:val="Heading6"/>
    <w:uiPriority w:val="9"/>
    <w:rPr>
      <w:rFonts w:asciiTheme="majorHAnsi" w:eastAsiaTheme="majorEastAsia" w:hAnsiTheme="majorHAnsi" w:cstheme="majorBidi"/>
      <w:i/>
      <w:iCs/>
      <w:color w:val="244061" w:themeColor="accent1" w:themeShade="80"/>
      <w:lang w:eastAsia="en-US"/>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404040" w:themeColor="text1" w:themeTint="BF"/>
      <w:lang w:eastAsia="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lang w:eastAsia="en-US"/>
    </w:rPr>
  </w:style>
  <w:style w:type="paragraph" w:styleId="ListParagraph">
    <w:name w:val="List Paragraph"/>
    <w:basedOn w:val="Normal"/>
    <w:link w:val="ListParagraphChar"/>
    <w:uiPriority w:val="34"/>
    <w:qFormat/>
    <w:pPr>
      <w:ind w:left="720"/>
      <w:contextualSpacing/>
    </w:pPr>
    <w:rPr>
      <w:rFonts w:eastAsiaTheme="minorHAnsi"/>
      <w:lang w:eastAsia="en-US"/>
    </w:rPr>
  </w:style>
  <w:style w:type="character" w:customStyle="1" w:styleId="longtext">
    <w:name w:val="long_text"/>
    <w:basedOn w:val="DefaultParagraphFont"/>
    <w:qFormat/>
  </w:style>
  <w:style w:type="paragraph" w:styleId="NoSpacing">
    <w:name w:val="No Spacing"/>
    <w:link w:val="NoSpacingChar"/>
    <w:qFormat/>
    <w:pPr>
      <w:numPr>
        <w:numId w:val="2"/>
      </w:numPr>
    </w:pPr>
    <w:rPr>
      <w:rFonts w:ascii="Calibri" w:eastAsia="Calibri" w:hAnsi="Calibri" w:cs="Times New Roman"/>
      <w:color w:val="000000"/>
      <w:sz w:val="24"/>
      <w:szCs w:val="22"/>
      <w:lang w:val="fr-FR"/>
    </w:rPr>
  </w:style>
  <w:style w:type="character" w:customStyle="1" w:styleId="FooterChar">
    <w:name w:val="Footer Char"/>
    <w:basedOn w:val="DefaultParagraphFont"/>
    <w:link w:val="Footer"/>
    <w:uiPriority w:val="99"/>
    <w:qFormat/>
    <w:rPr>
      <w:rFonts w:eastAsiaTheme="minorHAnsi"/>
      <w:lang w:eastAsia="en-US"/>
    </w:rPr>
  </w:style>
  <w:style w:type="table" w:styleId="TableGrid">
    <w:name w:val="Table Grid"/>
    <w:basedOn w:val="TableNormal"/>
    <w:uiPriority w:val="59"/>
    <w:qFormat/>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TextChar">
    <w:name w:val="Comment Text Char"/>
    <w:basedOn w:val="DefaultParagraphFont"/>
    <w:link w:val="CommentText"/>
    <w:uiPriority w:val="99"/>
    <w:qFormat/>
    <w:rPr>
      <w:rFonts w:eastAsiaTheme="minorHAnsi"/>
      <w:sz w:val="20"/>
      <w:szCs w:val="20"/>
      <w:lang w:eastAsia="en-US"/>
    </w:rPr>
  </w:style>
  <w:style w:type="character" w:customStyle="1" w:styleId="DocumentMapChar">
    <w:name w:val="Document Map Char"/>
    <w:basedOn w:val="DefaultParagraphFont"/>
    <w:link w:val="DocumentMap"/>
    <w:uiPriority w:val="99"/>
    <w:semiHidden/>
    <w:qFormat/>
    <w:rPr>
      <w:rFonts w:ascii="Tahoma" w:hAnsi="Tahoma" w:cs="Tahoma"/>
      <w:sz w:val="16"/>
      <w:szCs w:val="16"/>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CommentSubjectChar">
    <w:name w:val="Comment Subject Char"/>
    <w:basedOn w:val="CommentTextChar"/>
    <w:link w:val="CommentSubject"/>
    <w:uiPriority w:val="99"/>
    <w:semiHidden/>
    <w:qFormat/>
    <w:rPr>
      <w:rFonts w:eastAsiaTheme="minorHAnsi"/>
      <w:b/>
      <w:bCs/>
      <w:sz w:val="20"/>
      <w:szCs w:val="20"/>
      <w:lang w:eastAsia="en-US"/>
    </w:r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rPr>
  </w:style>
  <w:style w:type="character" w:customStyle="1" w:styleId="BodyTextChar">
    <w:name w:val="Body Text Char"/>
    <w:basedOn w:val="DefaultParagraphFont"/>
    <w:link w:val="BodyText"/>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Pr>
      <w:rFonts w:ascii="Times New Roman" w:eastAsia="Times New Roman" w:hAnsi="Times New Roman" w:cs="Times New Roman"/>
      <w:spacing w:val="-2"/>
      <w:sz w:val="24"/>
      <w:szCs w:val="24"/>
      <w:lang w:eastAsia="it-IT"/>
    </w:rPr>
  </w:style>
  <w:style w:type="character" w:customStyle="1" w:styleId="TitleChar">
    <w:name w:val="Title Char"/>
    <w:basedOn w:val="DefaultParagraphFont"/>
    <w:link w:val="Title"/>
    <w:uiPriority w:val="10"/>
    <w:qFormat/>
    <w:rPr>
      <w:rFonts w:ascii="Arial Black" w:eastAsiaTheme="majorEastAsia" w:hAnsi="Arial Black" w:cstheme="majorBidi"/>
      <w:b/>
      <w:spacing w:val="-10"/>
      <w:kern w:val="28"/>
      <w:sz w:val="56"/>
      <w:szCs w:val="56"/>
    </w:rPr>
  </w:style>
  <w:style w:type="paragraph" w:customStyle="1" w:styleId="BankNormal">
    <w:name w:val="BankNormal"/>
    <w:basedOn w:val="Normal"/>
    <w:pPr>
      <w:spacing w:after="240" w:line="240" w:lineRule="auto"/>
    </w:pPr>
    <w:rPr>
      <w:rFonts w:ascii="Times New Roman" w:eastAsia="Times New Roman" w:hAnsi="Times New Roman" w:cs="Times New Roman"/>
      <w:sz w:val="24"/>
      <w:szCs w:val="24"/>
    </w:rPr>
  </w:style>
  <w:style w:type="paragraph" w:customStyle="1" w:styleId="xl41">
    <w:name w:val="xl41"/>
    <w:basedOn w:val="Normal"/>
    <w:qFormat/>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paragraph" w:customStyle="1" w:styleId="Default">
    <w:name w:val="Default"/>
    <w:pPr>
      <w:autoSpaceDE w:val="0"/>
      <w:autoSpaceDN w:val="0"/>
      <w:adjustRightInd w:val="0"/>
    </w:pPr>
    <w:rPr>
      <w:rFonts w:ascii="Arial" w:eastAsiaTheme="minorHAnsi" w:hAnsi="Arial" w:cs="Arial"/>
      <w:color w:val="000000"/>
      <w:sz w:val="24"/>
      <w:szCs w:val="24"/>
    </w:rPr>
  </w:style>
  <w:style w:type="paragraph" w:customStyle="1" w:styleId="TOCHeading1">
    <w:name w:val="TOC Heading1"/>
    <w:basedOn w:val="Heading1"/>
    <w:next w:val="Normal"/>
    <w:uiPriority w:val="39"/>
    <w:unhideWhenUsed/>
    <w:qFormat/>
    <w:pPr>
      <w:pageBreakBefore w:val="0"/>
      <w:numPr>
        <w:numId w:val="0"/>
      </w:numPr>
      <w:spacing w:before="240" w:line="259" w:lineRule="auto"/>
      <w:outlineLvl w:val="9"/>
    </w:pPr>
    <w:rPr>
      <w:b w:val="0"/>
      <w:bCs w:val="0"/>
      <w:color w:val="365F91" w:themeColor="accent1" w:themeShade="BF"/>
      <w:sz w:val="32"/>
      <w:szCs w:val="32"/>
      <w:lang w:val="en-US" w:eastAsia="fr-FR"/>
    </w:rPr>
  </w:style>
  <w:style w:type="character" w:customStyle="1" w:styleId="NoSpacingChar">
    <w:name w:val="No Spacing Char"/>
    <w:basedOn w:val="DefaultParagraphFont"/>
    <w:link w:val="NoSpacing"/>
    <w:uiPriority w:val="1"/>
    <w:qFormat/>
    <w:rPr>
      <w:rFonts w:ascii="Calibri" w:eastAsia="Calibri" w:hAnsi="Calibri" w:cs="Times New Roman"/>
      <w:color w:val="000000"/>
      <w:sz w:val="24"/>
      <w:lang w:eastAsia="en-US"/>
    </w:rPr>
  </w:style>
  <w:style w:type="character" w:customStyle="1" w:styleId="ListParagraphChar">
    <w:name w:val="List Paragraph Char"/>
    <w:link w:val="ListParagraph"/>
    <w:uiPriority w:val="34"/>
    <w:qFormat/>
    <w:rPr>
      <w:rFonts w:eastAsiaTheme="minorHAnsi"/>
      <w:lang w:eastAsia="en-US"/>
    </w:rPr>
  </w:style>
  <w:style w:type="character" w:customStyle="1" w:styleId="BodyTextIndent2Char">
    <w:name w:val="Body Text Indent 2 Char"/>
    <w:basedOn w:val="DefaultParagraphFont"/>
    <w:link w:val="BodyTextIndent2"/>
    <w:uiPriority w:val="99"/>
    <w:semiHidden/>
    <w:rPr>
      <w:rFonts w:ascii="Times New Roman" w:eastAsia="Times New Roman" w:hAnsi="Times New Roman" w:cs="Times New Roman"/>
      <w:sz w:val="24"/>
      <w:szCs w:val="24"/>
    </w:rPr>
  </w:style>
  <w:style w:type="paragraph" w:customStyle="1" w:styleId="MMM-1">
    <w:name w:val="MMM-1"/>
    <w:basedOn w:val="Heading1"/>
    <w:qFormat/>
    <w:pPr>
      <w:keepNext w:val="0"/>
      <w:keepLines w:val="0"/>
      <w:numPr>
        <w:numId w:val="0"/>
      </w:numPr>
      <w:pBdr>
        <w:top w:val="thinThickSmallGap" w:sz="24" w:space="1" w:color="auto"/>
        <w:left w:val="thinThickSmallGap" w:sz="24" w:space="1" w:color="auto"/>
        <w:bottom w:val="thinThickSmallGap" w:sz="24" w:space="1" w:color="auto"/>
        <w:right w:val="thinThickSmallGap" w:sz="24" w:space="1" w:color="auto"/>
      </w:pBdr>
      <w:shd w:val="clear" w:color="auto" w:fill="FFFFFF"/>
      <w:spacing w:before="300" w:after="120" w:line="240" w:lineRule="auto"/>
      <w:ind w:left="567" w:hanging="567"/>
    </w:pPr>
    <w:rPr>
      <w:rFonts w:ascii="Bookman Old Style" w:eastAsia="Calibri" w:hAnsi="Bookman Old Style" w:cs="Times New Roman"/>
      <w:bCs w:val="0"/>
      <w:smallCaps/>
      <w:spacing w:val="5"/>
      <w:sz w:val="32"/>
      <w:szCs w:val="32"/>
      <w:lang w:val="en-US" w:eastAsia="fr-FR"/>
    </w:rPr>
  </w:style>
  <w:style w:type="paragraph" w:customStyle="1" w:styleId="2-MMM-11">
    <w:name w:val="2-MMM-1.1"/>
    <w:basedOn w:val="Heading2"/>
    <w:next w:val="Normal"/>
    <w:link w:val="2-MMM-11Car"/>
    <w:qFormat/>
    <w:pPr>
      <w:keepNext w:val="0"/>
      <w:keepLines w:val="0"/>
      <w:numPr>
        <w:ilvl w:val="0"/>
        <w:numId w:val="0"/>
      </w:numPr>
      <w:pBdr>
        <w:top w:val="thickThinSmallGap" w:sz="24" w:space="1" w:color="auto"/>
        <w:left w:val="thickThinSmallGap" w:sz="24" w:space="6" w:color="auto"/>
        <w:bottom w:val="thickThinSmallGap" w:sz="24" w:space="1" w:color="auto"/>
        <w:right w:val="thickThinSmallGap" w:sz="24" w:space="1" w:color="auto"/>
      </w:pBdr>
      <w:spacing w:before="240" w:after="80" w:line="240" w:lineRule="auto"/>
      <w:ind w:left="864" w:hanging="360"/>
    </w:pPr>
    <w:rPr>
      <w:rFonts w:ascii="Bookman Old Style" w:eastAsia="Calibri" w:hAnsi="Bookman Old Style" w:cs="Times New Roman"/>
      <w:bCs w:val="0"/>
      <w:spacing w:val="5"/>
      <w:sz w:val="28"/>
      <w:szCs w:val="28"/>
      <w:lang w:val="en-US" w:eastAsia="fr-FR"/>
    </w:rPr>
  </w:style>
  <w:style w:type="character" w:customStyle="1" w:styleId="2-MMM-11Car">
    <w:name w:val="2-MMM-1.1 Car"/>
    <w:basedOn w:val="DefaultParagraphFont"/>
    <w:link w:val="2-MMM-11"/>
    <w:qFormat/>
    <w:rPr>
      <w:rFonts w:ascii="Bookman Old Style" w:eastAsia="Calibri" w:hAnsi="Bookman Old Style" w:cs="Times New Roman"/>
      <w:b/>
      <w:spacing w:val="5"/>
      <w:sz w:val="28"/>
      <w:szCs w:val="28"/>
      <w:lang w:val="en-US"/>
    </w:rPr>
  </w:style>
  <w:style w:type="paragraph" w:customStyle="1" w:styleId="normaltableau">
    <w:name w:val="normal tableau"/>
    <w:basedOn w:val="Normal"/>
    <w:qFormat/>
    <w:pPr>
      <w:widowControl w:val="0"/>
      <w:suppressAutoHyphens/>
      <w:spacing w:before="60" w:after="60" w:line="240" w:lineRule="auto"/>
    </w:pPr>
    <w:rPr>
      <w:rFonts w:ascii="Arial Unicode MS" w:eastAsia="Times New Roman" w:hAnsi="Arial Unicode MS" w:cs="Arial Unicode MS"/>
      <w:szCs w:val="24"/>
      <w:lang w:val="fr-CA" w:eastAsia="ar-SA"/>
    </w:rPr>
  </w:style>
  <w:style w:type="character" w:customStyle="1" w:styleId="NormalWebChar">
    <w:name w:val="Normal (Web) Char"/>
    <w:link w:val="NormalWeb"/>
    <w:uiPriority w:val="99"/>
    <w:qFormat/>
    <w:locked/>
    <w:rPr>
      <w:rFonts w:ascii="Times New Roman" w:eastAsia="Times New Roman" w:hAnsi="Times New Roman" w:cs="Times New Roman"/>
      <w:sz w:val="24"/>
      <w:szCs w:val="24"/>
      <w:lang w:val="en-US" w:eastAsia="en-US"/>
    </w:rPr>
  </w:style>
  <w:style w:type="paragraph" w:customStyle="1" w:styleId="TableParagraph">
    <w:name w:val="Table Paragraph"/>
    <w:basedOn w:val="Normal"/>
    <w:uiPriority w:val="1"/>
    <w:qFormat/>
    <w:pPr>
      <w:widowControl w:val="0"/>
      <w:spacing w:after="0" w:line="240" w:lineRule="auto"/>
    </w:pPr>
    <w:rPr>
      <w:rFonts w:ascii="Garamond" w:eastAsia="Garamond" w:hAnsi="Garamond" w:cs="Garamond"/>
      <w:lang w:val="en-US"/>
    </w:rPr>
  </w:style>
  <w:style w:type="paragraph" w:customStyle="1" w:styleId="Revision1">
    <w:name w:val="Revision1"/>
    <w:hidden/>
    <w:uiPriority w:val="99"/>
    <w:semiHidden/>
    <w:rPr>
      <w:rFonts w:ascii="Arial" w:eastAsiaTheme="minorHAnsi" w:hAnsi="Arial" w:cs="Arial"/>
      <w:color w:val="000000"/>
      <w:sz w:val="24"/>
      <w:szCs w:val="24"/>
      <w:lang w:val="fr-FR"/>
    </w:rPr>
  </w:style>
  <w:style w:type="character" w:customStyle="1" w:styleId="FootnoteTextChar">
    <w:name w:val="Footnote Text Char"/>
    <w:basedOn w:val="DefaultParagraphFont"/>
    <w:link w:val="FootnoteText"/>
    <w:uiPriority w:val="99"/>
    <w:rPr>
      <w:rFonts w:ascii="Times New Roman" w:eastAsia="Times New Roman" w:hAnsi="Times New Roman" w:cs="Times New Roman"/>
      <w:sz w:val="24"/>
      <w:szCs w:val="20"/>
    </w:rPr>
  </w:style>
  <w:style w:type="character" w:customStyle="1" w:styleId="ListParagraphChar1">
    <w:name w:val="List Paragraph Char1"/>
    <w:rPr>
      <w:rFonts w:ascii="Calibri" w:hAnsi="Calibri"/>
      <w:sz w:val="24"/>
      <w:szCs w:val="24"/>
      <w:lang w:eastAsia="en-US"/>
    </w:rPr>
  </w:style>
  <w:style w:type="character" w:customStyle="1" w:styleId="m-5477013232377109108gmail-apple-tab-span">
    <w:name w:val="m_-5477013232377109108gmail-apple-tab-span"/>
    <w:basedOn w:val="DefaultParagraphFont"/>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qFormat/>
    <w:rPr>
      <w:i/>
      <w:iCs/>
      <w:color w:val="000000" w:themeColor="text1"/>
    </w:rPr>
  </w:style>
  <w:style w:type="paragraph" w:customStyle="1" w:styleId="m5764465678199464038gmail-msolistparagraph">
    <w:name w:val="m_5764465678199464038gmail-msolistparagraph"/>
    <w:basedOn w:val="Normal"/>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notranslate">
    <w:name w:val="notranslate"/>
    <w:basedOn w:val="DefaultParagraphFont"/>
  </w:style>
  <w:style w:type="paragraph" w:styleId="Revision">
    <w:name w:val="Revision"/>
    <w:hidden/>
    <w:uiPriority w:val="99"/>
    <w:unhideWhenUsed/>
    <w:rsid w:val="005356BD"/>
    <w:rPr>
      <w:sz w:val="22"/>
      <w:szCs w:val="22"/>
      <w:lang w:val="fr-FR" w:eastAsia="fr-FR"/>
    </w:rPr>
  </w:style>
  <w:style w:type="character" w:styleId="PlaceholderText">
    <w:name w:val="Placeholder Text"/>
    <w:basedOn w:val="DefaultParagraphFont"/>
    <w:uiPriority w:val="99"/>
    <w:unhideWhenUsed/>
    <w:rsid w:val="0072713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84157">
      <w:bodyDiv w:val="1"/>
      <w:marLeft w:val="0"/>
      <w:marRight w:val="0"/>
      <w:marTop w:val="0"/>
      <w:marBottom w:val="0"/>
      <w:divBdr>
        <w:top w:val="none" w:sz="0" w:space="0" w:color="auto"/>
        <w:left w:val="none" w:sz="0" w:space="0" w:color="auto"/>
        <w:bottom w:val="none" w:sz="0" w:space="0" w:color="auto"/>
        <w:right w:val="none" w:sz="0" w:space="0" w:color="auto"/>
      </w:divBdr>
    </w:div>
    <w:div w:id="11075670">
      <w:bodyDiv w:val="1"/>
      <w:marLeft w:val="0"/>
      <w:marRight w:val="0"/>
      <w:marTop w:val="0"/>
      <w:marBottom w:val="0"/>
      <w:divBdr>
        <w:top w:val="none" w:sz="0" w:space="0" w:color="auto"/>
        <w:left w:val="none" w:sz="0" w:space="0" w:color="auto"/>
        <w:bottom w:val="none" w:sz="0" w:space="0" w:color="auto"/>
        <w:right w:val="none" w:sz="0" w:space="0" w:color="auto"/>
      </w:divBdr>
    </w:div>
    <w:div w:id="30961275">
      <w:bodyDiv w:val="1"/>
      <w:marLeft w:val="0"/>
      <w:marRight w:val="0"/>
      <w:marTop w:val="0"/>
      <w:marBottom w:val="0"/>
      <w:divBdr>
        <w:top w:val="none" w:sz="0" w:space="0" w:color="auto"/>
        <w:left w:val="none" w:sz="0" w:space="0" w:color="auto"/>
        <w:bottom w:val="none" w:sz="0" w:space="0" w:color="auto"/>
        <w:right w:val="none" w:sz="0" w:space="0" w:color="auto"/>
      </w:divBdr>
    </w:div>
    <w:div w:id="105001302">
      <w:bodyDiv w:val="1"/>
      <w:marLeft w:val="0"/>
      <w:marRight w:val="0"/>
      <w:marTop w:val="0"/>
      <w:marBottom w:val="0"/>
      <w:divBdr>
        <w:top w:val="none" w:sz="0" w:space="0" w:color="auto"/>
        <w:left w:val="none" w:sz="0" w:space="0" w:color="auto"/>
        <w:bottom w:val="none" w:sz="0" w:space="0" w:color="auto"/>
        <w:right w:val="none" w:sz="0" w:space="0" w:color="auto"/>
      </w:divBdr>
    </w:div>
    <w:div w:id="108597131">
      <w:bodyDiv w:val="1"/>
      <w:marLeft w:val="0"/>
      <w:marRight w:val="0"/>
      <w:marTop w:val="0"/>
      <w:marBottom w:val="0"/>
      <w:divBdr>
        <w:top w:val="none" w:sz="0" w:space="0" w:color="auto"/>
        <w:left w:val="none" w:sz="0" w:space="0" w:color="auto"/>
        <w:bottom w:val="none" w:sz="0" w:space="0" w:color="auto"/>
        <w:right w:val="none" w:sz="0" w:space="0" w:color="auto"/>
      </w:divBdr>
    </w:div>
    <w:div w:id="163715815">
      <w:bodyDiv w:val="1"/>
      <w:marLeft w:val="0"/>
      <w:marRight w:val="0"/>
      <w:marTop w:val="0"/>
      <w:marBottom w:val="0"/>
      <w:divBdr>
        <w:top w:val="none" w:sz="0" w:space="0" w:color="auto"/>
        <w:left w:val="none" w:sz="0" w:space="0" w:color="auto"/>
        <w:bottom w:val="none" w:sz="0" w:space="0" w:color="auto"/>
        <w:right w:val="none" w:sz="0" w:space="0" w:color="auto"/>
      </w:divBdr>
    </w:div>
    <w:div w:id="170416223">
      <w:bodyDiv w:val="1"/>
      <w:marLeft w:val="0"/>
      <w:marRight w:val="0"/>
      <w:marTop w:val="0"/>
      <w:marBottom w:val="0"/>
      <w:divBdr>
        <w:top w:val="none" w:sz="0" w:space="0" w:color="auto"/>
        <w:left w:val="none" w:sz="0" w:space="0" w:color="auto"/>
        <w:bottom w:val="none" w:sz="0" w:space="0" w:color="auto"/>
        <w:right w:val="none" w:sz="0" w:space="0" w:color="auto"/>
      </w:divBdr>
    </w:div>
    <w:div w:id="212349726">
      <w:bodyDiv w:val="1"/>
      <w:marLeft w:val="0"/>
      <w:marRight w:val="0"/>
      <w:marTop w:val="0"/>
      <w:marBottom w:val="0"/>
      <w:divBdr>
        <w:top w:val="none" w:sz="0" w:space="0" w:color="auto"/>
        <w:left w:val="none" w:sz="0" w:space="0" w:color="auto"/>
        <w:bottom w:val="none" w:sz="0" w:space="0" w:color="auto"/>
        <w:right w:val="none" w:sz="0" w:space="0" w:color="auto"/>
      </w:divBdr>
    </w:div>
    <w:div w:id="244412961">
      <w:bodyDiv w:val="1"/>
      <w:marLeft w:val="0"/>
      <w:marRight w:val="0"/>
      <w:marTop w:val="0"/>
      <w:marBottom w:val="0"/>
      <w:divBdr>
        <w:top w:val="none" w:sz="0" w:space="0" w:color="auto"/>
        <w:left w:val="none" w:sz="0" w:space="0" w:color="auto"/>
        <w:bottom w:val="none" w:sz="0" w:space="0" w:color="auto"/>
        <w:right w:val="none" w:sz="0" w:space="0" w:color="auto"/>
      </w:divBdr>
    </w:div>
    <w:div w:id="250941954">
      <w:bodyDiv w:val="1"/>
      <w:marLeft w:val="0"/>
      <w:marRight w:val="0"/>
      <w:marTop w:val="0"/>
      <w:marBottom w:val="0"/>
      <w:divBdr>
        <w:top w:val="none" w:sz="0" w:space="0" w:color="auto"/>
        <w:left w:val="none" w:sz="0" w:space="0" w:color="auto"/>
        <w:bottom w:val="none" w:sz="0" w:space="0" w:color="auto"/>
        <w:right w:val="none" w:sz="0" w:space="0" w:color="auto"/>
      </w:divBdr>
    </w:div>
    <w:div w:id="287132179">
      <w:bodyDiv w:val="1"/>
      <w:marLeft w:val="0"/>
      <w:marRight w:val="0"/>
      <w:marTop w:val="0"/>
      <w:marBottom w:val="0"/>
      <w:divBdr>
        <w:top w:val="none" w:sz="0" w:space="0" w:color="auto"/>
        <w:left w:val="none" w:sz="0" w:space="0" w:color="auto"/>
        <w:bottom w:val="none" w:sz="0" w:space="0" w:color="auto"/>
        <w:right w:val="none" w:sz="0" w:space="0" w:color="auto"/>
      </w:divBdr>
    </w:div>
    <w:div w:id="336083737">
      <w:bodyDiv w:val="1"/>
      <w:marLeft w:val="0"/>
      <w:marRight w:val="0"/>
      <w:marTop w:val="0"/>
      <w:marBottom w:val="0"/>
      <w:divBdr>
        <w:top w:val="none" w:sz="0" w:space="0" w:color="auto"/>
        <w:left w:val="none" w:sz="0" w:space="0" w:color="auto"/>
        <w:bottom w:val="none" w:sz="0" w:space="0" w:color="auto"/>
        <w:right w:val="none" w:sz="0" w:space="0" w:color="auto"/>
      </w:divBdr>
    </w:div>
    <w:div w:id="372463117">
      <w:bodyDiv w:val="1"/>
      <w:marLeft w:val="0"/>
      <w:marRight w:val="0"/>
      <w:marTop w:val="0"/>
      <w:marBottom w:val="0"/>
      <w:divBdr>
        <w:top w:val="none" w:sz="0" w:space="0" w:color="auto"/>
        <w:left w:val="none" w:sz="0" w:space="0" w:color="auto"/>
        <w:bottom w:val="none" w:sz="0" w:space="0" w:color="auto"/>
        <w:right w:val="none" w:sz="0" w:space="0" w:color="auto"/>
      </w:divBdr>
    </w:div>
    <w:div w:id="452554776">
      <w:bodyDiv w:val="1"/>
      <w:marLeft w:val="0"/>
      <w:marRight w:val="0"/>
      <w:marTop w:val="0"/>
      <w:marBottom w:val="0"/>
      <w:divBdr>
        <w:top w:val="none" w:sz="0" w:space="0" w:color="auto"/>
        <w:left w:val="none" w:sz="0" w:space="0" w:color="auto"/>
        <w:bottom w:val="none" w:sz="0" w:space="0" w:color="auto"/>
        <w:right w:val="none" w:sz="0" w:space="0" w:color="auto"/>
      </w:divBdr>
    </w:div>
    <w:div w:id="457262166">
      <w:bodyDiv w:val="1"/>
      <w:marLeft w:val="0"/>
      <w:marRight w:val="0"/>
      <w:marTop w:val="0"/>
      <w:marBottom w:val="0"/>
      <w:divBdr>
        <w:top w:val="none" w:sz="0" w:space="0" w:color="auto"/>
        <w:left w:val="none" w:sz="0" w:space="0" w:color="auto"/>
        <w:bottom w:val="none" w:sz="0" w:space="0" w:color="auto"/>
        <w:right w:val="none" w:sz="0" w:space="0" w:color="auto"/>
      </w:divBdr>
    </w:div>
    <w:div w:id="475224844">
      <w:bodyDiv w:val="1"/>
      <w:marLeft w:val="0"/>
      <w:marRight w:val="0"/>
      <w:marTop w:val="0"/>
      <w:marBottom w:val="0"/>
      <w:divBdr>
        <w:top w:val="none" w:sz="0" w:space="0" w:color="auto"/>
        <w:left w:val="none" w:sz="0" w:space="0" w:color="auto"/>
        <w:bottom w:val="none" w:sz="0" w:space="0" w:color="auto"/>
        <w:right w:val="none" w:sz="0" w:space="0" w:color="auto"/>
      </w:divBdr>
    </w:div>
    <w:div w:id="510920931">
      <w:bodyDiv w:val="1"/>
      <w:marLeft w:val="0"/>
      <w:marRight w:val="0"/>
      <w:marTop w:val="0"/>
      <w:marBottom w:val="0"/>
      <w:divBdr>
        <w:top w:val="none" w:sz="0" w:space="0" w:color="auto"/>
        <w:left w:val="none" w:sz="0" w:space="0" w:color="auto"/>
        <w:bottom w:val="none" w:sz="0" w:space="0" w:color="auto"/>
        <w:right w:val="none" w:sz="0" w:space="0" w:color="auto"/>
      </w:divBdr>
    </w:div>
    <w:div w:id="523251276">
      <w:bodyDiv w:val="1"/>
      <w:marLeft w:val="0"/>
      <w:marRight w:val="0"/>
      <w:marTop w:val="0"/>
      <w:marBottom w:val="0"/>
      <w:divBdr>
        <w:top w:val="none" w:sz="0" w:space="0" w:color="auto"/>
        <w:left w:val="none" w:sz="0" w:space="0" w:color="auto"/>
        <w:bottom w:val="none" w:sz="0" w:space="0" w:color="auto"/>
        <w:right w:val="none" w:sz="0" w:space="0" w:color="auto"/>
      </w:divBdr>
    </w:div>
    <w:div w:id="541208308">
      <w:bodyDiv w:val="1"/>
      <w:marLeft w:val="0"/>
      <w:marRight w:val="0"/>
      <w:marTop w:val="0"/>
      <w:marBottom w:val="0"/>
      <w:divBdr>
        <w:top w:val="none" w:sz="0" w:space="0" w:color="auto"/>
        <w:left w:val="none" w:sz="0" w:space="0" w:color="auto"/>
        <w:bottom w:val="none" w:sz="0" w:space="0" w:color="auto"/>
        <w:right w:val="none" w:sz="0" w:space="0" w:color="auto"/>
      </w:divBdr>
    </w:div>
    <w:div w:id="626620563">
      <w:bodyDiv w:val="1"/>
      <w:marLeft w:val="0"/>
      <w:marRight w:val="0"/>
      <w:marTop w:val="0"/>
      <w:marBottom w:val="0"/>
      <w:divBdr>
        <w:top w:val="none" w:sz="0" w:space="0" w:color="auto"/>
        <w:left w:val="none" w:sz="0" w:space="0" w:color="auto"/>
        <w:bottom w:val="none" w:sz="0" w:space="0" w:color="auto"/>
        <w:right w:val="none" w:sz="0" w:space="0" w:color="auto"/>
      </w:divBdr>
    </w:div>
    <w:div w:id="657029561">
      <w:bodyDiv w:val="1"/>
      <w:marLeft w:val="0"/>
      <w:marRight w:val="0"/>
      <w:marTop w:val="0"/>
      <w:marBottom w:val="0"/>
      <w:divBdr>
        <w:top w:val="none" w:sz="0" w:space="0" w:color="auto"/>
        <w:left w:val="none" w:sz="0" w:space="0" w:color="auto"/>
        <w:bottom w:val="none" w:sz="0" w:space="0" w:color="auto"/>
        <w:right w:val="none" w:sz="0" w:space="0" w:color="auto"/>
      </w:divBdr>
    </w:div>
    <w:div w:id="731736693">
      <w:bodyDiv w:val="1"/>
      <w:marLeft w:val="0"/>
      <w:marRight w:val="0"/>
      <w:marTop w:val="0"/>
      <w:marBottom w:val="0"/>
      <w:divBdr>
        <w:top w:val="none" w:sz="0" w:space="0" w:color="auto"/>
        <w:left w:val="none" w:sz="0" w:space="0" w:color="auto"/>
        <w:bottom w:val="none" w:sz="0" w:space="0" w:color="auto"/>
        <w:right w:val="none" w:sz="0" w:space="0" w:color="auto"/>
      </w:divBdr>
    </w:div>
    <w:div w:id="740248895">
      <w:bodyDiv w:val="1"/>
      <w:marLeft w:val="0"/>
      <w:marRight w:val="0"/>
      <w:marTop w:val="0"/>
      <w:marBottom w:val="0"/>
      <w:divBdr>
        <w:top w:val="none" w:sz="0" w:space="0" w:color="auto"/>
        <w:left w:val="none" w:sz="0" w:space="0" w:color="auto"/>
        <w:bottom w:val="none" w:sz="0" w:space="0" w:color="auto"/>
        <w:right w:val="none" w:sz="0" w:space="0" w:color="auto"/>
      </w:divBdr>
    </w:div>
    <w:div w:id="777211841">
      <w:bodyDiv w:val="1"/>
      <w:marLeft w:val="0"/>
      <w:marRight w:val="0"/>
      <w:marTop w:val="0"/>
      <w:marBottom w:val="0"/>
      <w:divBdr>
        <w:top w:val="none" w:sz="0" w:space="0" w:color="auto"/>
        <w:left w:val="none" w:sz="0" w:space="0" w:color="auto"/>
        <w:bottom w:val="none" w:sz="0" w:space="0" w:color="auto"/>
        <w:right w:val="none" w:sz="0" w:space="0" w:color="auto"/>
      </w:divBdr>
    </w:div>
    <w:div w:id="808473104">
      <w:bodyDiv w:val="1"/>
      <w:marLeft w:val="0"/>
      <w:marRight w:val="0"/>
      <w:marTop w:val="0"/>
      <w:marBottom w:val="0"/>
      <w:divBdr>
        <w:top w:val="none" w:sz="0" w:space="0" w:color="auto"/>
        <w:left w:val="none" w:sz="0" w:space="0" w:color="auto"/>
        <w:bottom w:val="none" w:sz="0" w:space="0" w:color="auto"/>
        <w:right w:val="none" w:sz="0" w:space="0" w:color="auto"/>
      </w:divBdr>
    </w:div>
    <w:div w:id="817697057">
      <w:bodyDiv w:val="1"/>
      <w:marLeft w:val="0"/>
      <w:marRight w:val="0"/>
      <w:marTop w:val="0"/>
      <w:marBottom w:val="0"/>
      <w:divBdr>
        <w:top w:val="none" w:sz="0" w:space="0" w:color="auto"/>
        <w:left w:val="none" w:sz="0" w:space="0" w:color="auto"/>
        <w:bottom w:val="none" w:sz="0" w:space="0" w:color="auto"/>
        <w:right w:val="none" w:sz="0" w:space="0" w:color="auto"/>
      </w:divBdr>
    </w:div>
    <w:div w:id="862010195">
      <w:bodyDiv w:val="1"/>
      <w:marLeft w:val="0"/>
      <w:marRight w:val="0"/>
      <w:marTop w:val="0"/>
      <w:marBottom w:val="0"/>
      <w:divBdr>
        <w:top w:val="none" w:sz="0" w:space="0" w:color="auto"/>
        <w:left w:val="none" w:sz="0" w:space="0" w:color="auto"/>
        <w:bottom w:val="none" w:sz="0" w:space="0" w:color="auto"/>
        <w:right w:val="none" w:sz="0" w:space="0" w:color="auto"/>
      </w:divBdr>
    </w:div>
    <w:div w:id="880894938">
      <w:bodyDiv w:val="1"/>
      <w:marLeft w:val="0"/>
      <w:marRight w:val="0"/>
      <w:marTop w:val="0"/>
      <w:marBottom w:val="0"/>
      <w:divBdr>
        <w:top w:val="none" w:sz="0" w:space="0" w:color="auto"/>
        <w:left w:val="none" w:sz="0" w:space="0" w:color="auto"/>
        <w:bottom w:val="none" w:sz="0" w:space="0" w:color="auto"/>
        <w:right w:val="none" w:sz="0" w:space="0" w:color="auto"/>
      </w:divBdr>
    </w:div>
    <w:div w:id="933049639">
      <w:bodyDiv w:val="1"/>
      <w:marLeft w:val="0"/>
      <w:marRight w:val="0"/>
      <w:marTop w:val="0"/>
      <w:marBottom w:val="0"/>
      <w:divBdr>
        <w:top w:val="none" w:sz="0" w:space="0" w:color="auto"/>
        <w:left w:val="none" w:sz="0" w:space="0" w:color="auto"/>
        <w:bottom w:val="none" w:sz="0" w:space="0" w:color="auto"/>
        <w:right w:val="none" w:sz="0" w:space="0" w:color="auto"/>
      </w:divBdr>
    </w:div>
    <w:div w:id="959535449">
      <w:bodyDiv w:val="1"/>
      <w:marLeft w:val="0"/>
      <w:marRight w:val="0"/>
      <w:marTop w:val="0"/>
      <w:marBottom w:val="0"/>
      <w:divBdr>
        <w:top w:val="none" w:sz="0" w:space="0" w:color="auto"/>
        <w:left w:val="none" w:sz="0" w:space="0" w:color="auto"/>
        <w:bottom w:val="none" w:sz="0" w:space="0" w:color="auto"/>
        <w:right w:val="none" w:sz="0" w:space="0" w:color="auto"/>
      </w:divBdr>
    </w:div>
    <w:div w:id="986082491">
      <w:bodyDiv w:val="1"/>
      <w:marLeft w:val="0"/>
      <w:marRight w:val="0"/>
      <w:marTop w:val="0"/>
      <w:marBottom w:val="0"/>
      <w:divBdr>
        <w:top w:val="none" w:sz="0" w:space="0" w:color="auto"/>
        <w:left w:val="none" w:sz="0" w:space="0" w:color="auto"/>
        <w:bottom w:val="none" w:sz="0" w:space="0" w:color="auto"/>
        <w:right w:val="none" w:sz="0" w:space="0" w:color="auto"/>
      </w:divBdr>
      <w:divsChild>
        <w:div w:id="542714431">
          <w:marLeft w:val="0"/>
          <w:marRight w:val="0"/>
          <w:marTop w:val="0"/>
          <w:marBottom w:val="0"/>
          <w:divBdr>
            <w:top w:val="none" w:sz="0" w:space="0" w:color="auto"/>
            <w:left w:val="none" w:sz="0" w:space="0" w:color="auto"/>
            <w:bottom w:val="none" w:sz="0" w:space="0" w:color="auto"/>
            <w:right w:val="none" w:sz="0" w:space="0" w:color="auto"/>
          </w:divBdr>
          <w:divsChild>
            <w:div w:id="88109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60095">
      <w:bodyDiv w:val="1"/>
      <w:marLeft w:val="0"/>
      <w:marRight w:val="0"/>
      <w:marTop w:val="0"/>
      <w:marBottom w:val="0"/>
      <w:divBdr>
        <w:top w:val="none" w:sz="0" w:space="0" w:color="auto"/>
        <w:left w:val="none" w:sz="0" w:space="0" w:color="auto"/>
        <w:bottom w:val="none" w:sz="0" w:space="0" w:color="auto"/>
        <w:right w:val="none" w:sz="0" w:space="0" w:color="auto"/>
      </w:divBdr>
    </w:div>
    <w:div w:id="1017123499">
      <w:bodyDiv w:val="1"/>
      <w:marLeft w:val="0"/>
      <w:marRight w:val="0"/>
      <w:marTop w:val="0"/>
      <w:marBottom w:val="0"/>
      <w:divBdr>
        <w:top w:val="none" w:sz="0" w:space="0" w:color="auto"/>
        <w:left w:val="none" w:sz="0" w:space="0" w:color="auto"/>
        <w:bottom w:val="none" w:sz="0" w:space="0" w:color="auto"/>
        <w:right w:val="none" w:sz="0" w:space="0" w:color="auto"/>
      </w:divBdr>
    </w:div>
    <w:div w:id="1035929040">
      <w:bodyDiv w:val="1"/>
      <w:marLeft w:val="0"/>
      <w:marRight w:val="0"/>
      <w:marTop w:val="0"/>
      <w:marBottom w:val="0"/>
      <w:divBdr>
        <w:top w:val="none" w:sz="0" w:space="0" w:color="auto"/>
        <w:left w:val="none" w:sz="0" w:space="0" w:color="auto"/>
        <w:bottom w:val="none" w:sz="0" w:space="0" w:color="auto"/>
        <w:right w:val="none" w:sz="0" w:space="0" w:color="auto"/>
      </w:divBdr>
    </w:div>
    <w:div w:id="1049652710">
      <w:bodyDiv w:val="1"/>
      <w:marLeft w:val="0"/>
      <w:marRight w:val="0"/>
      <w:marTop w:val="0"/>
      <w:marBottom w:val="0"/>
      <w:divBdr>
        <w:top w:val="none" w:sz="0" w:space="0" w:color="auto"/>
        <w:left w:val="none" w:sz="0" w:space="0" w:color="auto"/>
        <w:bottom w:val="none" w:sz="0" w:space="0" w:color="auto"/>
        <w:right w:val="none" w:sz="0" w:space="0" w:color="auto"/>
      </w:divBdr>
    </w:div>
    <w:div w:id="1098140140">
      <w:bodyDiv w:val="1"/>
      <w:marLeft w:val="0"/>
      <w:marRight w:val="0"/>
      <w:marTop w:val="0"/>
      <w:marBottom w:val="0"/>
      <w:divBdr>
        <w:top w:val="none" w:sz="0" w:space="0" w:color="auto"/>
        <w:left w:val="none" w:sz="0" w:space="0" w:color="auto"/>
        <w:bottom w:val="none" w:sz="0" w:space="0" w:color="auto"/>
        <w:right w:val="none" w:sz="0" w:space="0" w:color="auto"/>
      </w:divBdr>
    </w:div>
    <w:div w:id="1122192927">
      <w:bodyDiv w:val="1"/>
      <w:marLeft w:val="0"/>
      <w:marRight w:val="0"/>
      <w:marTop w:val="0"/>
      <w:marBottom w:val="0"/>
      <w:divBdr>
        <w:top w:val="none" w:sz="0" w:space="0" w:color="auto"/>
        <w:left w:val="none" w:sz="0" w:space="0" w:color="auto"/>
        <w:bottom w:val="none" w:sz="0" w:space="0" w:color="auto"/>
        <w:right w:val="none" w:sz="0" w:space="0" w:color="auto"/>
      </w:divBdr>
    </w:div>
    <w:div w:id="1128426486">
      <w:bodyDiv w:val="1"/>
      <w:marLeft w:val="0"/>
      <w:marRight w:val="0"/>
      <w:marTop w:val="0"/>
      <w:marBottom w:val="0"/>
      <w:divBdr>
        <w:top w:val="none" w:sz="0" w:space="0" w:color="auto"/>
        <w:left w:val="none" w:sz="0" w:space="0" w:color="auto"/>
        <w:bottom w:val="none" w:sz="0" w:space="0" w:color="auto"/>
        <w:right w:val="none" w:sz="0" w:space="0" w:color="auto"/>
      </w:divBdr>
    </w:div>
    <w:div w:id="1135442595">
      <w:bodyDiv w:val="1"/>
      <w:marLeft w:val="0"/>
      <w:marRight w:val="0"/>
      <w:marTop w:val="0"/>
      <w:marBottom w:val="0"/>
      <w:divBdr>
        <w:top w:val="none" w:sz="0" w:space="0" w:color="auto"/>
        <w:left w:val="none" w:sz="0" w:space="0" w:color="auto"/>
        <w:bottom w:val="none" w:sz="0" w:space="0" w:color="auto"/>
        <w:right w:val="none" w:sz="0" w:space="0" w:color="auto"/>
      </w:divBdr>
    </w:div>
    <w:div w:id="1302616791">
      <w:bodyDiv w:val="1"/>
      <w:marLeft w:val="0"/>
      <w:marRight w:val="0"/>
      <w:marTop w:val="0"/>
      <w:marBottom w:val="0"/>
      <w:divBdr>
        <w:top w:val="none" w:sz="0" w:space="0" w:color="auto"/>
        <w:left w:val="none" w:sz="0" w:space="0" w:color="auto"/>
        <w:bottom w:val="none" w:sz="0" w:space="0" w:color="auto"/>
        <w:right w:val="none" w:sz="0" w:space="0" w:color="auto"/>
      </w:divBdr>
    </w:div>
    <w:div w:id="1377781027">
      <w:bodyDiv w:val="1"/>
      <w:marLeft w:val="0"/>
      <w:marRight w:val="0"/>
      <w:marTop w:val="0"/>
      <w:marBottom w:val="0"/>
      <w:divBdr>
        <w:top w:val="none" w:sz="0" w:space="0" w:color="auto"/>
        <w:left w:val="none" w:sz="0" w:space="0" w:color="auto"/>
        <w:bottom w:val="none" w:sz="0" w:space="0" w:color="auto"/>
        <w:right w:val="none" w:sz="0" w:space="0" w:color="auto"/>
      </w:divBdr>
      <w:divsChild>
        <w:div w:id="2031030439">
          <w:marLeft w:val="0"/>
          <w:marRight w:val="0"/>
          <w:marTop w:val="0"/>
          <w:marBottom w:val="0"/>
          <w:divBdr>
            <w:top w:val="none" w:sz="0" w:space="0" w:color="auto"/>
            <w:left w:val="none" w:sz="0" w:space="0" w:color="auto"/>
            <w:bottom w:val="none" w:sz="0" w:space="0" w:color="auto"/>
            <w:right w:val="none" w:sz="0" w:space="0" w:color="auto"/>
          </w:divBdr>
          <w:divsChild>
            <w:div w:id="100639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0906">
      <w:bodyDiv w:val="1"/>
      <w:marLeft w:val="0"/>
      <w:marRight w:val="0"/>
      <w:marTop w:val="0"/>
      <w:marBottom w:val="0"/>
      <w:divBdr>
        <w:top w:val="none" w:sz="0" w:space="0" w:color="auto"/>
        <w:left w:val="none" w:sz="0" w:space="0" w:color="auto"/>
        <w:bottom w:val="none" w:sz="0" w:space="0" w:color="auto"/>
        <w:right w:val="none" w:sz="0" w:space="0" w:color="auto"/>
      </w:divBdr>
    </w:div>
    <w:div w:id="1423644482">
      <w:bodyDiv w:val="1"/>
      <w:marLeft w:val="0"/>
      <w:marRight w:val="0"/>
      <w:marTop w:val="0"/>
      <w:marBottom w:val="0"/>
      <w:divBdr>
        <w:top w:val="none" w:sz="0" w:space="0" w:color="auto"/>
        <w:left w:val="none" w:sz="0" w:space="0" w:color="auto"/>
        <w:bottom w:val="none" w:sz="0" w:space="0" w:color="auto"/>
        <w:right w:val="none" w:sz="0" w:space="0" w:color="auto"/>
      </w:divBdr>
      <w:divsChild>
        <w:div w:id="933248560">
          <w:marLeft w:val="0"/>
          <w:marRight w:val="0"/>
          <w:marTop w:val="0"/>
          <w:marBottom w:val="0"/>
          <w:divBdr>
            <w:top w:val="none" w:sz="0" w:space="0" w:color="auto"/>
            <w:left w:val="none" w:sz="0" w:space="0" w:color="auto"/>
            <w:bottom w:val="none" w:sz="0" w:space="0" w:color="auto"/>
            <w:right w:val="none" w:sz="0" w:space="0" w:color="auto"/>
          </w:divBdr>
          <w:divsChild>
            <w:div w:id="166462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20597">
      <w:bodyDiv w:val="1"/>
      <w:marLeft w:val="0"/>
      <w:marRight w:val="0"/>
      <w:marTop w:val="0"/>
      <w:marBottom w:val="0"/>
      <w:divBdr>
        <w:top w:val="none" w:sz="0" w:space="0" w:color="auto"/>
        <w:left w:val="none" w:sz="0" w:space="0" w:color="auto"/>
        <w:bottom w:val="none" w:sz="0" w:space="0" w:color="auto"/>
        <w:right w:val="none" w:sz="0" w:space="0" w:color="auto"/>
      </w:divBdr>
    </w:div>
    <w:div w:id="1594506787">
      <w:bodyDiv w:val="1"/>
      <w:marLeft w:val="0"/>
      <w:marRight w:val="0"/>
      <w:marTop w:val="0"/>
      <w:marBottom w:val="0"/>
      <w:divBdr>
        <w:top w:val="none" w:sz="0" w:space="0" w:color="auto"/>
        <w:left w:val="none" w:sz="0" w:space="0" w:color="auto"/>
        <w:bottom w:val="none" w:sz="0" w:space="0" w:color="auto"/>
        <w:right w:val="none" w:sz="0" w:space="0" w:color="auto"/>
      </w:divBdr>
    </w:div>
    <w:div w:id="1614047764">
      <w:bodyDiv w:val="1"/>
      <w:marLeft w:val="0"/>
      <w:marRight w:val="0"/>
      <w:marTop w:val="0"/>
      <w:marBottom w:val="0"/>
      <w:divBdr>
        <w:top w:val="none" w:sz="0" w:space="0" w:color="auto"/>
        <w:left w:val="none" w:sz="0" w:space="0" w:color="auto"/>
        <w:bottom w:val="none" w:sz="0" w:space="0" w:color="auto"/>
        <w:right w:val="none" w:sz="0" w:space="0" w:color="auto"/>
      </w:divBdr>
    </w:div>
    <w:div w:id="1665276122">
      <w:bodyDiv w:val="1"/>
      <w:marLeft w:val="0"/>
      <w:marRight w:val="0"/>
      <w:marTop w:val="0"/>
      <w:marBottom w:val="0"/>
      <w:divBdr>
        <w:top w:val="none" w:sz="0" w:space="0" w:color="auto"/>
        <w:left w:val="none" w:sz="0" w:space="0" w:color="auto"/>
        <w:bottom w:val="none" w:sz="0" w:space="0" w:color="auto"/>
        <w:right w:val="none" w:sz="0" w:space="0" w:color="auto"/>
      </w:divBdr>
    </w:div>
    <w:div w:id="1684897291">
      <w:bodyDiv w:val="1"/>
      <w:marLeft w:val="0"/>
      <w:marRight w:val="0"/>
      <w:marTop w:val="0"/>
      <w:marBottom w:val="0"/>
      <w:divBdr>
        <w:top w:val="none" w:sz="0" w:space="0" w:color="auto"/>
        <w:left w:val="none" w:sz="0" w:space="0" w:color="auto"/>
        <w:bottom w:val="none" w:sz="0" w:space="0" w:color="auto"/>
        <w:right w:val="none" w:sz="0" w:space="0" w:color="auto"/>
      </w:divBdr>
    </w:div>
    <w:div w:id="1796482093">
      <w:bodyDiv w:val="1"/>
      <w:marLeft w:val="0"/>
      <w:marRight w:val="0"/>
      <w:marTop w:val="0"/>
      <w:marBottom w:val="0"/>
      <w:divBdr>
        <w:top w:val="none" w:sz="0" w:space="0" w:color="auto"/>
        <w:left w:val="none" w:sz="0" w:space="0" w:color="auto"/>
        <w:bottom w:val="none" w:sz="0" w:space="0" w:color="auto"/>
        <w:right w:val="none" w:sz="0" w:space="0" w:color="auto"/>
      </w:divBdr>
    </w:div>
    <w:div w:id="1840467179">
      <w:bodyDiv w:val="1"/>
      <w:marLeft w:val="0"/>
      <w:marRight w:val="0"/>
      <w:marTop w:val="0"/>
      <w:marBottom w:val="0"/>
      <w:divBdr>
        <w:top w:val="none" w:sz="0" w:space="0" w:color="auto"/>
        <w:left w:val="none" w:sz="0" w:space="0" w:color="auto"/>
        <w:bottom w:val="none" w:sz="0" w:space="0" w:color="auto"/>
        <w:right w:val="none" w:sz="0" w:space="0" w:color="auto"/>
      </w:divBdr>
    </w:div>
    <w:div w:id="1848903602">
      <w:bodyDiv w:val="1"/>
      <w:marLeft w:val="0"/>
      <w:marRight w:val="0"/>
      <w:marTop w:val="0"/>
      <w:marBottom w:val="0"/>
      <w:divBdr>
        <w:top w:val="none" w:sz="0" w:space="0" w:color="auto"/>
        <w:left w:val="none" w:sz="0" w:space="0" w:color="auto"/>
        <w:bottom w:val="none" w:sz="0" w:space="0" w:color="auto"/>
        <w:right w:val="none" w:sz="0" w:space="0" w:color="auto"/>
      </w:divBdr>
    </w:div>
    <w:div w:id="1932009097">
      <w:bodyDiv w:val="1"/>
      <w:marLeft w:val="0"/>
      <w:marRight w:val="0"/>
      <w:marTop w:val="0"/>
      <w:marBottom w:val="0"/>
      <w:divBdr>
        <w:top w:val="none" w:sz="0" w:space="0" w:color="auto"/>
        <w:left w:val="none" w:sz="0" w:space="0" w:color="auto"/>
        <w:bottom w:val="none" w:sz="0" w:space="0" w:color="auto"/>
        <w:right w:val="none" w:sz="0" w:space="0" w:color="auto"/>
      </w:divBdr>
    </w:div>
    <w:div w:id="2008705303">
      <w:bodyDiv w:val="1"/>
      <w:marLeft w:val="0"/>
      <w:marRight w:val="0"/>
      <w:marTop w:val="0"/>
      <w:marBottom w:val="0"/>
      <w:divBdr>
        <w:top w:val="none" w:sz="0" w:space="0" w:color="auto"/>
        <w:left w:val="none" w:sz="0" w:space="0" w:color="auto"/>
        <w:bottom w:val="none" w:sz="0" w:space="0" w:color="auto"/>
        <w:right w:val="none" w:sz="0" w:space="0" w:color="auto"/>
      </w:divBdr>
      <w:divsChild>
        <w:div w:id="315887120">
          <w:marLeft w:val="0"/>
          <w:marRight w:val="0"/>
          <w:marTop w:val="0"/>
          <w:marBottom w:val="0"/>
          <w:divBdr>
            <w:top w:val="none" w:sz="0" w:space="0" w:color="auto"/>
            <w:left w:val="none" w:sz="0" w:space="0" w:color="auto"/>
            <w:bottom w:val="none" w:sz="0" w:space="0" w:color="auto"/>
            <w:right w:val="none" w:sz="0" w:space="0" w:color="auto"/>
          </w:divBdr>
          <w:divsChild>
            <w:div w:id="97256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037366">
      <w:bodyDiv w:val="1"/>
      <w:marLeft w:val="0"/>
      <w:marRight w:val="0"/>
      <w:marTop w:val="0"/>
      <w:marBottom w:val="0"/>
      <w:divBdr>
        <w:top w:val="none" w:sz="0" w:space="0" w:color="auto"/>
        <w:left w:val="none" w:sz="0" w:space="0" w:color="auto"/>
        <w:bottom w:val="none" w:sz="0" w:space="0" w:color="auto"/>
        <w:right w:val="none" w:sz="0" w:space="0" w:color="auto"/>
      </w:divBdr>
    </w:div>
    <w:div w:id="2094743250">
      <w:bodyDiv w:val="1"/>
      <w:marLeft w:val="0"/>
      <w:marRight w:val="0"/>
      <w:marTop w:val="0"/>
      <w:marBottom w:val="0"/>
      <w:divBdr>
        <w:top w:val="none" w:sz="0" w:space="0" w:color="auto"/>
        <w:left w:val="none" w:sz="0" w:space="0" w:color="auto"/>
        <w:bottom w:val="none" w:sz="0" w:space="0" w:color="auto"/>
        <w:right w:val="none" w:sz="0" w:space="0" w:color="auto"/>
      </w:divBdr>
    </w:div>
    <w:div w:id="21280361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cuments\Custom%20Office%20Templates\document_modele_production_et_etudes_v13.0.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7ABE0-77BF-413D-89C9-9E4D36260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document_modele_production_et_etudes_v13.0.dotx</Template>
  <TotalTime>1330</TotalTime>
  <Pages>29</Pages>
  <Words>3224</Words>
  <Characters>18378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Gates TEM</cp:lastModifiedBy>
  <cp:revision>4</cp:revision>
  <cp:lastPrinted>2025-03-25T08:53:00Z</cp:lastPrinted>
  <dcterms:created xsi:type="dcterms:W3CDTF">2025-03-19T14:08:00Z</dcterms:created>
  <dcterms:modified xsi:type="dcterms:W3CDTF">2025-03-26T10:20:00Z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1036-12.2.0.20326</vt:lpwstr>
  </property>
  <property fmtid="{D5CDD505-2E9C-101B-9397-08002B2CF9AE}" pid="3" name="ICV">
    <vt:lpwstr>7210469B6DD341CE8A1C2D044EDD214B_12</vt:lpwstr>
  </property>
</Properties>
</file>